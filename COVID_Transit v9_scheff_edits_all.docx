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7E1743">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7E1743">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7E1743">
      <w:pPr>
        <w:spacing w:line="480" w:lineRule="auto"/>
        <w:jc w:val="center"/>
        <w:rPr>
          <w:rFonts w:ascii="Times New Roman" w:hAnsi="Times New Roman" w:cs="Times New Roman"/>
          <w:sz w:val="24"/>
        </w:rPr>
      </w:pPr>
    </w:p>
    <w:p w14:paraId="4D97F5A8" w14:textId="06382638" w:rsidR="005172E1" w:rsidRDefault="005172E1" w:rsidP="007E1743">
      <w:pPr>
        <w:spacing w:line="480" w:lineRule="auto"/>
        <w:rPr>
          <w:rFonts w:ascii="Times New Roman" w:hAnsi="Times New Roman" w:cs="Times New Roman"/>
          <w:sz w:val="24"/>
        </w:rPr>
      </w:pPr>
    </w:p>
    <w:p w14:paraId="331ED7BC" w14:textId="5A269FA8"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7E2462A9" w14:textId="0259CA4F"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49B2F3F8" w14:textId="751D02AB"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w:t>
      </w:r>
      <w:ins w:id="0" w:author="Miller, Harvey J." w:date="2020-06-01T09:31:00Z">
        <w:r w:rsidR="00BA316A">
          <w:rPr>
            <w:rFonts w:ascii="Times New Roman" w:hAnsi="Times New Roman" w:cs="Times New Roman"/>
            <w:sz w:val="24"/>
          </w:rPr>
          <w:t xml:space="preserve"> Inc.</w:t>
        </w:r>
      </w:ins>
      <w:r>
        <w:rPr>
          <w:rFonts w:ascii="Times New Roman" w:hAnsi="Times New Roman" w:cs="Times New Roman"/>
          <w:sz w:val="24"/>
        </w:rPr>
        <w:t>, Montreal, Quebec, Canada.</w:t>
      </w:r>
    </w:p>
    <w:p w14:paraId="7861543C" w14:textId="48E98A04" w:rsidR="0091297A" w:rsidRDefault="0091297A" w:rsidP="007E1743">
      <w:pPr>
        <w:spacing w:line="480" w:lineRule="auto"/>
        <w:rPr>
          <w:rFonts w:ascii="Times New Roman" w:hAnsi="Times New Roman" w:cs="Times New Roman"/>
          <w:sz w:val="24"/>
        </w:rPr>
      </w:pPr>
    </w:p>
    <w:p w14:paraId="42609DFC" w14:textId="73C74510" w:rsidR="0091297A" w:rsidRDefault="0091297A" w:rsidP="007E1743">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7E1743">
      <w:pPr>
        <w:spacing w:line="480" w:lineRule="auto"/>
        <w:rPr>
          <w:rFonts w:ascii="Times New Roman" w:hAnsi="Times New Roman" w:cs="Times New Roman"/>
          <w:sz w:val="24"/>
        </w:rPr>
      </w:pPr>
      <w:r>
        <w:rPr>
          <w:rFonts w:ascii="Times New Roman" w:hAnsi="Times New Roman" w:cs="Times New Roman"/>
          <w:sz w:val="24"/>
        </w:rPr>
        <w:t>E-mail: liu.6544@osu.edu</w:t>
      </w:r>
    </w:p>
    <w:p w14:paraId="03CF94C5" w14:textId="02F99802" w:rsidR="005172E1" w:rsidRDefault="005172E1" w:rsidP="007E1743">
      <w:pPr>
        <w:spacing w:line="480" w:lineRule="auto"/>
        <w:jc w:val="center"/>
        <w:rPr>
          <w:rFonts w:ascii="Times New Roman" w:hAnsi="Times New Roman" w:cs="Times New Roman"/>
          <w:sz w:val="24"/>
        </w:rPr>
      </w:pPr>
      <w:bookmarkStart w:id="1" w:name="_GoBack"/>
      <w:bookmarkEnd w:id="1"/>
      <w:r>
        <w:rPr>
          <w:rFonts w:ascii="Times New Roman" w:hAnsi="Times New Roman" w:cs="Times New Roman"/>
          <w:sz w:val="24"/>
        </w:rPr>
        <w:br w:type="page"/>
      </w:r>
    </w:p>
    <w:p w14:paraId="6D4E63E0" w14:textId="2601126C" w:rsidR="003A26C4" w:rsidDel="00BA316A" w:rsidRDefault="003A26C4" w:rsidP="007E1743">
      <w:pPr>
        <w:spacing w:line="480" w:lineRule="auto"/>
        <w:rPr>
          <w:del w:id="2" w:author="Miller, Harvey J." w:date="2020-06-01T09:31:00Z"/>
          <w:rFonts w:ascii="Times New Roman" w:hAnsi="Times New Roman" w:cs="Times New Roman"/>
          <w:sz w:val="24"/>
        </w:rPr>
      </w:pPr>
      <w:del w:id="3" w:author="Miller, Harvey J." w:date="2020-06-01T09:31:00Z">
        <w:r w:rsidDel="00BA316A">
          <w:rPr>
            <w:rFonts w:ascii="Times New Roman" w:hAnsi="Times New Roman" w:cs="Times New Roman"/>
            <w:sz w:val="24"/>
          </w:rPr>
          <w:lastRenderedPageBreak/>
          <w:delText xml:space="preserve">Abstract: </w:delText>
        </w:r>
      </w:del>
    </w:p>
    <w:p w14:paraId="146F2D83" w14:textId="122C854A" w:rsidR="0045018C" w:rsidRPr="000D3D9B" w:rsidRDefault="0045018C" w:rsidP="007E1743">
      <w:pPr>
        <w:spacing w:line="48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4"/>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4"/>
      <w:r>
        <w:rPr>
          <w:rStyle w:val="CommentReference"/>
        </w:rPr>
        <w:commentReference w:id="4"/>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5"/>
      <w:r>
        <w:rPr>
          <w:rFonts w:ascii="Times New Roman" w:hAnsi="Times New Roman" w:cs="Times New Roman"/>
          <w:sz w:val="24"/>
        </w:rPr>
        <w:t>analyses reveal</w:t>
      </w:r>
      <w:commentRangeEnd w:id="5"/>
      <w:r>
        <w:rPr>
          <w:rStyle w:val="CommentReference"/>
        </w:rPr>
        <w:commentReference w:id="5"/>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6"/>
      <w:r>
        <w:rPr>
          <w:rFonts w:ascii="Times New Roman" w:hAnsi="Times New Roman" w:cs="Times New Roman"/>
          <w:sz w:val="24"/>
        </w:rPr>
        <w:t xml:space="preserve"> </w:t>
      </w:r>
      <w:commentRangeEnd w:id="6"/>
      <w:r>
        <w:rPr>
          <w:rStyle w:val="CommentReference"/>
        </w:rPr>
        <w:commentReference w:id="6"/>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r>
        <w:rPr>
          <w:rFonts w:ascii="Times New Roman" w:hAnsi="Times New Roman" w:cs="Times New Roman"/>
          <w:sz w:val="24"/>
        </w:rPr>
        <w:t xml:space="preserve">We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7E1743">
      <w:pPr>
        <w:spacing w:line="480" w:lineRule="auto"/>
        <w:rPr>
          <w:rFonts w:ascii="Times New Roman" w:hAnsi="Times New Roman" w:cs="Times New Roman"/>
          <w:sz w:val="24"/>
        </w:rPr>
      </w:pPr>
    </w:p>
    <w:p w14:paraId="7BDDB092" w14:textId="2ECCE7E2"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7E1743">
      <w:pPr>
        <w:spacing w:line="480" w:lineRule="auto"/>
        <w:rPr>
          <w:rFonts w:ascii="Times New Roman" w:hAnsi="Times New Roman" w:cs="Times New Roman"/>
          <w:sz w:val="24"/>
        </w:rPr>
      </w:pPr>
    </w:p>
    <w:p w14:paraId="61F2F494"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5F3411E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w:t>
      </w:r>
      <w:commentRangeStart w:id="7"/>
      <w:r>
        <w:rPr>
          <w:rFonts w:ascii="Times New Roman" w:hAnsi="Times New Roman" w:cs="Times New Roman"/>
          <w:sz w:val="24"/>
        </w:rPr>
        <w:t>stay</w:t>
      </w:r>
      <w:ins w:id="8" w:author="Jonathan Scheff" w:date="2020-06-01T11:34:00Z">
        <w:r w:rsidR="00F17C0F">
          <w:rPr>
            <w:rFonts w:ascii="Times New Roman" w:hAnsi="Times New Roman" w:cs="Times New Roman"/>
            <w:sz w:val="24"/>
          </w:rPr>
          <w:t xml:space="preserve"> </w:t>
        </w:r>
      </w:ins>
      <w:del w:id="9"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at</w:t>
      </w:r>
      <w:ins w:id="10" w:author="Jonathan Scheff" w:date="2020-06-01T11:34:00Z">
        <w:r w:rsidR="00F17C0F">
          <w:rPr>
            <w:rFonts w:ascii="Times New Roman" w:hAnsi="Times New Roman" w:cs="Times New Roman"/>
            <w:sz w:val="24"/>
          </w:rPr>
          <w:t xml:space="preserve"> </w:t>
        </w:r>
      </w:ins>
      <w:del w:id="11"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home</w:t>
      </w:r>
      <w:commentRangeEnd w:id="7"/>
      <w:r w:rsidR="00F17C0F">
        <w:rPr>
          <w:rStyle w:val="CommentReference"/>
        </w:rPr>
        <w:commentReference w:id="7"/>
      </w:r>
      <w:r>
        <w:rPr>
          <w:rFonts w:ascii="Times New Roman" w:hAnsi="Times New Roman" w:cs="Times New Roman"/>
          <w:sz w:val="24"/>
        </w:rPr>
        <w:t>. These sudden and unprecedented shutdowns led to declines in travel demand</w:t>
      </w:r>
      <w:del w:id="12"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364F8B46"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Public transit systems in the US experienced dramatic</w:t>
      </w:r>
      <w:del w:id="13"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drops in demand and ridership due to COVID-19. </w:t>
      </w:r>
      <w:del w:id="14" w:author="Jonathan Scheff" w:date="2020-06-01T11:35:00Z">
        <w:r w:rsidDel="00F17C0F">
          <w:rPr>
            <w:rFonts w:ascii="Times New Roman" w:hAnsi="Times New Roman" w:cs="Times New Roman"/>
            <w:sz w:val="24"/>
          </w:rPr>
          <w:delText xml:space="preserve">  </w:delText>
        </w:r>
      </w:del>
      <w:r>
        <w:rPr>
          <w:rFonts w:ascii="Times New Roman" w:hAnsi="Times New Roman" w:cs="Times New Roman"/>
          <w:sz w:val="24"/>
        </w:rPr>
        <w:t xml:space="preserve">In </w:t>
      </w:r>
      <w:r w:rsidRPr="00F34A9D">
        <w:rPr>
          <w:rFonts w:ascii="Times New Roman" w:hAnsi="Times New Roman" w:cs="Times New Roman"/>
          <w:sz w:val="24"/>
        </w:rPr>
        <w:t>Washington DC</w:t>
      </w:r>
      <w:r>
        <w:rPr>
          <w:rFonts w:ascii="Times New Roman" w:hAnsi="Times New Roman" w:cs="Times New Roman"/>
          <w:sz w:val="24"/>
        </w:rPr>
        <w:t xml:space="preserve">, </w:t>
      </w:r>
      <w:r w:rsidRPr="00F34A9D">
        <w:rPr>
          <w:rFonts w:ascii="Times New Roman" w:hAnsi="Times New Roman" w:cs="Times New Roman"/>
          <w:sz w:val="24"/>
        </w:rPr>
        <w:t xml:space="preserve"> </w:t>
      </w:r>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commentRangeStart w:id="15"/>
      <w:r>
        <w:rPr>
          <w:rFonts w:ascii="Times New Roman" w:hAnsi="Times New Roman" w:cs="Times New Roman"/>
          <w:sz w:val="24"/>
        </w:rPr>
        <w:t xml:space="preserve">. </w:t>
      </w:r>
      <w:commentRangeEnd w:id="15"/>
      <w:r w:rsidR="00F17C0F">
        <w:rPr>
          <w:rStyle w:val="CommentReference"/>
        </w:rPr>
        <w:commentReference w:id="15"/>
      </w:r>
      <w:del w:id="16" w:author="Jonathan Scheff" w:date="2020-06-01T11:35:00Z">
        <w:r w:rsidDel="00F17C0F">
          <w:rPr>
            <w:rFonts w:ascii="Times New Roman" w:hAnsi="Times New Roman" w:cs="Times New Roman"/>
            <w:sz w:val="24"/>
          </w:rPr>
          <w:delText xml:space="preserve"> </w:delText>
        </w:r>
      </w:del>
      <w:r>
        <w:rPr>
          <w:rFonts w:ascii="Times New Roman" w:hAnsi="Times New Roman" w:cs="Times New Roman"/>
          <w:sz w:val="24"/>
        </w:rPr>
        <w:t>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w:t>
      </w:r>
      <w:r w:rsidR="00EF7E94">
        <w:rPr>
          <w:rFonts w:ascii="Times New Roman" w:hAnsi="Times New Roman" w:cs="Times New Roman"/>
          <w:sz w:val="24"/>
        </w:rPr>
        <w:t>,</w:t>
      </w:r>
      <w:r>
        <w:rPr>
          <w:rFonts w:ascii="Times New Roman" w:hAnsi="Times New Roman" w:cs="Times New Roman"/>
          <w:sz w:val="24"/>
        </w:rPr>
        <w:t xml:space="preserve">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The remaining public transit users during a pandemic such as COVID-19 are likely "captive" riders who depend on public transit for mobility and accessibility to jobs, health care</w:t>
      </w:r>
      <w:ins w:id="17" w:author="Jonathan Scheff" w:date="2020-06-01T11:40:00Z">
        <w:r w:rsidR="00F17C0F">
          <w:rPr>
            <w:rFonts w:ascii="Times New Roman" w:hAnsi="Times New Roman" w:cs="Times New Roman"/>
            <w:sz w:val="24"/>
          </w:rPr>
          <w:t>,</w:t>
        </w:r>
      </w:ins>
      <w:r>
        <w:rPr>
          <w:rFonts w:ascii="Times New Roman" w:hAnsi="Times New Roman" w:cs="Times New Roman"/>
          <w:sz w:val="24"/>
        </w:rPr>
        <w:t xml:space="preserv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2BEF77DB" w14:textId="789B1442"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In addition to the closing of business</w:t>
      </w:r>
      <w:ins w:id="18" w:author="Jonathan Scheff" w:date="2020-06-01T11:40:00Z">
        <w:r w:rsidR="00F17C0F">
          <w:rPr>
            <w:rFonts w:ascii="Times New Roman" w:hAnsi="Times New Roman" w:cs="Times New Roman"/>
            <w:sz w:val="24"/>
          </w:rPr>
          <w:t>es</w:t>
        </w:r>
      </w:ins>
      <w:r>
        <w:rPr>
          <w:rFonts w:ascii="Times New Roman" w:hAnsi="Times New Roman" w:cs="Times New Roman"/>
          <w:sz w:val="24"/>
        </w:rPr>
        <w:t xml:space="preserve">,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w:t>
      </w:r>
      <w:commentRangeStart w:id="19"/>
      <w:r>
        <w:rPr>
          <w:rFonts w:ascii="Times New Roman" w:hAnsi="Times New Roman" w:cs="Times New Roman"/>
          <w:sz w:val="24"/>
        </w:rPr>
        <w:t>coronavirus</w:t>
      </w:r>
      <w:commentRangeEnd w:id="19"/>
      <w:r>
        <w:rPr>
          <w:rStyle w:val="CommentReference"/>
        </w:rPr>
        <w:commentReference w:id="19"/>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w:t>
      </w:r>
      <w:del w:id="20" w:author="Jonathan Scheff" w:date="2020-06-01T11:41:00Z">
        <w:r w:rsidDel="00F17C0F">
          <w:rPr>
            <w:rFonts w:ascii="Times New Roman" w:hAnsi="Times New Roman" w:cs="Times New Roman"/>
            <w:sz w:val="24"/>
          </w:rPr>
          <w:delText xml:space="preserve"> </w:delText>
        </w:r>
      </w:del>
      <w:r>
        <w:rPr>
          <w:rFonts w:ascii="Times New Roman" w:hAnsi="Times New Roman" w:cs="Times New Roman"/>
          <w:sz w:val="24"/>
        </w:rPr>
        <w:t xml:space="preserve">there was an immediate loss of </w:t>
      </w:r>
      <w:commentRangeStart w:id="21"/>
      <w:commentRangeStart w:id="22"/>
      <w:commentRangeStart w:id="23"/>
      <w:commentRangeStart w:id="24"/>
      <w:commentRangeStart w:id="25"/>
      <w:r>
        <w:rPr>
          <w:rFonts w:ascii="Times New Roman" w:hAnsi="Times New Roman" w:cs="Times New Roman"/>
          <w:sz w:val="24"/>
        </w:rPr>
        <w:t xml:space="preserve">1200 ridership and continued loss of almost 50% of daily ridership during the peak of the SARS pandemic </w:t>
      </w:r>
      <w:commentRangeEnd w:id="21"/>
      <w:r>
        <w:rPr>
          <w:rStyle w:val="CommentReference"/>
        </w:rPr>
        <w:commentReference w:id="21"/>
      </w:r>
      <w:commentRangeEnd w:id="22"/>
      <w:r>
        <w:rPr>
          <w:rStyle w:val="CommentReference"/>
        </w:rPr>
        <w:commentReference w:id="22"/>
      </w:r>
      <w:commentRangeEnd w:id="23"/>
      <w:r>
        <w:rPr>
          <w:rStyle w:val="CommentReference"/>
        </w:rPr>
        <w:commentReference w:id="23"/>
      </w:r>
      <w:commentRangeEnd w:id="24"/>
      <w:r>
        <w:rPr>
          <w:rStyle w:val="CommentReference"/>
        </w:rPr>
        <w:commentReference w:id="24"/>
      </w:r>
      <w:commentRangeEnd w:id="25"/>
      <w:r w:rsidR="00F17C0F">
        <w:rPr>
          <w:rStyle w:val="CommentReference"/>
        </w:rPr>
        <w:commentReference w:id="25"/>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26"/>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different populations, and neighborhoods.  The study finds that while fear of the pandemic significantly influenced travel behavior, there were social differences in the ability for people to change their daily routine, measured by neighborhood land value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26"/>
      <w:r w:rsidR="000A1350">
        <w:rPr>
          <w:rStyle w:val="CommentReference"/>
        </w:rPr>
        <w:commentReference w:id="26"/>
      </w:r>
    </w:p>
    <w:p w14:paraId="1CD5D850" w14:textId="3224B06D" w:rsidR="003A26C4" w:rsidRPr="00292C3D"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27"/>
      <w:commentRangeStart w:id="28"/>
      <w:commentRangeStart w:id="29"/>
      <w:r>
        <w:rPr>
          <w:rFonts w:ascii="Times New Roman" w:hAnsi="Times New Roman" w:cs="Times New Roman"/>
          <w:sz w:val="24"/>
        </w:rPr>
        <w:t xml:space="preserve">an unfortunate but imperative </w:t>
      </w:r>
      <w:ins w:id="30" w:author="Miller, Harvey J." w:date="2020-06-01T09:33:00Z">
        <w:r w:rsidR="00BA316A">
          <w:rPr>
            <w:rFonts w:ascii="Times New Roman" w:hAnsi="Times New Roman" w:cs="Times New Roman"/>
            <w:sz w:val="24"/>
          </w:rPr>
          <w:t>juncture</w:t>
        </w:r>
      </w:ins>
      <w:del w:id="31" w:author="Miller, Harvey J." w:date="2020-06-01T09:33:00Z">
        <w:r w:rsidDel="00BA316A">
          <w:rPr>
            <w:rFonts w:ascii="Times New Roman" w:hAnsi="Times New Roman" w:cs="Times New Roman"/>
            <w:sz w:val="24"/>
          </w:rPr>
          <w:delText>opportunity</w:delText>
        </w:r>
      </w:del>
      <w:r>
        <w:rPr>
          <w:rFonts w:ascii="Times New Roman" w:hAnsi="Times New Roman" w:cs="Times New Roman"/>
          <w:sz w:val="24"/>
        </w:rPr>
        <w:t xml:space="preserve"> </w:t>
      </w:r>
      <w:commentRangeEnd w:id="27"/>
      <w:r>
        <w:rPr>
          <w:rStyle w:val="CommentReference"/>
        </w:rPr>
        <w:commentReference w:id="27"/>
      </w:r>
      <w:commentRangeEnd w:id="28"/>
      <w:r>
        <w:rPr>
          <w:rStyle w:val="CommentReference"/>
        </w:rPr>
        <w:commentReference w:id="28"/>
      </w:r>
      <w:commentRangeEnd w:id="29"/>
      <w:r w:rsidR="00BA316A">
        <w:rPr>
          <w:rStyle w:val="CommentReference"/>
        </w:rPr>
        <w:commentReference w:id="29"/>
      </w:r>
      <w:r>
        <w:rPr>
          <w:rFonts w:ascii="Times New Roman" w:hAnsi="Times New Roman" w:cs="Times New Roman"/>
          <w:sz w:val="24"/>
        </w:rPr>
        <w:t>to understand the differential impacts of a major shock such as a pandemic on public transit</w:t>
      </w:r>
      <w:ins w:id="32" w:author="Miller, Harvey J." w:date="2020-06-01T09:34:00Z">
        <w:r w:rsidR="00BA316A">
          <w:rPr>
            <w:rFonts w:ascii="Times New Roman" w:hAnsi="Times New Roman" w:cs="Times New Roman"/>
            <w:sz w:val="24"/>
          </w:rPr>
          <w:t>.</w:t>
        </w:r>
      </w:ins>
      <w:del w:id="33" w:author="Miller, Harvey J." w:date="2020-06-01T09:34:00Z">
        <w:r w:rsidDel="00BA316A">
          <w:rPr>
            <w:rFonts w:ascii="Times New Roman" w:hAnsi="Times New Roman" w:cs="Times New Roman"/>
            <w:sz w:val="24"/>
          </w:rPr>
          <w:delText xml:space="preserve"> travel demand</w:delText>
        </w:r>
      </w:del>
      <w:r>
        <w:rPr>
          <w:rFonts w:ascii="Times New Roman" w:hAnsi="Times New Roman" w:cs="Times New Roman"/>
          <w:sz w:val="24"/>
        </w:rPr>
        <w:t xml:space="preserve">.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t>
      </w:r>
      <w:r w:rsidRPr="00292C3D">
        <w:rPr>
          <w:rFonts w:ascii="Times New Roman" w:hAnsi="Times New Roman" w:cs="Times New Roman"/>
          <w:sz w:val="24"/>
        </w:rPr>
        <w:t xml:space="preserve"> </w:t>
      </w:r>
      <w:r>
        <w:rPr>
          <w:rFonts w:ascii="Times New Roman" w:hAnsi="Times New Roman" w:cs="Times New Roman"/>
          <w:sz w:val="24"/>
        </w:rPr>
        <w:t>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w:t>
      </w:r>
      <w:ins w:id="34" w:author="Jonathan Scheff" w:date="2020-06-01T11:49:00Z">
        <w:r w:rsidR="000F2896">
          <w:rPr>
            <w:rFonts w:ascii="Times New Roman" w:hAnsi="Times New Roman" w:cs="Times New Roman"/>
            <w:sz w:val="24"/>
          </w:rPr>
          <w:t>s</w:t>
        </w:r>
      </w:ins>
      <w:r>
        <w:rPr>
          <w:rFonts w:ascii="Times New Roman" w:hAnsi="Times New Roman" w:cs="Times New Roman"/>
          <w:sz w:val="24"/>
        </w:rPr>
        <w:t xml:space="preserve"> during the COVID-19 pandemic compared to the adjusted normal demand profile</w:t>
      </w:r>
      <w:ins w:id="35" w:author="Jonathan Scheff" w:date="2020-06-01T11:49:00Z">
        <w:r w:rsidR="000F2896">
          <w:rPr>
            <w:rFonts w:ascii="Times New Roman" w:hAnsi="Times New Roman" w:cs="Times New Roman"/>
            <w:sz w:val="24"/>
          </w:rPr>
          <w:t>s</w:t>
        </w:r>
      </w:ins>
      <w:r>
        <w:rPr>
          <w:rFonts w:ascii="Times New Roman" w:hAnsi="Times New Roman" w:cs="Times New Roman"/>
          <w:sz w:val="24"/>
        </w:rPr>
        <w:t>.  We conclude that COVID-19 had major impacts on</w:t>
      </w:r>
      <w:ins w:id="36" w:author="Jonathan Scheff" w:date="2020-06-01T11:50:00Z">
        <w:r w:rsidR="000F2896">
          <w:rPr>
            <w:rFonts w:ascii="Times New Roman" w:hAnsi="Times New Roman" w:cs="Times New Roman"/>
            <w:sz w:val="24"/>
          </w:rPr>
          <w:t xml:space="preserve"> </w:t>
        </w:r>
      </w:ins>
      <w:del w:id="37" w:author="Jonathan Scheff" w:date="2020-06-01T11:50:00Z">
        <w:r w:rsidDel="000F2896">
          <w:rPr>
            <w:rFonts w:ascii="Times New Roman" w:hAnsi="Times New Roman" w:cs="Times New Roman"/>
            <w:sz w:val="24"/>
          </w:rPr>
          <w:delText xml:space="preserve"> the </w:delText>
        </w:r>
      </w:del>
      <w:r>
        <w:rPr>
          <w:rFonts w:ascii="Times New Roman" w:hAnsi="Times New Roman" w:cs="Times New Roman"/>
          <w:sz w:val="24"/>
        </w:rPr>
        <w:t>transit system</w:t>
      </w:r>
      <w:ins w:id="38" w:author="Jonathan Scheff" w:date="2020-06-01T11:50:00Z">
        <w:r w:rsidR="000F2896">
          <w:rPr>
            <w:rFonts w:ascii="Times New Roman" w:hAnsi="Times New Roman" w:cs="Times New Roman"/>
            <w:sz w:val="24"/>
          </w:rPr>
          <w:t>s</w:t>
        </w:r>
      </w:ins>
      <w:r>
        <w:rPr>
          <w:rFonts w:ascii="Times New Roman" w:hAnsi="Times New Roman" w:cs="Times New Roman"/>
          <w:sz w:val="24"/>
        </w:rPr>
        <w:t xml:space="preserve"> in different </w:t>
      </w:r>
      <w:r>
        <w:rPr>
          <w:rFonts w:ascii="Times New Roman" w:hAnsi="Times New Roman" w:cs="Times New Roman"/>
          <w:sz w:val="24"/>
        </w:rPr>
        <w:lastRenderedPageBreak/>
        <w:t>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7E1743">
      <w:pPr>
        <w:spacing w:line="480" w:lineRule="auto"/>
        <w:rPr>
          <w:rFonts w:ascii="Times New Roman" w:hAnsi="Times New Roman" w:cs="Times New Roman"/>
          <w:sz w:val="24"/>
        </w:rPr>
      </w:pPr>
    </w:p>
    <w:p w14:paraId="4D43FD84"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15DB5DF4" w:rsidR="003A26C4" w:rsidRPr="009457D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w:t>
      </w:r>
      <w:r w:rsidR="00EF7E94">
        <w:rPr>
          <w:rFonts w:ascii="Times New Roman" w:hAnsi="Times New Roman" w:cs="Times New Roman"/>
          <w:sz w:val="24"/>
        </w:rPr>
        <w:t>Moreover</w:t>
      </w:r>
      <w:r>
        <w:rPr>
          <w:rFonts w:ascii="Times New Roman" w:hAnsi="Times New Roman" w:cs="Times New Roman"/>
          <w:sz w:val="24"/>
        </w:rPr>
        <w:t xml:space="preserve">,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sidR="00E70A3C">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sidR="00EF7E94">
        <w:rPr>
          <w:rFonts w:ascii="Times New Roman" w:hAnsi="Times New Roman" w:cs="Times New Roman"/>
          <w:sz w:val="24"/>
        </w:rPr>
        <w:t>. Finally, we</w:t>
      </w:r>
      <w:r w:rsidR="007746C3">
        <w:rPr>
          <w:rFonts w:ascii="Times New Roman" w:hAnsi="Times New Roman" w:cs="Times New Roman"/>
          <w:sz w:val="24"/>
        </w:rPr>
        <w:t xml:space="preserve"> investigate the morning and afternoon rush hour’s shift due to COVID-19.</w:t>
      </w:r>
      <w:r w:rsidR="00EF7E94">
        <w:rPr>
          <w:rFonts w:ascii="Times New Roman" w:hAnsi="Times New Roman" w:cs="Times New Roman"/>
          <w:sz w:val="24"/>
        </w:rPr>
        <w:t xml:space="preserve"> </w:t>
      </w:r>
    </w:p>
    <w:p w14:paraId="6C4A4899"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78D00705"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318500C"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77777777"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Since it is difficult to obtain comprehensive public transit ridership data at a national-scale, we use data from the Transit mobile phone app (transitapp.com) as an indicator of changes in daily and hourly transit demand.  Transit is a popular mobile phone app providing real-time public transit data and trip planning. The app covers over 200 cities around the world with more than 5 million </w:t>
      </w:r>
      <w:r w:rsidRPr="009457DC">
        <w:rPr>
          <w:rFonts w:ascii="Times New Roman" w:hAnsi="Times New Roman" w:cs="Times New Roman"/>
          <w:sz w:val="24"/>
        </w:rPr>
        <w:lastRenderedPageBreak/>
        <w:t xml:space="preserve">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also examine this empirically (below).  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77777777" w:rsidR="0038756D" w:rsidRDefault="0038756D" w:rsidP="007E1743">
      <w:pPr>
        <w:spacing w:line="480" w:lineRule="auto"/>
        <w:ind w:firstLine="720"/>
        <w:jc w:val="both"/>
        <w:rPr>
          <w:rFonts w:ascii="Times New Roman" w:hAnsi="Times New Roman" w:cs="Times New Roman"/>
          <w:sz w:val="24"/>
        </w:rPr>
      </w:pPr>
      <w:commentRangeStart w:id="39"/>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40"/>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40"/>
      <w:r>
        <w:rPr>
          <w:rStyle w:val="CommentReference"/>
        </w:rPr>
        <w:commentReference w:id="40"/>
      </w:r>
      <w:r>
        <w:rPr>
          <w:rFonts w:ascii="Times New Roman" w:hAnsi="Times New Roman" w:cs="Times New Roman"/>
          <w:sz w:val="24"/>
        </w:rPr>
        <w:t xml:space="preserve">; </w:t>
      </w:r>
      <w:commentRangeStart w:id="41"/>
      <w:commentRangeStart w:id="42"/>
      <w:commentRangeStart w:id="43"/>
      <w:r>
        <w:rPr>
          <w:rFonts w:ascii="Times New Roman" w:hAnsi="Times New Roman" w:cs="Times New Roman"/>
          <w:sz w:val="24"/>
        </w:rPr>
        <w:t>this may be due to the varying definitions of normal ridership level among agencies</w:t>
      </w:r>
      <w:commentRangeEnd w:id="41"/>
      <w:r>
        <w:rPr>
          <w:rStyle w:val="CommentReference"/>
        </w:rPr>
        <w:commentReference w:id="41"/>
      </w:r>
      <w:commentRangeEnd w:id="42"/>
      <w:r w:rsidR="008F00CE">
        <w:rPr>
          <w:rStyle w:val="CommentReference"/>
        </w:rPr>
        <w:commentReference w:id="42"/>
      </w:r>
      <w:commentRangeEnd w:id="43"/>
      <w:r w:rsidR="00BA316A">
        <w:rPr>
          <w:rStyle w:val="CommentReference"/>
        </w:rPr>
        <w:commentReference w:id="43"/>
      </w:r>
      <w:r>
        <w:rPr>
          <w:rFonts w:ascii="Times New Roman" w:hAnsi="Times New Roman" w:cs="Times New Roman"/>
          <w:sz w:val="24"/>
        </w:rPr>
        <w:t xml:space="preserve">.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w:t>
      </w:r>
      <w:r>
        <w:rPr>
          <w:rFonts w:ascii="Times New Roman" w:hAnsi="Times New Roman" w:cs="Times New Roman"/>
          <w:sz w:val="24"/>
        </w:rPr>
        <w:lastRenderedPageBreak/>
        <w:t>abilities, or choose not to use it. However, these disadvantages are compensated by the large Transit app user base that allows comparison across transit systems.</w:t>
      </w:r>
      <w:commentRangeEnd w:id="39"/>
      <w:r>
        <w:rPr>
          <w:rStyle w:val="CommentReference"/>
        </w:rPr>
        <w:commentReference w:id="39"/>
      </w:r>
    </w:p>
    <w:p w14:paraId="377A3E89" w14:textId="315C64B5"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7E1743">
      <w:pPr>
        <w:spacing w:line="480" w:lineRule="auto"/>
        <w:rPr>
          <w:rFonts w:ascii="Times New Roman" w:hAnsi="Times New Roman" w:cs="Times New Roman"/>
          <w:sz w:val="24"/>
        </w:rPr>
      </w:pPr>
    </w:p>
    <w:p w14:paraId="79011925" w14:textId="77777777" w:rsidR="003A26C4" w:rsidRPr="00423D8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3C91287A"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w:t>
      </w:r>
      <w:r w:rsidR="00940CE5">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2A514634" w14:textId="77777777" w:rsidR="003A26C4" w:rsidRDefault="003A26C4" w:rsidP="007E1743">
      <w:pPr>
        <w:spacing w:line="480" w:lineRule="auto"/>
        <w:rPr>
          <w:rFonts w:ascii="Times New Roman" w:hAnsi="Times New Roman" w:cs="Times New Roman"/>
          <w:sz w:val="24"/>
        </w:rPr>
      </w:pPr>
    </w:p>
    <w:p w14:paraId="0AFF0878"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 xml:space="preserve">for daily transit demand change  </w:t>
      </w:r>
    </w:p>
    <w:p w14:paraId="74F49352"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7E1743">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44"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44"/>
          </w:p>
        </w:tc>
      </w:tr>
    </w:tbl>
    <w:p w14:paraId="5EFFF76C"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7E1743">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1CD5C39F"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FBE650E"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may work from </w:t>
      </w:r>
      <w:r w:rsidRPr="009D4EE1">
        <w:rPr>
          <w:rFonts w:ascii="Times New Roman" w:hAnsi="Times New Roman" w:cs="Times New Roman"/>
          <w:sz w:val="24"/>
        </w:rPr>
        <w:lastRenderedPageBreak/>
        <w:t>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 xml:space="preserve">. </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7777777" w:rsidR="003A26C4" w:rsidRDefault="003A26C4" w:rsidP="007E1743">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316A37D2" w14:textId="4DAFDE81"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261E396D"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w:t>
      </w:r>
      <w:r w:rsidRPr="009D4EE1">
        <w:rPr>
          <w:rFonts w:ascii="Times New Roman" w:hAnsi="Times New Roman" w:cs="Times New Roman"/>
          <w:sz w:val="24"/>
        </w:rPr>
        <w:lastRenderedPageBreak/>
        <w:t xml:space="preserve">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7E1743">
      <w:pPr>
        <w:spacing w:line="480" w:lineRule="auto"/>
        <w:ind w:firstLine="720"/>
        <w:jc w:val="both"/>
        <w:rPr>
          <w:rFonts w:ascii="Times New Roman" w:hAnsi="Times New Roman" w:cs="Times New Roman"/>
          <w:sz w:val="24"/>
        </w:rPr>
      </w:pPr>
      <w:commentRangeStart w:id="45"/>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45"/>
      <w:r>
        <w:rPr>
          <w:rStyle w:val="CommentReference"/>
        </w:rPr>
        <w:commentReference w:id="45"/>
      </w:r>
    </w:p>
    <w:p w14:paraId="35B5336A" w14:textId="77777777" w:rsidR="003A26C4" w:rsidRDefault="003A26C4" w:rsidP="007E1743">
      <w:pPr>
        <w:spacing w:line="480" w:lineRule="auto"/>
        <w:rPr>
          <w:rFonts w:ascii="Times New Roman" w:hAnsi="Times New Roman" w:cs="Times New Roman"/>
          <w:sz w:val="24"/>
        </w:rPr>
      </w:pPr>
    </w:p>
    <w:p w14:paraId="038230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7E1743">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46"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46"/>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7E1743">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47"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7"/>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7E1743">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bookmarkStart w:id="48"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48"/>
            <w:r w:rsidRPr="00E714F0">
              <w:rPr>
                <w:rFonts w:ascii="Times New Roman" w:eastAsia="Yu Mincho" w:hAnsi="Times New Roman" w:cs="Times New Roman"/>
                <w:sz w:val="24"/>
                <w:szCs w:val="24"/>
                <w:lang w:eastAsia="ja-JP"/>
              </w:rPr>
              <w:t>)</w:t>
            </w:r>
          </w:p>
        </w:tc>
      </w:tr>
    </w:tbl>
    <w:p w14:paraId="784AC7CA" w14:textId="69F435AD"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is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w:t>
      </w:r>
      <w:commentRangeStart w:id="49"/>
      <w:r>
        <w:rPr>
          <w:rFonts w:ascii="Times New Roman" w:eastAsia="Yu Mincho" w:hAnsi="Times New Roman" w:cs="Times New Roman"/>
          <w:sz w:val="24"/>
          <w:szCs w:val="24"/>
          <w:lang w:eastAsia="ja-JP"/>
        </w:rPr>
        <w:t xml:space="preserve">ensures that the cliff and floor points </w:t>
      </w:r>
      <w:commentRangeStart w:id="50"/>
      <w:commentRangeStart w:id="51"/>
      <w:r>
        <w:rPr>
          <w:rFonts w:ascii="Times New Roman" w:eastAsia="Yu Mincho" w:hAnsi="Times New Roman" w:cs="Times New Roman"/>
          <w:sz w:val="24"/>
          <w:szCs w:val="24"/>
          <w:lang w:eastAsia="ja-JP"/>
        </w:rPr>
        <w:t>demarcate the 95% of the decline</w:t>
      </w:r>
      <w:commentRangeEnd w:id="50"/>
      <w:r>
        <w:rPr>
          <w:rStyle w:val="CommentReference"/>
        </w:rPr>
        <w:commentReference w:id="50"/>
      </w:r>
      <w:commentRangeEnd w:id="51"/>
      <w:r>
        <w:rPr>
          <w:rStyle w:val="CommentReference"/>
        </w:rPr>
        <w:commentReference w:id="51"/>
      </w:r>
      <w:commentRangeEnd w:id="49"/>
      <w:r w:rsidR="003857DB">
        <w:rPr>
          <w:rStyle w:val="CommentReference"/>
        </w:rPr>
        <w:commentReference w:id="49"/>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D57A15" w:rsidP="007E1743">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7E1743">
            <w:pPr>
              <w:spacing w:line="480" w:lineRule="auto"/>
              <w:jc w:val="both"/>
              <w:rPr>
                <w:rFonts w:ascii="Times New Roman" w:eastAsia="Yu Mincho" w:hAnsi="Times New Roman" w:cs="Times New Roman"/>
                <w:sz w:val="24"/>
                <w:szCs w:val="24"/>
                <w:lang w:eastAsia="ja-JP"/>
              </w:rPr>
            </w:pPr>
            <w:bookmarkStart w:id="52"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52"/>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D57A15" w:rsidP="007E1743">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7E1743">
            <w:pPr>
              <w:spacing w:line="480" w:lineRule="auto"/>
              <w:jc w:val="both"/>
              <w:rPr>
                <w:rFonts w:ascii="Times New Roman" w:eastAsia="Yu Mincho" w:hAnsi="Times New Roman" w:cs="Times New Roman"/>
                <w:sz w:val="24"/>
                <w:szCs w:val="24"/>
                <w:lang w:eastAsia="ja-JP"/>
              </w:rPr>
            </w:pPr>
            <w:bookmarkStart w:id="53"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53"/>
            <w:r w:rsidRPr="00E714F0">
              <w:rPr>
                <w:rFonts w:ascii="Times New Roman" w:eastAsia="Yu Mincho" w:hAnsi="Times New Roman" w:cs="Times New Roman"/>
                <w:sz w:val="24"/>
                <w:szCs w:val="24"/>
                <w:lang w:eastAsia="ja-JP"/>
              </w:rPr>
              <w:t>)</w:t>
            </w:r>
          </w:p>
        </w:tc>
      </w:tr>
    </w:tbl>
    <w:p w14:paraId="01F40C15" w14:textId="77777777" w:rsidR="00A36F5B" w:rsidRDefault="00A36F5B" w:rsidP="007E1743">
      <w:pPr>
        <w:spacing w:line="480" w:lineRule="auto"/>
        <w:jc w:val="both"/>
        <w:rPr>
          <w:rFonts w:ascii="Times New Roman" w:hAnsi="Times New Roman" w:cs="Times New Roman"/>
          <w:sz w:val="24"/>
        </w:rPr>
      </w:pPr>
    </w:p>
    <w:p w14:paraId="014B9EB9" w14:textId="2C47064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w:t>
      </w:r>
      <w:ins w:id="54" w:author="Jonathan Scheff" w:date="2020-06-01T11:59:00Z">
        <w:r w:rsidR="003857DB">
          <w:rPr>
            <w:rFonts w:ascii="Times New Roman" w:hAnsi="Times New Roman" w:cs="Times New Roman"/>
            <w:sz w:val="24"/>
          </w:rPr>
          <w:t>normal</w:t>
        </w:r>
      </w:ins>
      <w:del w:id="55" w:author="Jonathan Scheff" w:date="2020-06-01T11:59:00Z">
        <w:r w:rsidDel="003857DB">
          <w:rPr>
            <w:rFonts w:ascii="Times New Roman" w:hAnsi="Times New Roman" w:cs="Times New Roman"/>
            <w:sz w:val="24"/>
          </w:rPr>
          <w:delText>the normality</w:delText>
        </w:r>
      </w:del>
      <w:ins w:id="56" w:author="Jonathan Scheff" w:date="2020-06-01T11:59:00Z">
        <w:r w:rsidR="003857DB">
          <w:rPr>
            <w:rFonts w:ascii="Times New Roman" w:hAnsi="Times New Roman" w:cs="Times New Roman"/>
            <w:sz w:val="24"/>
          </w:rPr>
          <w:t xml:space="preserve">—i.e., </w:t>
        </w:r>
      </w:ins>
      <w:del w:id="57" w:author="Jonathan Scheff" w:date="2020-06-01T11:59:00Z">
        <w:r w:rsidDel="003857DB">
          <w:rPr>
            <w:rFonts w:ascii="Times New Roman" w:hAnsi="Times New Roman" w:cs="Times New Roman"/>
            <w:sz w:val="24"/>
          </w:rPr>
          <w:delText xml:space="preserve">; it also represents </w:delText>
        </w:r>
      </w:del>
      <w:r>
        <w:rPr>
          <w:rFonts w:ascii="Times New Roman" w:hAnsi="Times New Roman" w:cs="Times New Roman"/>
          <w:sz w:val="24"/>
        </w:rPr>
        <w:t xml:space="preserve">when </w:t>
      </w:r>
      <w:del w:id="58" w:author="Jonathan Scheff" w:date="2020-06-01T11:59:00Z">
        <w:r w:rsidDel="003857DB">
          <w:rPr>
            <w:rFonts w:ascii="Times New Roman" w:hAnsi="Times New Roman" w:cs="Times New Roman"/>
            <w:sz w:val="24"/>
          </w:rPr>
          <w:delText xml:space="preserve">the </w:delText>
        </w:r>
      </w:del>
      <w:r>
        <w:rPr>
          <w:rFonts w:ascii="Times New Roman" w:hAnsi="Times New Roman" w:cs="Times New Roman"/>
          <w:sz w:val="24"/>
        </w:rPr>
        <w:t>transit users start</w:t>
      </w:r>
      <w:del w:id="59" w:author="Jonathan Scheff" w:date="2020-06-01T11:59:00Z">
        <w:r w:rsidDel="003857DB">
          <w:rPr>
            <w:rFonts w:ascii="Times New Roman" w:hAnsi="Times New Roman" w:cs="Times New Roman"/>
            <w:sz w:val="24"/>
          </w:rPr>
          <w:delText xml:space="preserve"> to act</w:delText>
        </w:r>
      </w:del>
      <w:r>
        <w:rPr>
          <w:rFonts w:ascii="Times New Roman" w:hAnsi="Times New Roman" w:cs="Times New Roman"/>
          <w:sz w:val="24"/>
        </w:rPr>
        <w:t xml:space="preserve"> to avoid the transit</w:t>
      </w:r>
      <w:del w:id="60" w:author="Jonathan Scheff" w:date="2020-06-01T11:59:00Z">
        <w:r w:rsidDel="003857DB">
          <w:rPr>
            <w:rFonts w:ascii="Times New Roman" w:hAnsi="Times New Roman" w:cs="Times New Roman"/>
            <w:sz w:val="24"/>
          </w:rPr>
          <w:delText xml:space="preserve"> trips</w:delText>
        </w:r>
      </w:del>
      <w:r>
        <w:rPr>
          <w:rFonts w:ascii="Times New Roman" w:hAnsi="Times New Roman" w:cs="Times New Roman"/>
          <w:sz w:val="24"/>
        </w:rPr>
        <w:t>. The floor point is the day when decline slows and transit demand has re-stabilized.</w:t>
      </w:r>
    </w:p>
    <w:p w14:paraId="4D14DDC6" w14:textId="3BC9295D"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s the rate of transit demand decline</w:t>
      </w:r>
      <w:ins w:id="61" w:author="Jonathan Scheff" w:date="2020-06-01T12:00:00Z">
        <w:r w:rsidR="003857DB">
          <w:rPr>
            <w:rFonts w:ascii="Times New Roman" w:hAnsi="Times New Roman" w:cs="Times New Roman"/>
            <w:sz w:val="24"/>
          </w:rPr>
          <w:t>;</w:t>
        </w:r>
      </w:ins>
      <w:del w:id="62" w:author="Jonathan Scheff" w:date="2020-06-01T12:00:00Z">
        <w:r w:rsidDel="003857DB">
          <w:rPr>
            <w:rFonts w:ascii="Times New Roman" w:hAnsi="Times New Roman" w:cs="Times New Roman"/>
            <w:sz w:val="24"/>
          </w:rPr>
          <w:delText>,</w:delText>
        </w:r>
      </w:del>
      <w:r>
        <w:rPr>
          <w:rFonts w:ascii="Times New Roman" w:hAnsi="Times New Roman" w:cs="Times New Roman"/>
          <w:sz w:val="24"/>
        </w:rPr>
        <w:t xml:space="preserv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7E1743">
      <w:pPr>
        <w:spacing w:line="480" w:lineRule="auto"/>
        <w:rPr>
          <w:rFonts w:ascii="Times New Roman" w:hAnsi="Times New Roman" w:cs="Times New Roman"/>
          <w:sz w:val="24"/>
        </w:rPr>
      </w:pPr>
    </w:p>
    <w:p w14:paraId="60413B3D"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6F9CA1E5" w:rsidR="003A26C4"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w:t>
      </w:r>
      <w:ins w:id="63" w:author="Jonathan Scheff" w:date="2020-06-01T12:48:00Z">
        <w:r w:rsidR="00BA6C99">
          <w:rPr>
            <w:rFonts w:ascii="Times New Roman" w:hAnsi="Times New Roman" w:cs="Times New Roman"/>
            <w:sz w:val="24"/>
          </w:rPr>
          <w:t>s</w:t>
        </w:r>
      </w:ins>
      <w:r>
        <w:rPr>
          <w:rFonts w:ascii="Times New Roman" w:hAnsi="Times New Roman" w:cs="Times New Roman"/>
          <w:sz w:val="24"/>
        </w:rPr>
        <w:t xml:space="preserve"> demand decline before there is community spread. </w:t>
      </w:r>
    </w:p>
    <w:p w14:paraId="7A082231" w14:textId="7473B4A2" w:rsidR="003A26C4" w:rsidRDefault="003A26C4" w:rsidP="007E1743">
      <w:pPr>
        <w:spacing w:line="480" w:lineRule="auto"/>
        <w:ind w:firstLine="720"/>
        <w:jc w:val="both"/>
        <w:rPr>
          <w:rFonts w:ascii="Times New Roman" w:hAnsi="Times New Roman" w:cs="Times New Roman"/>
          <w:sz w:val="24"/>
        </w:rPr>
      </w:pPr>
      <w:commentRangeStart w:id="64"/>
      <w:r>
        <w:rPr>
          <w:rFonts w:ascii="Times New Roman" w:hAnsi="Times New Roman" w:cs="Times New Roman"/>
          <w:sz w:val="24"/>
        </w:rPr>
        <w:t xml:space="preserve">We justify these measures with an analogy. When the fire department investigates the evacuation of </w:t>
      </w:r>
      <w:ins w:id="65" w:author="Jonathan Scheff" w:date="2020-06-01T12:49:00Z">
        <w:r w:rsidR="00BA6C99">
          <w:rPr>
            <w:rFonts w:ascii="Times New Roman" w:hAnsi="Times New Roman" w:cs="Times New Roman"/>
            <w:sz w:val="24"/>
          </w:rPr>
          <w:t xml:space="preserve">a </w:t>
        </w:r>
      </w:ins>
      <w:r>
        <w:rPr>
          <w:rFonts w:ascii="Times New Roman" w:hAnsi="Times New Roman" w:cs="Times New Roman"/>
          <w:sz w:val="24"/>
        </w:rPr>
        <w:t xml:space="preserve">building after an alarm, </w:t>
      </w:r>
      <w:del w:id="66" w:author="Jonathan Scheff" w:date="2020-06-01T12:49:00Z">
        <w:r w:rsidDel="00BA6C99">
          <w:rPr>
            <w:rFonts w:ascii="Times New Roman" w:hAnsi="Times New Roman" w:cs="Times New Roman"/>
            <w:sz w:val="24"/>
          </w:rPr>
          <w:delText xml:space="preserve">they </w:delText>
        </w:r>
      </w:del>
      <w:ins w:id="67" w:author="Jonathan Scheff" w:date="2020-06-01T12:49:00Z">
        <w:r w:rsidR="00BA6C99">
          <w:rPr>
            <w:rFonts w:ascii="Times New Roman" w:hAnsi="Times New Roman" w:cs="Times New Roman"/>
            <w:sz w:val="24"/>
          </w:rPr>
          <w:t xml:space="preserve">it </w:t>
        </w:r>
      </w:ins>
      <w:r>
        <w:rPr>
          <w:rFonts w:ascii="Times New Roman" w:hAnsi="Times New Roman" w:cs="Times New Roman"/>
          <w:sz w:val="24"/>
        </w:rPr>
        <w:t>compare</w:t>
      </w:r>
      <w:ins w:id="68" w:author="Jonathan Scheff" w:date="2020-06-01T12:49:00Z">
        <w:r w:rsidR="00BA6C99">
          <w:rPr>
            <w:rFonts w:ascii="Times New Roman" w:hAnsi="Times New Roman" w:cs="Times New Roman"/>
            <w:sz w:val="24"/>
          </w:rPr>
          <w:t>s</w:t>
        </w:r>
      </w:ins>
      <w:r>
        <w:rPr>
          <w:rFonts w:ascii="Times New Roman" w:hAnsi="Times New Roman" w:cs="Times New Roman"/>
          <w:sz w:val="24"/>
        </w:rPr>
        <w:t xml:space="preserve">: i) when the alarm occurred (first community spread); ii) when people began to evacuate (cliff point) and; iii) when the building was vacated (floor point). In our case, it is also possible for people to vacate before the alarm:  people may hear alarms from other buildings (media reports about spread in other communities) and prophylactically vacate their building.  These response intervals have implications for possible exposure to the virus on public transit in a community, and the ability for social distance with less crowding on the vehicles.      </w:t>
      </w:r>
    </w:p>
    <w:p w14:paraId="251499A7" w14:textId="55C08362"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 xml:space="preserve">is reported, and the fire may have been burning for a long time. </w:t>
      </w:r>
      <w:commentRangeEnd w:id="64"/>
      <w:r w:rsidR="00BA6C99">
        <w:rPr>
          <w:rStyle w:val="CommentReference"/>
        </w:rPr>
        <w:commentReference w:id="64"/>
      </w:r>
      <w:r>
        <w:rPr>
          <w:rFonts w:ascii="Times New Roman" w:hAnsi="Times New Roman" w:cs="Times New Roman"/>
          <w:sz w:val="24"/>
        </w:rPr>
        <w:t xml:space="preserve">Similarly, the date of first reported community spread is not necessarily the first </w:t>
      </w:r>
      <w:r>
        <w:rPr>
          <w:rFonts w:ascii="Times New Roman" w:hAnsi="Times New Roman" w:cs="Times New Roman"/>
          <w:sz w:val="24"/>
        </w:rPr>
        <w:lastRenderedPageBreak/>
        <w:t>date of actual spread due to the incubation period for the disease</w:t>
      </w:r>
      <w:commentRangeStart w:id="69"/>
      <w:r>
        <w:rPr>
          <w:rFonts w:ascii="Times New Roman" w:hAnsi="Times New Roman" w:cs="Times New Roman"/>
          <w:sz w:val="24"/>
        </w:rPr>
        <w:t>.</w:t>
      </w:r>
      <w:commentRangeEnd w:id="69"/>
      <w:r>
        <w:rPr>
          <w:rStyle w:val="CommentReference"/>
        </w:rPr>
        <w:commentReference w:id="69"/>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w:t>
      </w:r>
      <w:commentRangeStart w:id="70"/>
      <w:del w:id="71" w:author="Jonathan Scheff" w:date="2020-06-01T13:07:00Z">
        <w:r w:rsidDel="00A53C6F">
          <w:rPr>
            <w:rFonts w:ascii="Times New Roman" w:hAnsi="Times New Roman" w:cs="Times New Roman"/>
            <w:sz w:val="24"/>
          </w:rPr>
          <w:delText xml:space="preserve">The incubation lag </w:delText>
        </w:r>
        <w:commentRangeEnd w:id="70"/>
        <w:r w:rsidR="00BA6C99" w:rsidDel="00A53C6F">
          <w:rPr>
            <w:rStyle w:val="CommentReference"/>
          </w:rPr>
          <w:commentReference w:id="70"/>
        </w:r>
        <w:r w:rsidDel="00A53C6F">
          <w:rPr>
            <w:rFonts w:ascii="Times New Roman" w:hAnsi="Times New Roman" w:cs="Times New Roman"/>
            <w:sz w:val="24"/>
          </w:rPr>
          <w:delText>may be even longer based on availability</w:delText>
        </w:r>
      </w:del>
      <w:ins w:id="72" w:author="Jonathan Scheff" w:date="2020-06-01T13:07:00Z">
        <w:r w:rsidR="00A53C6F">
          <w:rPr>
            <w:rFonts w:ascii="Times New Roman" w:hAnsi="Times New Roman" w:cs="Times New Roman"/>
            <w:sz w:val="24"/>
          </w:rPr>
          <w:t>Additionally, the availability</w:t>
        </w:r>
      </w:ins>
      <w:r>
        <w:rPr>
          <w:rFonts w:ascii="Times New Roman" w:hAnsi="Times New Roman" w:cs="Times New Roman"/>
          <w:sz w:val="24"/>
        </w:rPr>
        <w:t xml:space="preserve"> of testing kits and response times from local authorities</w:t>
      </w:r>
      <w:ins w:id="73" w:author="Jonathan Scheff" w:date="2020-06-01T13:07:00Z">
        <w:r w:rsidR="00A53C6F">
          <w:rPr>
            <w:rFonts w:ascii="Times New Roman" w:hAnsi="Times New Roman" w:cs="Times New Roman"/>
            <w:sz w:val="24"/>
          </w:rPr>
          <w:t xml:space="preserve"> can </w:t>
        </w:r>
      </w:ins>
      <w:ins w:id="74" w:author="Jonathan Scheff" w:date="2020-06-01T13:08:00Z">
        <w:r w:rsidR="001D781D">
          <w:rPr>
            <w:rFonts w:ascii="Times New Roman" w:hAnsi="Times New Roman" w:cs="Times New Roman"/>
            <w:sz w:val="24"/>
          </w:rPr>
          <w:t>lead to a</w:t>
        </w:r>
      </w:ins>
      <w:ins w:id="75" w:author="Jonathan Scheff" w:date="2020-06-01T13:09:00Z">
        <w:r w:rsidR="001D781D">
          <w:rPr>
            <w:rFonts w:ascii="Times New Roman" w:hAnsi="Times New Roman" w:cs="Times New Roman"/>
            <w:sz w:val="24"/>
          </w:rPr>
          <w:t xml:space="preserve">n underestimation of </w:t>
        </w:r>
      </w:ins>
      <w:ins w:id="76" w:author="Jonathan Scheff" w:date="2020-06-01T13:10:00Z">
        <w:r w:rsidR="001D781D">
          <w:rPr>
            <w:rFonts w:ascii="Times New Roman" w:hAnsi="Times New Roman" w:cs="Times New Roman"/>
            <w:sz w:val="24"/>
          </w:rPr>
          <w:t>total cases</w:t>
        </w:r>
      </w:ins>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w:t>
      </w:r>
      <w:ins w:id="77" w:author="Jonathan Scheff" w:date="2020-06-01T13:11:00Z">
        <w:r w:rsidR="001D781D">
          <w:rPr>
            <w:rFonts w:ascii="Times New Roman" w:hAnsi="Times New Roman" w:cs="Times New Roman"/>
            <w:sz w:val="24"/>
          </w:rPr>
          <w:t>and case load accuracy both vary</w:t>
        </w:r>
      </w:ins>
      <w:del w:id="78" w:author="Jonathan Scheff" w:date="2020-06-01T13:10:00Z">
        <w:r w:rsidDel="001D781D">
          <w:rPr>
            <w:rFonts w:ascii="Times New Roman" w:hAnsi="Times New Roman" w:cs="Times New Roman"/>
            <w:sz w:val="24"/>
          </w:rPr>
          <w:delText>is unclear</w:delText>
        </w:r>
      </w:del>
      <w:r>
        <w:rPr>
          <w:rFonts w:ascii="Times New Roman" w:hAnsi="Times New Roman" w:cs="Times New Roman"/>
          <w:sz w:val="24"/>
        </w:rPr>
        <w:t xml:space="preserve">,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commentRangeStart w:id="79"/>
        <w:commentRangeStart w:id="80"/>
        <w:tc>
          <w:tcPr>
            <w:tcW w:w="4463" w:type="pct"/>
            <w:vAlign w:val="center"/>
            <w:hideMark/>
          </w:tcPr>
          <w:p w14:paraId="2A237F81" w14:textId="1ECCE2CA" w:rsidR="003A26C4" w:rsidRPr="0053358D" w:rsidRDefault="00D57A15" w:rsidP="007E1743">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w:commentRangeEnd w:id="79"/>
                <m:r>
                  <m:rPr>
                    <m:sty m:val="p"/>
                  </m:rPr>
                  <w:rPr>
                    <w:rStyle w:val="CommentReference"/>
                  </w:rPr>
                  <w:commentReference w:id="79"/>
                </m:r>
                <w:commentRangeEnd w:id="80"/>
                <m:r>
                  <m:rPr>
                    <m:sty m:val="p"/>
                  </m:rPr>
                  <w:rPr>
                    <w:rStyle w:val="CommentReference"/>
                  </w:rPr>
                  <w:commentReference w:id="80"/>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7E1743">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D57A15" w:rsidP="007E1743">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3ACCABEB" w:rsidR="003A26C4" w:rsidRPr="006B2355"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w:t>
      </w:r>
      <w:ins w:id="81" w:author="Jonathan Scheff" w:date="2020-06-01T13:14:00Z">
        <w:r w:rsidR="001D781D">
          <w:rPr>
            <w:rFonts w:ascii="Times New Roman" w:hAnsi="Times New Roman" w:cs="Times New Roman"/>
            <w:sz w:val="24"/>
          </w:rPr>
          <w:t>; and r</w:t>
        </w:r>
        <w:r w:rsidR="001D781D" w:rsidRPr="001D781D">
          <w:rPr>
            <w:rFonts w:ascii="Times New Roman" w:hAnsi="Times New Roman" w:cs="Times New Roman"/>
            <w:sz w:val="24"/>
            <w:vertAlign w:val="subscript"/>
            <w:rPrChange w:id="82" w:author="Jonathan Scheff" w:date="2020-06-01T13:14:00Z">
              <w:rPr>
                <w:rFonts w:ascii="Times New Roman" w:hAnsi="Times New Roman" w:cs="Times New Roman"/>
                <w:sz w:val="24"/>
              </w:rPr>
            </w:rPrChange>
          </w:rPr>
          <w:t>c</w:t>
        </w:r>
        <w:r w:rsidR="001D781D">
          <w:rPr>
            <w:rFonts w:ascii="Times New Roman" w:hAnsi="Times New Roman" w:cs="Times New Roman"/>
            <w:sz w:val="24"/>
          </w:rPr>
          <w:t xml:space="preserve"> and r</w:t>
        </w:r>
        <w:r w:rsidR="001D781D" w:rsidRPr="001D781D">
          <w:rPr>
            <w:rFonts w:ascii="Times New Roman" w:hAnsi="Times New Roman" w:cs="Times New Roman"/>
            <w:sz w:val="24"/>
            <w:vertAlign w:val="subscript"/>
            <w:rPrChange w:id="83" w:author="Jonathan Scheff" w:date="2020-06-01T13:14:00Z">
              <w:rPr>
                <w:rFonts w:ascii="Times New Roman" w:hAnsi="Times New Roman" w:cs="Times New Roman"/>
                <w:sz w:val="24"/>
              </w:rPr>
            </w:rPrChange>
          </w:rPr>
          <w:t>f</w:t>
        </w:r>
        <w:r w:rsidR="001D781D">
          <w:rPr>
            <w:rFonts w:ascii="Times New Roman" w:hAnsi="Times New Roman" w:cs="Times New Roman"/>
            <w:sz w:val="24"/>
          </w:rPr>
          <w:t xml:space="preserve"> are the response inter</w:t>
        </w:r>
      </w:ins>
      <w:ins w:id="84" w:author="Jonathan Scheff" w:date="2020-06-01T13:15:00Z">
        <w:r w:rsidR="001D781D">
          <w:rPr>
            <w:rFonts w:ascii="Times New Roman" w:hAnsi="Times New Roman" w:cs="Times New Roman"/>
            <w:sz w:val="24"/>
          </w:rPr>
          <w:t xml:space="preserve">vals. A </w:t>
        </w:r>
      </w:ins>
      <w:del w:id="85" w:author="Jonathan Scheff" w:date="2020-06-01T13:13:00Z">
        <w:r w:rsidDel="001D781D">
          <w:rPr>
            <w:rFonts w:ascii="Times New Roman" w:hAnsi="Times New Roman" w:cs="Times New Roman"/>
            <w:sz w:val="24"/>
          </w:rPr>
          <w:delText xml:space="preserve">. </w:delText>
        </w:r>
      </w:del>
      <w:del w:id="86" w:author="Jonathan Scheff" w:date="2020-06-01T13:15:00Z">
        <w:r w:rsidDel="001D781D">
          <w:rPr>
            <w:rFonts w:ascii="Times New Roman" w:hAnsi="Times New Roman" w:cs="Times New Roman"/>
            <w:sz w:val="24"/>
          </w:rPr>
          <w:delText>P</w:delText>
        </w:r>
      </w:del>
      <w:ins w:id="87" w:author="Jonathan Scheff" w:date="2020-06-01T13:15:00Z">
        <w:r w:rsidR="001D781D">
          <w:rPr>
            <w:rFonts w:ascii="Times New Roman" w:hAnsi="Times New Roman" w:cs="Times New Roman"/>
            <w:sz w:val="24"/>
          </w:rPr>
          <w:t>p</w:t>
        </w:r>
      </w:ins>
      <w:r>
        <w:rPr>
          <w:rFonts w:ascii="Times New Roman" w:hAnsi="Times New Roman" w:cs="Times New Roman"/>
          <w:sz w:val="24"/>
        </w:rPr>
        <w:t xml:space="preserve">ositive response interval means that the transit users responded earlier than the epidemic spread; the larger the value is, </w:t>
      </w:r>
      <w:ins w:id="88" w:author="Jonathan Scheff" w:date="2020-06-01T13:21:00Z">
        <w:r w:rsidR="008E78E8">
          <w:rPr>
            <w:rFonts w:ascii="Times New Roman" w:hAnsi="Times New Roman" w:cs="Times New Roman"/>
            <w:sz w:val="24"/>
          </w:rPr>
          <w:t xml:space="preserve">the </w:t>
        </w:r>
      </w:ins>
      <w:commentRangeStart w:id="89"/>
      <w:del w:id="90" w:author="Jonathan Scheff" w:date="2020-06-01T13:15:00Z">
        <w:r w:rsidDel="001D781D">
          <w:rPr>
            <w:rFonts w:ascii="Times New Roman" w:hAnsi="Times New Roman" w:cs="Times New Roman"/>
            <w:sz w:val="24"/>
          </w:rPr>
          <w:delText>the less risk the transit users are exposed to the virus</w:delText>
        </w:r>
      </w:del>
      <w:ins w:id="91" w:author="Jonathan Scheff" w:date="2020-06-01T13:15:00Z">
        <w:r w:rsidR="001D781D">
          <w:rPr>
            <w:rFonts w:ascii="Times New Roman" w:hAnsi="Times New Roman" w:cs="Times New Roman"/>
            <w:sz w:val="24"/>
          </w:rPr>
          <w:t>earlier the transit users responded relative to the onset of the spread of the virus</w:t>
        </w:r>
      </w:ins>
      <w:commentRangeEnd w:id="89"/>
      <w:ins w:id="92" w:author="Jonathan Scheff" w:date="2020-06-01T13:16:00Z">
        <w:r w:rsidR="001D781D">
          <w:rPr>
            <w:rStyle w:val="CommentReference"/>
          </w:rPr>
          <w:commentReference w:id="89"/>
        </w:r>
      </w:ins>
      <w:r>
        <w:rPr>
          <w:rFonts w:ascii="Times New Roman" w:hAnsi="Times New Roman" w:cs="Times New Roman"/>
          <w:sz w:val="24"/>
        </w:rPr>
        <w:t xml:space="preserve">.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ins w:id="93" w:author="Jonathan Scheff" w:date="2020-06-01T13:19:00Z">
        <w:r w:rsidR="001D4289">
          <w:rPr>
            <w:rFonts w:ascii="Times New Roman" w:hAnsi="Times New Roman" w:cs="Times New Roman"/>
            <w:sz w:val="24"/>
          </w:rPr>
          <w:t>time</w:t>
        </w:r>
      </w:ins>
      <w:del w:id="94" w:author="Jonathan Scheff" w:date="2020-06-01T13:19:00Z">
        <w:r w:rsidRPr="006B2355" w:rsidDel="001D4289">
          <w:rPr>
            <w:rFonts w:ascii="Times New Roman" w:hAnsi="Times New Roman" w:cs="Times New Roman"/>
            <w:sz w:val="24"/>
          </w:rPr>
          <w:delText>speed</w:delText>
        </w:r>
      </w:del>
      <w:ins w:id="95" w:author="Jonathan Scheff" w:date="2020-06-01T13:22:00Z">
        <w:r w:rsidR="008E78E8">
          <w:rPr>
            <w:rFonts w:ascii="Times New Roman" w:hAnsi="Times New Roman" w:cs="Times New Roman"/>
            <w:sz w:val="24"/>
          </w:rPr>
          <w:t xml:space="preserve"> (a negative floor response interval that is large in magnitude, for example, indicates that public transit reached its minimum level long after t</w:t>
        </w:r>
      </w:ins>
      <w:ins w:id="96" w:author="Jonathan Scheff" w:date="2020-06-01T13:23:00Z">
        <w:r w:rsidR="008E78E8">
          <w:rPr>
            <w:rFonts w:ascii="Times New Roman" w:hAnsi="Times New Roman" w:cs="Times New Roman"/>
            <w:sz w:val="24"/>
          </w:rPr>
          <w:t>he first confirmed case in the county).</w:t>
        </w:r>
      </w:ins>
      <w:del w:id="97" w:author="Jonathan Scheff" w:date="2020-06-01T13:22:00Z">
        <w:r w:rsidRPr="006B2355" w:rsidDel="008E78E8">
          <w:rPr>
            <w:rFonts w:ascii="Times New Roman" w:hAnsi="Times New Roman" w:cs="Times New Roman"/>
            <w:sz w:val="24"/>
          </w:rPr>
          <w:delText xml:space="preserve">. </w:delText>
        </w:r>
      </w:del>
    </w:p>
    <w:p w14:paraId="1C540ECA" w14:textId="77777777" w:rsidR="003A26C4" w:rsidRPr="006B2355" w:rsidRDefault="003A26C4" w:rsidP="007E1743">
      <w:pPr>
        <w:spacing w:line="480" w:lineRule="auto"/>
        <w:rPr>
          <w:rFonts w:ascii="Times New Roman" w:hAnsi="Times New Roman" w:cs="Times New Roman"/>
          <w:sz w:val="24"/>
        </w:rPr>
      </w:pPr>
    </w:p>
    <w:p w14:paraId="5FC82C9A"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commentRangeStart w:id="98"/>
      <w:commentRangeEnd w:id="98"/>
      <w:r w:rsidRPr="006B2355">
        <w:rPr>
          <w:rStyle w:val="CommentReference"/>
          <w:b/>
        </w:rPr>
        <w:commentReference w:id="98"/>
      </w:r>
    </w:p>
    <w:p w14:paraId="1D640C41" w14:textId="08291043" w:rsidR="003A26C4" w:rsidRDefault="003A26C4" w:rsidP="007E1743">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ins w:id="99" w:author="Jonathan Scheff" w:date="2020-06-01T13:27:00Z">
        <w:r w:rsidR="0036697D">
          <w:rPr>
            <w:rFonts w:ascii="Times New Roman" w:hAnsi="Times New Roman" w:cs="Times New Roman"/>
            <w:sz w:val="24"/>
          </w:rPr>
          <w:t>s</w:t>
        </w:r>
      </w:ins>
      <w:r w:rsidRPr="006B2355">
        <w:rPr>
          <w:rFonts w:ascii="Times New Roman" w:hAnsi="Times New Roman" w:cs="Times New Roman"/>
          <w:sz w:val="24"/>
        </w:rPr>
        <w:t xml:space="preserve">.  </w:t>
      </w:r>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 xml:space="preserve">a pandemic.  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 xml:space="preserve">orange) for the New York City subway.   The higher and peaky curve is a typical US daily travel demand pattern, with morning and afternoon peak demand </w:t>
      </w:r>
      <w:r>
        <w:rPr>
          <w:rFonts w:ascii="Times New Roman" w:hAnsi="Times New Roman" w:cs="Times New Roman"/>
          <w:sz w:val="24"/>
        </w:rPr>
        <w:lastRenderedPageBreak/>
        <w:t>periods corresponding to commuting to and from work</w:t>
      </w:r>
      <w:ins w:id="100" w:author="Jonathan Scheff" w:date="2020-06-01T13:28:00Z">
        <w:r w:rsidR="0036697D">
          <w:rPr>
            <w:rFonts w:ascii="Times New Roman" w:hAnsi="Times New Roman" w:cs="Times New Roman"/>
            <w:sz w:val="24"/>
          </w:rPr>
          <w:t xml:space="preserve"> (</w:t>
        </w:r>
        <w:r w:rsidR="00E3124F">
          <w:rPr>
            <w:rFonts w:ascii="Times New Roman" w:hAnsi="Times New Roman" w:cs="Times New Roman"/>
            <w:sz w:val="24"/>
          </w:rPr>
          <w:t>for the “standard”, nine-to-five work day)</w:t>
        </w:r>
      </w:ins>
      <w:r>
        <w:rPr>
          <w:rFonts w:ascii="Times New Roman" w:hAnsi="Times New Roman" w:cs="Times New Roman"/>
          <w:sz w:val="24"/>
        </w:rPr>
        <w:t>, respectively.  In contrast, the COVID demand curve indicates not only lower demand, but less pronounced peak demand periods.</w:t>
      </w:r>
    </w:p>
    <w:p w14:paraId="2236DA34" w14:textId="77777777" w:rsidR="003A26C4" w:rsidRDefault="003A26C4" w:rsidP="007E1743">
      <w:pPr>
        <w:spacing w:line="480" w:lineRule="auto"/>
        <w:jc w:val="both"/>
        <w:rPr>
          <w:rFonts w:ascii="Times New Roman" w:hAnsi="Times New Roman" w:cs="Times New Roman"/>
          <w:sz w:val="24"/>
        </w:rPr>
      </w:pPr>
    </w:p>
    <w:p w14:paraId="2D5DC666" w14:textId="77777777" w:rsidR="003A26C4" w:rsidRDefault="003A26C4" w:rsidP="007E1743">
      <w:pPr>
        <w:keepNext/>
        <w:spacing w:line="480" w:lineRule="auto"/>
        <w:jc w:val="center"/>
      </w:pPr>
      <w:r w:rsidRPr="00822762">
        <w:rPr>
          <w:rFonts w:ascii="Times New Roman" w:hAnsi="Times New Roman" w:cs="Times New Roman"/>
          <w:noProof/>
          <w:sz w:val="24"/>
        </w:rPr>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7E1743">
      <w:pPr>
        <w:spacing w:line="480" w:lineRule="auto"/>
        <w:jc w:val="center"/>
        <w:rPr>
          <w:rFonts w:ascii="Times New Roman" w:hAnsi="Times New Roman" w:cs="Times New Roman"/>
          <w:sz w:val="24"/>
        </w:rPr>
      </w:pPr>
      <w:bookmarkStart w:id="101"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101"/>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73C24548"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w:t>
      </w:r>
      <w:r w:rsidR="00387B55">
        <w:rPr>
          <w:rFonts w:ascii="Times New Roman" w:hAnsi="Times New Roman" w:cs="Times New Roman"/>
          <w:sz w:val="24"/>
        </w:rPr>
        <w:t xml:space="preserve">priate. We use a stretch factor </w:t>
      </w:r>
      <w:r w:rsidR="00387B55" w:rsidRPr="00387B55">
        <w:rPr>
          <w:rFonts w:ascii="Times New Roman" w:hAnsi="Times New Roman" w:cs="Times New Roman"/>
          <w:i/>
          <w:sz w:val="24"/>
        </w:rPr>
        <w:t>p</w:t>
      </w:r>
      <w:r w:rsidR="00387B55">
        <w:rPr>
          <w:rFonts w:ascii="Times New Roman" w:hAnsi="Times New Roman" w:cs="Times New Roman"/>
          <w:sz w:val="24"/>
        </w:rPr>
        <w:t xml:space="preserve"> </w:t>
      </w:r>
      <w:r>
        <w:rPr>
          <w:rFonts w:ascii="Times New Roman" w:hAnsi="Times New Roman" w:cs="Times New Roman"/>
          <w:sz w:val="24"/>
        </w:rPr>
        <w:t xml:space="preserve">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7E1743">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7E1743">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01B28891" w:rsidR="003A26C4" w:rsidRDefault="004B68F2"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w:t>
      </w:r>
      <w:r w:rsidR="003A26C4">
        <w:rPr>
          <w:rFonts w:ascii="Times New Roman" w:hAnsi="Times New Roman" w:cs="Times New Roman"/>
          <w:sz w:val="24"/>
        </w:rPr>
        <w:t xml:space="preserve">is the </w:t>
      </w:r>
      <w:r w:rsidR="003A26C4" w:rsidRPr="009C44A2">
        <w:rPr>
          <w:rFonts w:ascii="Times New Roman" w:hAnsi="Times New Roman" w:cs="Times New Roman"/>
          <w:sz w:val="24"/>
        </w:rPr>
        <w:t>Procrustes distance</w:t>
      </w:r>
      <w:r w:rsidR="002F4605">
        <w:rPr>
          <w:rFonts w:ascii="Times New Roman" w:hAnsi="Times New Roman" w:cs="Times New Roman"/>
          <w:sz w:val="24"/>
        </w:rPr>
        <w:t xml:space="preserve"> between the two curves, </w:t>
      </w:r>
      <w:r w:rsidR="002F4605" w:rsidRPr="002F4605">
        <w:rPr>
          <w:rFonts w:ascii="Times New Roman" w:hAnsi="Times New Roman" w:cs="Times New Roman"/>
          <w:i/>
          <w:sz w:val="24"/>
        </w:rPr>
        <w:t>p</w:t>
      </w:r>
      <w:r w:rsidR="003A26C4">
        <w:rPr>
          <w:rFonts w:ascii="Times New Roman" w:hAnsi="Times New Roman" w:cs="Times New Roman"/>
          <w:sz w:val="24"/>
        </w:rPr>
        <w:t xml:space="preserve"> is the </w:t>
      </w:r>
      <w:r w:rsidR="003A26C4" w:rsidRPr="009457DC">
        <w:rPr>
          <w:rFonts w:ascii="Times New Roman" w:hAnsi="Times New Roman" w:cs="Times New Roman"/>
          <w:sz w:val="24"/>
        </w:rPr>
        <w:t>stretch factor</w:t>
      </w:r>
      <w:r w:rsidR="003A26C4" w:rsidRPr="006B2355">
        <w:rPr>
          <w:rFonts w:ascii="Times New Roman" w:hAnsi="Times New Roman" w:cs="Times New Roman"/>
          <w:sz w:val="24"/>
        </w:rPr>
        <w:t>,</w:t>
      </w:r>
      <w:r w:rsidR="000966A0">
        <w:rPr>
          <w:rFonts w:ascii="Times New Roman" w:hAnsi="Times New Roman" w:cs="Times New Roman"/>
          <w:sz w:val="24"/>
        </w:rPr>
        <w:t xml:space="preserve"> </w:t>
      </w:r>
      <w:r w:rsidR="000966A0" w:rsidRPr="000966A0">
        <w:rPr>
          <w:rFonts w:ascii="Times New Roman" w:hAnsi="Times New Roman" w:cs="Times New Roman"/>
          <w:i/>
          <w:sz w:val="24"/>
        </w:rPr>
        <w:t>h</w:t>
      </w:r>
      <w:r w:rsidR="003A26C4">
        <w:rPr>
          <w:rFonts w:ascii="Times New Roman" w:hAnsi="Times New Roman" w:cs="Times New Roman"/>
          <w:sz w:val="24"/>
        </w:rPr>
        <w:t xml:space="preserve"> is the number of data points in the dataset, </w:t>
      </w:r>
      <w:r w:rsidR="000966A0" w:rsidRPr="000966A0">
        <w:rPr>
          <w:rFonts w:ascii="Times New Roman" w:hAnsi="Times New Roman" w:cs="Times New Roman"/>
          <w:i/>
          <w:sz w:val="24"/>
        </w:rPr>
        <w:t>f(t)</w:t>
      </w:r>
      <w:r w:rsidR="003A26C4">
        <w:rPr>
          <w:rFonts w:ascii="Times New Roman" w:hAnsi="Times New Roman" w:cs="Times New Roman"/>
          <w:sz w:val="24"/>
        </w:rPr>
        <w:t xml:space="preserve"> and </w:t>
      </w:r>
      <w:r w:rsidR="000966A0" w:rsidRPr="000966A0">
        <w:rPr>
          <w:rFonts w:ascii="Times New Roman" w:hAnsi="Times New Roman" w:cs="Times New Roman"/>
          <w:i/>
          <w:sz w:val="24"/>
        </w:rPr>
        <w:t>g(t)</w:t>
      </w:r>
      <w:r w:rsidR="003A26C4">
        <w:rPr>
          <w:rFonts w:ascii="Times New Roman" w:hAnsi="Times New Roman" w:cs="Times New Roman"/>
          <w:sz w:val="24"/>
        </w:rPr>
        <w:t xml:space="preserve"> ar</w:t>
      </w:r>
      <w:r w:rsidR="00430E62">
        <w:rPr>
          <w:rFonts w:ascii="Times New Roman" w:hAnsi="Times New Roman" w:cs="Times New Roman"/>
          <w:sz w:val="24"/>
        </w:rPr>
        <w:t xml:space="preserve">e the two curves’ value at time </w:t>
      </w:r>
      <w:r w:rsidR="00430E62" w:rsidRPr="00430E62">
        <w:rPr>
          <w:rFonts w:ascii="Times New Roman" w:hAnsi="Times New Roman" w:cs="Times New Roman"/>
          <w:i/>
          <w:sz w:val="24"/>
        </w:rPr>
        <w:t>t</w:t>
      </w:r>
      <w:r w:rsidR="003A26C4">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7E1743">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w:commentRangeStart w:id="102"/>
                <w:commentRangeEnd w:id="102"/>
                <m:r>
                  <m:rPr>
                    <m:sty m:val="p"/>
                  </m:rPr>
                  <w:rPr>
                    <w:rStyle w:val="CommentReference"/>
                    <w:rFonts w:ascii="Cambria Math" w:hAnsi="Cambria Math"/>
                  </w:rPr>
                  <w:commentReference w:id="102"/>
                </m:r>
              </m:oMath>
            </m:oMathPara>
          </w:p>
        </w:tc>
        <w:tc>
          <w:tcPr>
            <w:tcW w:w="280" w:type="pct"/>
            <w:vAlign w:val="center"/>
            <w:hideMark/>
          </w:tcPr>
          <w:p w14:paraId="504EE46C" w14:textId="343F17C6"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700674D5" w:rsidR="003A26C4" w:rsidRDefault="00C71801"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w:t>
      </w:r>
      <w:r w:rsidR="003A26C4">
        <w:rPr>
          <w:rFonts w:ascii="Times New Roman" w:hAnsi="Times New Roman" w:cs="Times New Roman"/>
          <w:sz w:val="24"/>
        </w:rPr>
        <w:t xml:space="preserve">is a measure of the difference in the shapes of the curves: a larger Procrustes distance means bigger differences in the shape of analysis between the two curves.  </w:t>
      </w:r>
      <w:r w:rsidR="003A26C4" w:rsidDel="00C90867">
        <w:rPr>
          <w:rFonts w:ascii="Times New Roman" w:hAnsi="Times New Roman" w:cs="Times New Roman"/>
          <w:sz w:val="24"/>
        </w:rPr>
        <w:t xml:space="preserve"> </w:t>
      </w:r>
    </w:p>
    <w:p w14:paraId="039340B5" w14:textId="679345C0" w:rsidR="003A26C4" w:rsidRDefault="003A26C4" w:rsidP="007E1743">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hourly demand </w:t>
      </w:r>
      <w:commentRangeStart w:id="103"/>
      <w:r>
        <w:rPr>
          <w:rFonts w:ascii="Times New Roman" w:hAnsi="Times New Roman" w:cs="Times New Roman"/>
          <w:sz w:val="24"/>
        </w:rPr>
        <w:t xml:space="preserve">curves </w:t>
      </w:r>
      <w:r w:rsidRPr="00331257">
        <w:rPr>
          <w:rFonts w:ascii="Times New Roman" w:hAnsi="Times New Roman" w:cs="Times New Roman"/>
          <w:sz w:val="24"/>
        </w:rPr>
        <w:t xml:space="preserve">during and before COVID </w:t>
      </w:r>
      <w:r>
        <w:rPr>
          <w:rFonts w:ascii="Times New Roman" w:hAnsi="Times New Roman" w:cs="Times New Roman"/>
          <w:sz w:val="24"/>
        </w:rPr>
        <w:t>for the dates</w:t>
      </w:r>
      <w:r w:rsidRPr="000314F1">
        <w:t xml:space="preserve"> </w:t>
      </w:r>
      <w:r w:rsidR="00365875">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commentRangeEnd w:id="103"/>
      <w:r w:rsidR="00E3124F">
        <w:rPr>
          <w:rStyle w:val="CommentReference"/>
        </w:rPr>
        <w:commentReference w:id="103"/>
      </w:r>
      <w:r w:rsidRPr="00331257">
        <w:rPr>
          <w:rFonts w:ascii="Times New Roman" w:hAnsi="Times New Roman" w:cs="Times New Roman"/>
          <w:sz w:val="24"/>
        </w:rPr>
        <w:t xml:space="preserve">.  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Wednesdays</w:t>
      </w:r>
      <w:ins w:id="104"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105"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Sundays</w:t>
      </w:r>
      <w:ins w:id="106"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107"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  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sidR="00BA4767">
        <w:rPr>
          <w:rFonts w:ascii="Times New Roman" w:hAnsi="Times New Roman" w:cs="Times New Roman"/>
          <w:sz w:val="24"/>
        </w:rPr>
        <w:t xml:space="preserve">typical twin </w:t>
      </w:r>
      <w:r w:rsidRPr="00331257">
        <w:rPr>
          <w:rFonts w:ascii="Times New Roman" w:hAnsi="Times New Roman" w:cs="Times New Roman"/>
          <w:sz w:val="24"/>
        </w:rPr>
        <w:t xml:space="preserve">demand peaks on weekend days.  We wish to see if </w:t>
      </w:r>
      <w:r>
        <w:rPr>
          <w:rFonts w:ascii="Times New Roman" w:hAnsi="Times New Roman" w:cs="Times New Roman"/>
          <w:sz w:val="24"/>
        </w:rPr>
        <w:t>weekday and weekend public transit demand profiles have converged during COVID.</w:t>
      </w:r>
      <w:r w:rsidRPr="00331257">
        <w:rPr>
          <w:rFonts w:ascii="Times New Roman" w:hAnsi="Times New Roman" w:cs="Times New Roman"/>
          <w:sz w:val="24"/>
        </w:rPr>
        <w:t xml:space="preserve">  </w:t>
      </w:r>
    </w:p>
    <w:p w14:paraId="4326055E" w14:textId="77777777" w:rsidR="003A26C4" w:rsidRDefault="003A26C4" w:rsidP="007E1743">
      <w:pPr>
        <w:spacing w:line="480" w:lineRule="auto"/>
        <w:rPr>
          <w:rFonts w:ascii="Times New Roman" w:hAnsi="Times New Roman" w:cs="Times New Roman"/>
          <w:sz w:val="24"/>
        </w:rPr>
      </w:pPr>
    </w:p>
    <w:p w14:paraId="24A8C808"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06CBE3E"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lastRenderedPageBreak/>
        <w:t xml:space="preserve"> </w:t>
      </w:r>
      <w:r w:rsidRPr="009457DC">
        <w:rPr>
          <w:rFonts w:ascii="Times New Roman" w:hAnsi="Times New Roman" w:cs="Times New Roman"/>
          <w:b/>
          <w:sz w:val="24"/>
        </w:rPr>
        <w:t>Floor values</w:t>
      </w:r>
    </w:p>
    <w:p w14:paraId="06CB1BAE" w14:textId="3218E9FA"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The average floor value of 113 transit systems is -72.66% (</w:t>
      </w:r>
      <w:commentRangeStart w:id="108"/>
      <m:oMath>
        <m:r>
          <w:rPr>
            <w:rFonts w:ascii="Cambria Math" w:hAnsi="Cambria Math" w:cs="Times New Roman"/>
            <w:sz w:val="24"/>
          </w:rPr>
          <m:t>σ</m:t>
        </m:r>
        <w:commentRangeEnd w:id="108"/>
        <m:r>
          <m:rPr>
            <m:sty m:val="p"/>
          </m:rPr>
          <w:rPr>
            <w:rStyle w:val="CommentReference"/>
          </w:rPr>
          <w:commentReference w:id="108"/>
        </m:r>
      </m:oMath>
      <w:r>
        <w:rPr>
          <w:rFonts w:ascii="Times New Roman" w:hAnsi="Times New Roman" w:cs="Times New Roman"/>
          <w:sz w:val="24"/>
        </w:rPr>
        <w:t xml:space="preserve"> = 11.58%) and </w:t>
      </w:r>
      <w:commentRangeStart w:id="109"/>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w:t>
      </w:r>
      <w:ins w:id="110" w:author="Jonathan Scheff" w:date="2020-06-01T13:39:00Z">
        <w:r w:rsidR="008A6A33">
          <w:rPr>
            <w:rFonts w:ascii="Times New Roman" w:hAnsi="Times New Roman" w:cs="Times New Roman"/>
            <w:sz w:val="24"/>
          </w:rPr>
          <w:t xml:space="preserve"> (i.e., negative but smaller in magnitude—less decline in public transit)</w:t>
        </w:r>
      </w:ins>
      <w:r>
        <w:rPr>
          <w:rFonts w:ascii="Times New Roman" w:hAnsi="Times New Roman" w:cs="Times New Roman"/>
          <w:sz w:val="24"/>
        </w:rPr>
        <w:t xml:space="preserve">. Meanwhile, high tech cities such as the San Francisco Bay area and university cities such as Ithaca, Ann Arbor, and Madison generally have a very low floor value. </w:t>
      </w:r>
      <w:commentRangeEnd w:id="109"/>
      <w:r>
        <w:rPr>
          <w:rStyle w:val="CommentReference"/>
        </w:rPr>
        <w:commentReference w:id="109"/>
      </w:r>
    </w:p>
    <w:p w14:paraId="38F19CCE" w14:textId="77777777" w:rsidR="003A26C4" w:rsidRDefault="003A26C4" w:rsidP="007E1743">
      <w:pPr>
        <w:spacing w:line="480" w:lineRule="auto"/>
        <w:rPr>
          <w:rFonts w:ascii="Times New Roman" w:hAnsi="Times New Roman" w:cs="Times New Roman"/>
          <w:sz w:val="24"/>
        </w:rPr>
      </w:pPr>
    </w:p>
    <w:p w14:paraId="28196653" w14:textId="77777777" w:rsidR="003A26C4" w:rsidRDefault="003A26C4" w:rsidP="007E1743">
      <w:pPr>
        <w:keepNext/>
        <w:spacing w:line="480" w:lineRule="auto"/>
      </w:pPr>
      <w:r w:rsidRPr="00824F05">
        <w:rPr>
          <w:noProof/>
        </w:rPr>
        <w:t xml:space="preserve"> </w:t>
      </w:r>
      <w:commentRangeStart w:id="111"/>
      <w:commentRangeStart w:id="112"/>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111"/>
      <w:r>
        <w:rPr>
          <w:rStyle w:val="CommentReference"/>
        </w:rPr>
        <w:commentReference w:id="111"/>
      </w:r>
      <w:commentRangeEnd w:id="112"/>
      <w:r>
        <w:rPr>
          <w:rStyle w:val="CommentReference"/>
        </w:rPr>
        <w:commentReference w:id="112"/>
      </w:r>
    </w:p>
    <w:p w14:paraId="71774FAC" w14:textId="77777777" w:rsidR="003A26C4" w:rsidRDefault="003A26C4" w:rsidP="007E1743">
      <w:pPr>
        <w:spacing w:line="480" w:lineRule="auto"/>
        <w:jc w:val="center"/>
        <w:rPr>
          <w:rFonts w:ascii="Times New Roman" w:hAnsi="Times New Roman" w:cs="Times New Roman"/>
          <w:sz w:val="24"/>
        </w:rPr>
      </w:pPr>
      <w:bookmarkStart w:id="113"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113"/>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7E1743">
      <w:pPr>
        <w:spacing w:line="480" w:lineRule="auto"/>
        <w:ind w:firstLine="720"/>
        <w:jc w:val="both"/>
        <w:rPr>
          <w:rFonts w:ascii="Times New Roman" w:hAnsi="Times New Roman" w:cs="Times New Roman"/>
          <w:sz w:val="24"/>
        </w:rPr>
      </w:pPr>
    </w:p>
    <w:p w14:paraId="54793F84" w14:textId="17BA390D" w:rsidR="003A26C4" w:rsidRPr="00867C60" w:rsidRDefault="003A26C4" w:rsidP="007E1743">
      <w:pPr>
        <w:spacing w:line="480" w:lineRule="auto"/>
        <w:ind w:firstLine="720"/>
        <w:jc w:val="both"/>
        <w:rPr>
          <w:rFonts w:ascii="Times New Roman" w:hAnsi="Times New Roman" w:cs="Times New Roman"/>
          <w:sz w:val="24"/>
        </w:rPr>
      </w:pPr>
      <w:r w:rsidRPr="007F764A">
        <w:rPr>
          <w:rFonts w:ascii="Times New Roman" w:hAnsi="Times New Roman" w:cs="Times New Roman"/>
          <w:sz w:val="24"/>
        </w:rPr>
        <w:lastRenderedPageBreak/>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ins w:id="114" w:author="Jonathan Scheff" w:date="2020-06-01T13:41:00Z">
        <w:r w:rsidR="007E68D7">
          <w:rPr>
            <w:rFonts w:ascii="Times New Roman" w:hAnsi="Times New Roman" w:cs="Times New Roman"/>
            <w:sz w:val="24"/>
          </w:rPr>
          <w:t>(</w:t>
        </w:r>
      </w:ins>
      <w:ins w:id="115" w:author="Jonathan Scheff" w:date="2020-06-01T13:42:00Z">
        <w:r w:rsidR="007E68D7">
          <w:rPr>
            <w:rFonts w:ascii="Times New Roman" w:hAnsi="Times New Roman" w:cs="Times New Roman"/>
            <w:sz w:val="24"/>
          </w:rPr>
          <w:sym w:font="Symbol" w:char="F061"/>
        </w:r>
        <w:r w:rsidR="007E68D7">
          <w:rPr>
            <w:rFonts w:ascii="Times New Roman" w:hAnsi="Times New Roman" w:cs="Times New Roman"/>
            <w:sz w:val="24"/>
          </w:rPr>
          <w:t xml:space="preserve"> = </w:t>
        </w:r>
      </w:ins>
      <w:del w:id="116" w:author="Jonathan Scheff" w:date="2020-06-01T13:41:00Z">
        <w:r w:rsidDel="007E68D7">
          <w:rPr>
            <w:rFonts w:ascii="Times New Roman" w:hAnsi="Times New Roman" w:cs="Times New Roman"/>
            <w:sz w:val="24"/>
          </w:rPr>
          <w:delText xml:space="preserve">with p-value smaller than </w:delText>
        </w:r>
      </w:del>
      <w:r>
        <w:rPr>
          <w:rFonts w:ascii="Times New Roman" w:hAnsi="Times New Roman" w:cs="Times New Roman"/>
          <w:sz w:val="24"/>
        </w:rPr>
        <w:t>0.05</w:t>
      </w:r>
      <w:ins w:id="117" w:author="Jonathan Scheff" w:date="2020-06-01T13:42:00Z">
        <w:r w:rsidR="007E68D7">
          <w:rPr>
            <w:rFonts w:ascii="Times New Roman" w:hAnsi="Times New Roman" w:cs="Times New Roman"/>
            <w:sz w:val="24"/>
          </w:rPr>
          <w:t>)</w:t>
        </w:r>
      </w:ins>
      <w:r>
        <w:rPr>
          <w:rFonts w:ascii="Times New Roman" w:hAnsi="Times New Roman" w:cs="Times New Roman"/>
          <w:sz w:val="24"/>
        </w:rPr>
        <w:t xml:space="preserve">.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w:t>
      </w:r>
      <w:del w:id="118" w:author="Jonathan Scheff" w:date="2020-06-01T13:43:00Z">
        <w:r w:rsidDel="007E68D7">
          <w:rPr>
            <w:rFonts w:ascii="Times New Roman" w:hAnsi="Times New Roman" w:cs="Times New Roman"/>
            <w:sz w:val="24"/>
          </w:rPr>
          <w:delText>with p-value of</w:delText>
        </w:r>
      </w:del>
      <w:ins w:id="119" w:author="Jonathan Scheff" w:date="2020-06-01T13:43:00Z">
        <w:r w:rsidR="007E68D7">
          <w:rPr>
            <w:rFonts w:ascii="Times New Roman" w:hAnsi="Times New Roman" w:cs="Times New Roman"/>
            <w:sz w:val="24"/>
          </w:rPr>
          <w:t>(p =</w:t>
        </w:r>
      </w:ins>
      <w:r>
        <w:rPr>
          <w:rFonts w:ascii="Times New Roman" w:hAnsi="Times New Roman" w:cs="Times New Roman"/>
          <w:sz w:val="24"/>
        </w:rPr>
        <w:t xml:space="preserve"> </w:t>
      </w:r>
      <w:r w:rsidRPr="00867C60">
        <w:rPr>
          <w:rFonts w:ascii="Times New Roman" w:hAnsi="Times New Roman" w:cs="Times New Roman"/>
          <w:sz w:val="24"/>
        </w:rPr>
        <w:t>1.41e-10</w:t>
      </w:r>
      <w:ins w:id="120" w:author="Jonathan Scheff" w:date="2020-06-01T13:43:00Z">
        <w:r w:rsidR="007E68D7">
          <w:rPr>
            <w:rFonts w:ascii="Times New Roman" w:hAnsi="Times New Roman" w:cs="Times New Roman"/>
            <w:sz w:val="24"/>
          </w:rPr>
          <w:t>)</w:t>
        </w:r>
      </w:ins>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4A867CED" w14:textId="77777777" w:rsidR="003A26C4" w:rsidRDefault="003A26C4" w:rsidP="00E90D3F">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397CDC" w:rsidRDefault="003A26C4" w:rsidP="00E90D3F">
            <w:pPr>
              <w:spacing w:after="160"/>
              <w:rPr>
                <w:rFonts w:ascii="Times New Roman" w:hAnsi="Times New Roman" w:cs="Times New Roman"/>
                <w:sz w:val="24"/>
              </w:rPr>
            </w:pPr>
          </w:p>
        </w:tc>
        <w:tc>
          <w:tcPr>
            <w:tcW w:w="1351" w:type="dxa"/>
            <w:noWrap/>
            <w:hideMark/>
          </w:tcPr>
          <w:p w14:paraId="791040B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F90864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667C0FC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407567B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Pr(&gt;|t|)</w:t>
            </w:r>
          </w:p>
        </w:tc>
        <w:tc>
          <w:tcPr>
            <w:tcW w:w="1170" w:type="dxa"/>
          </w:tcPr>
          <w:p w14:paraId="7318699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A98843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31165E6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423088A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5AF77CC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37BDA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17F2CA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26DFE3A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hint="eastAsia"/>
                <w:sz w:val="24"/>
              </w:rPr>
              <w:t>-</w:t>
            </w:r>
          </w:p>
        </w:tc>
      </w:tr>
      <w:tr w:rsidR="003A26C4" w:rsidRPr="00D22632" w14:paraId="4B8D9950" w14:textId="77777777" w:rsidTr="008F00CE">
        <w:trPr>
          <w:trHeight w:val="233"/>
        </w:trPr>
        <w:tc>
          <w:tcPr>
            <w:tcW w:w="2154" w:type="dxa"/>
            <w:noWrap/>
            <w:hideMark/>
          </w:tcPr>
          <w:p w14:paraId="5EB7FA0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5300A8C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5B56BA65"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29399D11"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224B6FF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3141C7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75940B9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0.063</w:t>
            </w:r>
          </w:p>
        </w:tc>
      </w:tr>
      <w:tr w:rsidR="003A26C4" w:rsidRPr="00D22632" w14:paraId="21C6F8FB" w14:textId="77777777" w:rsidTr="008F00CE">
        <w:trPr>
          <w:trHeight w:val="233"/>
        </w:trPr>
        <w:tc>
          <w:tcPr>
            <w:tcW w:w="2154" w:type="dxa"/>
            <w:noWrap/>
            <w:hideMark/>
          </w:tcPr>
          <w:p w14:paraId="123F7CD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28A4F15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5ACC4B8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6A7A9CEF"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7CE378AD"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3D998EB7"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4704E4B6"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0.17</w:t>
            </w:r>
          </w:p>
        </w:tc>
      </w:tr>
      <w:tr w:rsidR="003A26C4" w:rsidRPr="00D22632" w14:paraId="53C477DA" w14:textId="77777777" w:rsidTr="008F00CE">
        <w:trPr>
          <w:trHeight w:val="233"/>
        </w:trPr>
        <w:tc>
          <w:tcPr>
            <w:tcW w:w="2154" w:type="dxa"/>
            <w:noWrap/>
            <w:hideMark/>
          </w:tcPr>
          <w:p w14:paraId="694A6702"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665EAFE9"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598F64F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6D216A70"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35FD3D8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4F2F359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6127ED38"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0.061</w:t>
            </w:r>
          </w:p>
        </w:tc>
      </w:tr>
      <w:tr w:rsidR="003A26C4" w:rsidRPr="00D22632" w14:paraId="44A3A0D6" w14:textId="77777777" w:rsidTr="008F00CE">
        <w:trPr>
          <w:trHeight w:val="233"/>
        </w:trPr>
        <w:tc>
          <w:tcPr>
            <w:tcW w:w="2154" w:type="dxa"/>
            <w:noWrap/>
          </w:tcPr>
          <w:p w14:paraId="3336BF5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6580C1B"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0AD53FE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320231F4"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194322BA"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F97FF2E"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52557BC" w14:textId="77777777" w:rsidR="003A26C4" w:rsidRPr="00397CDC" w:rsidRDefault="003A26C4" w:rsidP="00E90D3F">
            <w:pPr>
              <w:spacing w:after="160"/>
              <w:rPr>
                <w:rFonts w:ascii="Times New Roman" w:hAnsi="Times New Roman" w:cs="Times New Roman"/>
                <w:sz w:val="24"/>
              </w:rPr>
            </w:pPr>
            <w:r w:rsidRPr="00397CDC">
              <w:rPr>
                <w:rFonts w:ascii="Times New Roman" w:hAnsi="Times New Roman" w:cs="Times New Roman"/>
                <w:sz w:val="24"/>
              </w:rPr>
              <w:t>0.037</w:t>
            </w:r>
          </w:p>
        </w:tc>
      </w:tr>
    </w:tbl>
    <w:p w14:paraId="545E0DE7" w14:textId="77777777" w:rsidR="003A26C4" w:rsidRDefault="003A26C4" w:rsidP="007E1743">
      <w:pPr>
        <w:spacing w:line="480" w:lineRule="auto"/>
        <w:jc w:val="center"/>
        <w:rPr>
          <w:rFonts w:ascii="Times New Roman" w:hAnsi="Times New Roman" w:cs="Times New Roman"/>
          <w:sz w:val="24"/>
        </w:rPr>
      </w:pPr>
      <w:bookmarkStart w:id="121"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121"/>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374840CB" w14:textId="77777777" w:rsidR="003A26C4" w:rsidRDefault="003A26C4" w:rsidP="007E1743">
      <w:pPr>
        <w:spacing w:line="480" w:lineRule="auto"/>
        <w:ind w:firstLine="720"/>
        <w:rPr>
          <w:rFonts w:ascii="Times New Roman" w:hAnsi="Times New Roman" w:cs="Times New Roman"/>
          <w:sz w:val="24"/>
        </w:rPr>
      </w:pPr>
    </w:p>
    <w:p w14:paraId="69EA78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45CA559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The results confirm the hypothesis that greater </w:t>
      </w:r>
      <w:ins w:id="122" w:author="Jonathan Scheff" w:date="2020-06-01T13:44:00Z">
        <w:r w:rsidR="007E68D7">
          <w:rPr>
            <w:rFonts w:ascii="Times New Roman" w:hAnsi="Times New Roman" w:cs="Times New Roman"/>
            <w:sz w:val="24"/>
          </w:rPr>
          <w:t xml:space="preserve">decreases in </w:t>
        </w:r>
      </w:ins>
      <w:r>
        <w:rPr>
          <w:rFonts w:ascii="Times New Roman" w:hAnsi="Times New Roman" w:cs="Times New Roman"/>
          <w:sz w:val="24"/>
        </w:rPr>
        <w:t xml:space="preserve">transit demand </w:t>
      </w:r>
      <w:del w:id="123" w:author="Jonathan Scheff" w:date="2020-06-01T13:44:00Z">
        <w:r w:rsidDel="007E68D7">
          <w:rPr>
            <w:rFonts w:ascii="Times New Roman" w:hAnsi="Times New Roman" w:cs="Times New Roman"/>
            <w:sz w:val="24"/>
          </w:rPr>
          <w:delText xml:space="preserve">decreases </w:delText>
        </w:r>
      </w:del>
      <w:ins w:id="124" w:author="Jonathan Scheff" w:date="2020-06-01T13:44:00Z">
        <w:r w:rsidR="007E68D7">
          <w:rPr>
            <w:rFonts w:ascii="Times New Roman" w:hAnsi="Times New Roman" w:cs="Times New Roman"/>
            <w:sz w:val="24"/>
          </w:rPr>
          <w:t xml:space="preserve">are </w:t>
        </w:r>
      </w:ins>
      <w:r>
        <w:rPr>
          <w:rFonts w:ascii="Times New Roman" w:hAnsi="Times New Roman" w:cs="Times New Roman"/>
          <w:sz w:val="24"/>
        </w:rPr>
        <w:t>associate</w:t>
      </w:r>
      <w:ins w:id="125" w:author="Jonathan Scheff" w:date="2020-06-01T13:44:00Z">
        <w:r w:rsidR="007E68D7">
          <w:rPr>
            <w:rFonts w:ascii="Times New Roman" w:hAnsi="Times New Roman" w:cs="Times New Roman"/>
            <w:sz w:val="24"/>
          </w:rPr>
          <w:t>d</w:t>
        </w:r>
      </w:ins>
      <w:r>
        <w:rPr>
          <w:rFonts w:ascii="Times New Roman" w:hAnsi="Times New Roman" w:cs="Times New Roman"/>
          <w:sz w:val="24"/>
        </w:rPr>
        <w:t xml:space="preserve"> with</w:t>
      </w:r>
      <w:ins w:id="126" w:author="Jonathan Scheff" w:date="2020-06-01T13:44:00Z">
        <w:r w:rsidR="007E68D7">
          <w:rPr>
            <w:rFonts w:ascii="Times New Roman" w:hAnsi="Times New Roman" w:cs="Times New Roman"/>
            <w:sz w:val="24"/>
          </w:rPr>
          <w:t xml:space="preserve"> a</w:t>
        </w:r>
      </w:ins>
      <w:r>
        <w:rPr>
          <w:rFonts w:ascii="Times New Roman" w:hAnsi="Times New Roman" w:cs="Times New Roman"/>
          <w:sz w:val="24"/>
        </w:rPr>
        <w:t xml:space="preserve"> higher percentage of people with non-physical occupations.  People who can work at home avoid public transit; people who cannot work at home and rely on public transit continue to use it.</w:t>
      </w:r>
    </w:p>
    <w:p w14:paraId="5A5ECAC8" w14:textId="30FB709C"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w:t>
      </w:r>
      <w:ins w:id="127" w:author="Jonathan Scheff" w:date="2020-06-01T13:45:00Z">
        <w:r w:rsidR="007E68D7">
          <w:rPr>
            <w:rFonts w:ascii="Times New Roman" w:hAnsi="Times New Roman" w:cs="Times New Roman"/>
            <w:sz w:val="24"/>
          </w:rPr>
          <w:t>vulnerability</w:t>
        </w:r>
      </w:ins>
      <w:del w:id="128" w:author="Jonathan Scheff" w:date="2020-06-01T13:45:00Z">
        <w:r w:rsidDel="007E68D7">
          <w:rPr>
            <w:rFonts w:ascii="Times New Roman" w:hAnsi="Times New Roman" w:cs="Times New Roman"/>
            <w:sz w:val="24"/>
          </w:rPr>
          <w:delText>the vulnerable</w:delText>
        </w:r>
      </w:del>
      <w:r>
        <w:rPr>
          <w:rFonts w:ascii="Times New Roman" w:hAnsi="Times New Roman" w:cs="Times New Roman"/>
          <w:sz w:val="24"/>
        </w:rPr>
        <w:t xml:space="preserve"> of Hispanic populations during this health crisis: if a city has a higher Hispanic population, it is likely for the city to have a higher floor value, which means more people </w:t>
      </w:r>
      <w:del w:id="129" w:author="Jonathan Scheff" w:date="2020-06-01T13:45:00Z">
        <w:r w:rsidDel="007E68D7">
          <w:rPr>
            <w:rFonts w:ascii="Times New Roman" w:hAnsi="Times New Roman" w:cs="Times New Roman"/>
            <w:sz w:val="24"/>
          </w:rPr>
          <w:delText>will not work from home</w:delText>
        </w:r>
      </w:del>
      <w:ins w:id="130" w:author="Jonathan Scheff" w:date="2020-06-01T13:45:00Z">
        <w:r w:rsidR="007E68D7">
          <w:rPr>
            <w:rFonts w:ascii="Times New Roman" w:hAnsi="Times New Roman" w:cs="Times New Roman"/>
            <w:sz w:val="24"/>
          </w:rPr>
          <w:t>use transit</w:t>
        </w:r>
      </w:ins>
      <w:r>
        <w:rPr>
          <w:rFonts w:ascii="Times New Roman" w:hAnsi="Times New Roman" w:cs="Times New Roman"/>
          <w:sz w:val="24"/>
        </w:rPr>
        <w:t xml:space="preserve"> during the pandemic</w:t>
      </w:r>
      <w:ins w:id="131" w:author="Jonathan Scheff" w:date="2020-06-01T13:46:00Z">
        <w:r w:rsidR="007E68D7">
          <w:rPr>
            <w:rFonts w:ascii="Times New Roman" w:hAnsi="Times New Roman" w:cs="Times New Roman"/>
            <w:sz w:val="24"/>
          </w:rPr>
          <w:t xml:space="preserve"> (presumably for work)</w:t>
        </w:r>
      </w:ins>
      <w:r>
        <w:rPr>
          <w:rFonts w:ascii="Times New Roman" w:hAnsi="Times New Roman" w:cs="Times New Roman"/>
          <w:sz w:val="24"/>
        </w:rPr>
        <w:t xml:space="preserve">. This is also consistent with the occupation statistics: according to the labor force characteristics survey made by </w:t>
      </w:r>
      <w:ins w:id="132" w:author="Jonathan Scheff" w:date="2020-06-01T13:46:00Z">
        <w:r w:rsidR="007E68D7">
          <w:rPr>
            <w:rFonts w:ascii="Times New Roman" w:hAnsi="Times New Roman" w:cs="Times New Roman"/>
            <w:sz w:val="24"/>
          </w:rPr>
          <w:t xml:space="preserve">the </w:t>
        </w:r>
      </w:ins>
      <w:r>
        <w:rPr>
          <w:rFonts w:ascii="Times New Roman" w:hAnsi="Times New Roman" w:cs="Times New Roman"/>
          <w:sz w:val="24"/>
        </w:rPr>
        <w:t xml:space="preserve">US Bureau of Labor Statistics, </w:t>
      </w:r>
      <w:ins w:id="133" w:author="Jonathan Scheff" w:date="2020-06-01T13:46:00Z">
        <w:r w:rsidR="007E68D7">
          <w:rPr>
            <w:rFonts w:ascii="Times New Roman" w:hAnsi="Times New Roman" w:cs="Times New Roman"/>
            <w:sz w:val="24"/>
          </w:rPr>
          <w:t xml:space="preserve">the </w:t>
        </w:r>
      </w:ins>
      <w:r>
        <w:rPr>
          <w:rFonts w:ascii="Times New Roman" w:hAnsi="Times New Roman" w:cs="Times New Roman"/>
          <w:sz w:val="24"/>
        </w:rPr>
        <w:t>Hispanic population has the lowest percent (22%) of management, professional, and related occupation</w:t>
      </w:r>
      <w:ins w:id="134" w:author="Jonathan Scheff" w:date="2020-06-01T13:46:00Z">
        <w:r w:rsidR="007E68D7">
          <w:rPr>
            <w:rFonts w:ascii="Times New Roman" w:hAnsi="Times New Roman" w:cs="Times New Roman"/>
            <w:sz w:val="24"/>
          </w:rPr>
          <w:t>s</w:t>
        </w:r>
      </w:ins>
      <w:r>
        <w:rPr>
          <w:rFonts w:ascii="Times New Roman" w:hAnsi="Times New Roman" w:cs="Times New Roman"/>
          <w:sz w:val="24"/>
        </w:rPr>
        <w:t xml:space="preserve">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78369CE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commentRangeStart w:id="135"/>
      <w:r>
        <w:rPr>
          <w:rFonts w:ascii="Times New Roman" w:hAnsi="Times New Roman" w:cs="Times New Roman"/>
          <w:sz w:val="24"/>
        </w:rPr>
        <w:t>Meanwhile, the top-</w:t>
      </w:r>
      <w:ins w:id="136" w:author="Jonathan Scheff" w:date="2020-06-01T13:47:00Z">
        <w:r w:rsidR="007E68D7">
          <w:rPr>
            <w:rFonts w:ascii="Times New Roman" w:hAnsi="Times New Roman" w:cs="Times New Roman"/>
            <w:sz w:val="24"/>
          </w:rPr>
          <w:t>five</w:t>
        </w:r>
      </w:ins>
      <w:del w:id="137" w:author="Jonathan Scheff" w:date="2020-06-01T13:47:00Z">
        <w:r w:rsidDel="007E68D7">
          <w:rPr>
            <w:rFonts w:ascii="Times New Roman" w:hAnsi="Times New Roman" w:cs="Times New Roman"/>
            <w:sz w:val="24"/>
          </w:rPr>
          <w:delText>5</w:delText>
        </w:r>
      </w:del>
      <w:r>
        <w:rPr>
          <w:rFonts w:ascii="Times New Roman" w:hAnsi="Times New Roman" w:cs="Times New Roman"/>
          <w:sz w:val="24"/>
        </w:rPr>
        <w:t xml:space="preserve"> occupation categories that are most likely to work from home are computer and mathematical; life, physical and social science; education, training and library; architecture and engineering; and legal.</w:t>
      </w:r>
      <w:commentRangeEnd w:id="135"/>
      <w:r w:rsidR="007E68D7">
        <w:rPr>
          <w:rStyle w:val="CommentReference"/>
        </w:rPr>
        <w:commentReference w:id="135"/>
      </w:r>
      <w:r>
        <w:rPr>
          <w:rFonts w:ascii="Times New Roman" w:hAnsi="Times New Roman" w:cs="Times New Roman"/>
          <w:sz w:val="24"/>
        </w:rPr>
        <w:t xml:space="preserve"> Although the categorizations of the survey and the ACS data are different, this is generally consistent with the non-physical occupation categories we derived from that data.  </w:t>
      </w:r>
    </w:p>
    <w:p w14:paraId="7A577E95" w14:textId="672D757B"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w:t>
      </w:r>
      <w:r>
        <w:rPr>
          <w:rFonts w:ascii="Times New Roman" w:hAnsi="Times New Roman" w:cs="Times New Roman"/>
          <w:sz w:val="24"/>
        </w:rPr>
        <w:lastRenderedPageBreak/>
        <w:t xml:space="preserve">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survey results provide </w:t>
      </w:r>
      <w:del w:id="138" w:author="Jonathan Scheff" w:date="2020-06-01T13:50:00Z">
        <w:r w:rsidDel="000B1E8A">
          <w:rPr>
            <w:rFonts w:ascii="Times New Roman" w:hAnsi="Times New Roman" w:cs="Times New Roman"/>
            <w:sz w:val="24"/>
          </w:rPr>
          <w:delText xml:space="preserve">a </w:delText>
        </w:r>
      </w:del>
      <w:r>
        <w:rPr>
          <w:rFonts w:ascii="Times New Roman" w:hAnsi="Times New Roman" w:cs="Times New Roman"/>
          <w:sz w:val="24"/>
        </w:rPr>
        <w:t xml:space="preserve">first-hand </w:t>
      </w:r>
      <w:del w:id="139" w:author="Jonathan Scheff" w:date="2020-06-01T13:50:00Z">
        <w:r w:rsidDel="000B1E8A">
          <w:rPr>
            <w:rFonts w:ascii="Times New Roman" w:hAnsi="Times New Roman" w:cs="Times New Roman"/>
            <w:sz w:val="24"/>
          </w:rPr>
          <w:delText xml:space="preserve">proof </w:delText>
        </w:r>
      </w:del>
      <w:ins w:id="140" w:author="Jonathan Scheff" w:date="2020-06-01T13:50:00Z">
        <w:r w:rsidR="000B1E8A">
          <w:rPr>
            <w:rFonts w:ascii="Times New Roman" w:hAnsi="Times New Roman" w:cs="Times New Roman"/>
            <w:sz w:val="24"/>
          </w:rPr>
          <w:t xml:space="preserve">evidence </w:t>
        </w:r>
      </w:ins>
      <w:r>
        <w:rPr>
          <w:rFonts w:ascii="Times New Roman" w:hAnsi="Times New Roman" w:cs="Times New Roman"/>
          <w:sz w:val="24"/>
        </w:rPr>
        <w:t>and reaffirm the correlation results about the vulnerability of Hispanic population and low-income population.</w:t>
      </w:r>
    </w:p>
    <w:p w14:paraId="09A00C40" w14:textId="77777777" w:rsidR="003A26C4" w:rsidRDefault="003A26C4" w:rsidP="007E1743">
      <w:pPr>
        <w:spacing w:line="480" w:lineRule="auto"/>
        <w:rPr>
          <w:rFonts w:ascii="Times New Roman" w:hAnsi="Times New Roman" w:cs="Times New Roman"/>
          <w:sz w:val="24"/>
        </w:rPr>
      </w:pPr>
    </w:p>
    <w:p w14:paraId="5C02A47A"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6C6CC31F" w14:textId="13DEDE3E"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w:t>
      </w:r>
      <w:del w:id="141" w:author="Jonathan Scheff" w:date="2020-06-01T13:51:00Z">
        <w:r w:rsidDel="000B1E8A">
          <w:rPr>
            <w:rFonts w:ascii="Times New Roman" w:hAnsi="Times New Roman" w:cs="Times New Roman"/>
            <w:sz w:val="24"/>
          </w:rPr>
          <w:delText xml:space="preserve">associates </w:delText>
        </w:r>
      </w:del>
      <w:ins w:id="142" w:author="Jonathan Scheff" w:date="2020-06-01T13:51:00Z">
        <w:r w:rsidR="000B1E8A">
          <w:rPr>
            <w:rFonts w:ascii="Times New Roman" w:hAnsi="Times New Roman" w:cs="Times New Roman"/>
            <w:sz w:val="24"/>
          </w:rPr>
          <w:t xml:space="preserve">is associated </w:t>
        </w:r>
      </w:ins>
      <w:r>
        <w:rPr>
          <w:rFonts w:ascii="Times New Roman" w:hAnsi="Times New Roman" w:cs="Times New Roman"/>
          <w:sz w:val="24"/>
        </w:rPr>
        <w:t xml:space="preserve">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w:t>
      </w:r>
      <w:ins w:id="143" w:author="Jonathan Scheff" w:date="2020-06-01T13:51:00Z">
        <w:r w:rsidR="000B1E8A">
          <w:rPr>
            <w:rFonts w:ascii="Times New Roman" w:hAnsi="Times New Roman" w:cs="Times New Roman"/>
            <w:sz w:val="24"/>
          </w:rPr>
          <w:t>’</w:t>
        </w:r>
      </w:ins>
      <w:r>
        <w:rPr>
          <w:rFonts w:ascii="Times New Roman" w:hAnsi="Times New Roman" w:cs="Times New Roman"/>
          <w:sz w:val="24"/>
        </w:rPr>
        <w:t xml:space="preserve">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7E1743">
      <w:pPr>
        <w:spacing w:line="480" w:lineRule="auto"/>
        <w:rPr>
          <w:rFonts w:ascii="Times New Roman" w:hAnsi="Times New Roman" w:cs="Times New Roman"/>
          <w:sz w:val="24"/>
        </w:rPr>
      </w:pPr>
    </w:p>
    <w:p w14:paraId="74D86739"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5452A046"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w:t>
      </w:r>
      <w:del w:id="144" w:author="Jonathan Scheff" w:date="2020-06-01T13:52:00Z">
        <w:r w:rsidDel="000B1E8A">
          <w:rPr>
            <w:rFonts w:ascii="Times New Roman" w:hAnsi="Times New Roman" w:cs="Times New Roman"/>
            <w:sz w:val="24"/>
          </w:rPr>
          <w:delText>R-squared increment</w:delText>
        </w:r>
      </w:del>
      <w:ins w:id="145" w:author="Jonathan Scheff" w:date="2020-06-01T13:52:00Z">
        <w:r w:rsidR="000B1E8A">
          <w:rPr>
            <w:rFonts w:ascii="Times New Roman" w:hAnsi="Times New Roman" w:cs="Times New Roman"/>
            <w:sz w:val="24"/>
          </w:rPr>
          <w:t>model fit (R-squared)</w:t>
        </w:r>
      </w:ins>
      <w:r w:rsidRPr="003522AB">
        <w:rPr>
          <w:rFonts w:ascii="Times New Roman" w:hAnsi="Times New Roman" w:cs="Times New Roman"/>
          <w:sz w:val="24"/>
        </w:rPr>
        <w:t xml:space="preserve">. </w:t>
      </w:r>
      <w:r>
        <w:rPr>
          <w:rFonts w:ascii="Times New Roman" w:hAnsi="Times New Roman" w:cs="Times New Roman"/>
          <w:sz w:val="24"/>
        </w:rPr>
        <w:t xml:space="preserve">There is a strong </w:t>
      </w:r>
      <w:ins w:id="146" w:author="Jonathan Scheff" w:date="2020-06-01T13:53:00Z">
        <w:r w:rsidR="00CE3099">
          <w:rPr>
            <w:rFonts w:ascii="Times New Roman" w:hAnsi="Times New Roman" w:cs="Times New Roman"/>
            <w:sz w:val="24"/>
          </w:rPr>
          <w:t xml:space="preserve">positive </w:t>
        </w:r>
      </w:ins>
      <w:r>
        <w:rPr>
          <w:rFonts w:ascii="Times New Roman" w:hAnsi="Times New Roman" w:cs="Times New Roman"/>
          <w:sz w:val="24"/>
        </w:rPr>
        <w:t xml:space="preserve">correlation between </w:t>
      </w:r>
      <w:del w:id="147" w:author="Jonathan Scheff" w:date="2020-06-01T13:53:00Z">
        <w:r w:rsidDel="00CE3099">
          <w:rPr>
            <w:rFonts w:ascii="Times New Roman" w:hAnsi="Times New Roman" w:cs="Times New Roman"/>
            <w:sz w:val="24"/>
          </w:rPr>
          <w:delText xml:space="preserve">higher </w:delText>
        </w:r>
      </w:del>
      <w:ins w:id="148" w:author="Jonathan Scheff" w:date="2020-06-01T13:53:00Z">
        <w:r w:rsidR="00CE3099">
          <w:rPr>
            <w:rFonts w:ascii="Times New Roman" w:hAnsi="Times New Roman" w:cs="Times New Roman"/>
            <w:sz w:val="24"/>
          </w:rPr>
          <w:t xml:space="preserve">the </w:t>
        </w:r>
      </w:ins>
      <w:r>
        <w:rPr>
          <w:rFonts w:ascii="Times New Roman" w:hAnsi="Times New Roman" w:cs="Times New Roman"/>
          <w:sz w:val="24"/>
        </w:rPr>
        <w:t>ratio of African American</w:t>
      </w:r>
      <w:ins w:id="149" w:author="Jonathan Scheff" w:date="2020-06-01T13:53:00Z">
        <w:r w:rsidR="00CE3099">
          <w:rPr>
            <w:rFonts w:ascii="Times New Roman" w:hAnsi="Times New Roman" w:cs="Times New Roman"/>
            <w:sz w:val="24"/>
          </w:rPr>
          <w:t>s in the</w:t>
        </w:r>
      </w:ins>
      <w:r>
        <w:rPr>
          <w:rFonts w:ascii="Times New Roman" w:hAnsi="Times New Roman" w:cs="Times New Roman"/>
          <w:sz w:val="24"/>
        </w:rPr>
        <w:t xml:space="preserve"> population and </w:t>
      </w:r>
      <w:del w:id="150" w:author="Jonathan Scheff" w:date="2020-06-01T13:53:00Z">
        <w:r w:rsidDel="00CE3099">
          <w:rPr>
            <w:rFonts w:ascii="Times New Roman" w:hAnsi="Times New Roman" w:cs="Times New Roman" w:hint="eastAsia"/>
            <w:sz w:val="24"/>
          </w:rPr>
          <w:delText>higher</w:delText>
        </w:r>
        <w:r w:rsidDel="00CE3099">
          <w:rPr>
            <w:rFonts w:ascii="Times New Roman" w:hAnsi="Times New Roman" w:cs="Times New Roman"/>
            <w:sz w:val="24"/>
          </w:rPr>
          <w:delText xml:space="preserve"> </w:delText>
        </w:r>
      </w:del>
      <w:ins w:id="151" w:author="Jonathan Scheff" w:date="2020-06-01T13:53:00Z">
        <w:r w:rsidR="00CE3099">
          <w:rPr>
            <w:rFonts w:ascii="Times New Roman" w:hAnsi="Times New Roman" w:cs="Times New Roman"/>
            <w:sz w:val="24"/>
          </w:rPr>
          <w:t xml:space="preserve">the </w:t>
        </w:r>
      </w:ins>
      <w:r>
        <w:rPr>
          <w:rFonts w:ascii="Times New Roman" w:hAnsi="Times New Roman" w:cs="Times New Roman"/>
          <w:sz w:val="24"/>
        </w:rPr>
        <w:t xml:space="preserve">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w:t>
      </w:r>
      <w:ins w:id="152" w:author="Jonathan Scheff" w:date="2020-06-01T14:02:00Z">
        <w:r w:rsidR="006D7361">
          <w:rPr>
            <w:rFonts w:ascii="Times New Roman" w:hAnsi="Times New Roman" w:cs="Times New Roman"/>
            <w:sz w:val="24"/>
          </w:rPr>
          <w:t>ly small</w:t>
        </w:r>
      </w:ins>
      <w:r>
        <w:rPr>
          <w:rFonts w:ascii="Times New Roman" w:hAnsi="Times New Roman" w:cs="Times New Roman"/>
          <w:sz w:val="24"/>
        </w:rPr>
        <w:t xml:space="preserve"> decrease of </w:t>
      </w:r>
      <w:ins w:id="153" w:author="Jonathan Scheff" w:date="2020-06-01T14:01:00Z">
        <w:r w:rsidR="00CE3099">
          <w:rPr>
            <w:rFonts w:ascii="Times New Roman" w:hAnsi="Times New Roman" w:cs="Times New Roman"/>
            <w:sz w:val="24"/>
          </w:rPr>
          <w:t xml:space="preserve">the </w:t>
        </w:r>
      </w:ins>
      <w:r>
        <w:rPr>
          <w:rFonts w:ascii="Times New Roman" w:hAnsi="Times New Roman" w:cs="Times New Roman"/>
          <w:sz w:val="24"/>
        </w:rPr>
        <w:lastRenderedPageBreak/>
        <w:t>African American population’s transit demand supports the conclusion that cities with more African American</w:t>
      </w:r>
      <w:ins w:id="154" w:author="Jonathan Scheff" w:date="2020-06-01T14:02:00Z">
        <w:r w:rsidR="006D7361">
          <w:rPr>
            <w:rFonts w:ascii="Times New Roman" w:hAnsi="Times New Roman" w:cs="Times New Roman"/>
            <w:sz w:val="24"/>
          </w:rPr>
          <w:t>s</w:t>
        </w:r>
      </w:ins>
      <w:r>
        <w:rPr>
          <w:rFonts w:ascii="Times New Roman" w:hAnsi="Times New Roman" w:cs="Times New Roman"/>
          <w:sz w:val="24"/>
        </w:rPr>
        <w:t xml:space="preserve"> </w:t>
      </w:r>
      <w:del w:id="155" w:author="Jonathan Scheff" w:date="2020-06-01T14:02:00Z">
        <w:r w:rsidDel="006D7361">
          <w:rPr>
            <w:rFonts w:ascii="Times New Roman" w:hAnsi="Times New Roman" w:cs="Times New Roman"/>
            <w:sz w:val="24"/>
          </w:rPr>
          <w:delText xml:space="preserve">population </w:delText>
        </w:r>
      </w:del>
      <w:r>
        <w:rPr>
          <w:rFonts w:ascii="Times New Roman" w:hAnsi="Times New Roman" w:cs="Times New Roman"/>
          <w:sz w:val="24"/>
        </w:rPr>
        <w:t>are more likel</w:t>
      </w:r>
      <w:r w:rsidR="000135BC">
        <w:rPr>
          <w:rFonts w:ascii="Times New Roman" w:hAnsi="Times New Roman" w:cs="Times New Roman"/>
          <w:sz w:val="24"/>
        </w:rPr>
        <w:t>y to have a higher floor value.</w:t>
      </w:r>
    </w:p>
    <w:p w14:paraId="7CF77A0B" w14:textId="48FF4611"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Higher floor values are also highly correlated with larger ratio</w:t>
      </w:r>
      <w:ins w:id="156" w:author="Jonathan Scheff" w:date="2020-06-01T14:02:00Z">
        <w:r w:rsidR="006D7361">
          <w:rPr>
            <w:rFonts w:ascii="Times New Roman" w:hAnsi="Times New Roman" w:cs="Times New Roman"/>
            <w:sz w:val="24"/>
          </w:rPr>
          <w:t>s</w:t>
        </w:r>
      </w:ins>
      <w:r>
        <w:rPr>
          <w:rFonts w:ascii="Times New Roman" w:hAnsi="Times New Roman" w:cs="Times New Roman"/>
          <w:sz w:val="24"/>
        </w:rPr>
        <w:t xml:space="preserve"> of female</w:t>
      </w:r>
      <w:ins w:id="157" w:author="Jonathan Scheff" w:date="2020-06-01T14:03:00Z">
        <w:r w:rsidR="006D7361">
          <w:rPr>
            <w:rFonts w:ascii="Times New Roman" w:hAnsi="Times New Roman" w:cs="Times New Roman"/>
            <w:sz w:val="24"/>
          </w:rPr>
          <w:t>s in the</w:t>
        </w:r>
      </w:ins>
      <w:r>
        <w:rPr>
          <w:rFonts w:ascii="Times New Roman" w:hAnsi="Times New Roman" w:cs="Times New Roman"/>
          <w:sz w:val="24"/>
        </w:rPr>
        <w:t xml:space="preserve"> population</w:t>
      </w:r>
      <w:ins w:id="158" w:author="Jonathan Scheff" w:date="2020-06-01T14:03:00Z">
        <w:r w:rsidR="006D7361">
          <w:rPr>
            <w:rFonts w:ascii="Times New Roman" w:hAnsi="Times New Roman" w:cs="Times New Roman"/>
            <w:sz w:val="24"/>
          </w:rPr>
          <w:t>;</w:t>
        </w:r>
      </w:ins>
      <w:del w:id="159" w:author="Jonathan Scheff" w:date="2020-06-01T14:03:00Z">
        <w:r w:rsidDel="006D7361">
          <w:rPr>
            <w:rFonts w:ascii="Times New Roman" w:hAnsi="Times New Roman" w:cs="Times New Roman"/>
            <w:sz w:val="24"/>
          </w:rPr>
          <w:delText>,</w:delText>
        </w:r>
      </w:del>
      <w:r>
        <w:rPr>
          <w:rFonts w:ascii="Times New Roman" w:hAnsi="Times New Roman" w:cs="Times New Roman"/>
          <w:sz w:val="24"/>
        </w:rPr>
        <w:t xml:space="preserve"> however, we also do not include it due to multicollinearity with </w:t>
      </w:r>
      <w:ins w:id="160" w:author="Jonathan Scheff" w:date="2020-06-01T14:03:00Z">
        <w:r w:rsidR="006D7361">
          <w:rPr>
            <w:rFonts w:ascii="Times New Roman" w:hAnsi="Times New Roman" w:cs="Times New Roman"/>
            <w:sz w:val="24"/>
          </w:rPr>
          <w:t xml:space="preserve">the ratio of </w:t>
        </w:r>
      </w:ins>
      <w:r>
        <w:rPr>
          <w:rFonts w:ascii="Times New Roman" w:hAnsi="Times New Roman" w:cs="Times New Roman"/>
          <w:sz w:val="24"/>
        </w:rPr>
        <w:t>African American</w:t>
      </w:r>
      <w:ins w:id="161" w:author="Jonathan Scheff" w:date="2020-06-01T14:03:00Z">
        <w:r w:rsidR="006D7361">
          <w:rPr>
            <w:rFonts w:ascii="Times New Roman" w:hAnsi="Times New Roman" w:cs="Times New Roman"/>
            <w:sz w:val="24"/>
          </w:rPr>
          <w:t>s in the</w:t>
        </w:r>
      </w:ins>
      <w:r>
        <w:rPr>
          <w:rFonts w:ascii="Times New Roman" w:hAnsi="Times New Roman" w:cs="Times New Roman"/>
          <w:sz w:val="24"/>
        </w:rPr>
        <w:t xml:space="preserve"> population</w:t>
      </w:r>
      <w:del w:id="162" w:author="Jonathan Scheff" w:date="2020-06-01T14:03:00Z">
        <w:r w:rsidDel="006D7361">
          <w:rPr>
            <w:rFonts w:ascii="Times New Roman" w:hAnsi="Times New Roman" w:cs="Times New Roman"/>
            <w:sz w:val="24"/>
          </w:rPr>
          <w:delText xml:space="preserve"> ratio</w:delText>
        </w:r>
      </w:del>
      <w:r>
        <w:rPr>
          <w:rFonts w:ascii="Times New Roman" w:hAnsi="Times New Roman" w:cs="Times New Roman"/>
          <w:sz w:val="24"/>
        </w:rPr>
        <w:t xml:space="preserve">. </w:t>
      </w:r>
      <w:del w:id="163" w:author="Jonathan Scheff" w:date="2020-06-01T14:03:00Z">
        <w:r w:rsidDel="006D7361">
          <w:rPr>
            <w:rFonts w:ascii="Times New Roman" w:hAnsi="Times New Roman" w:cs="Times New Roman"/>
            <w:sz w:val="24"/>
          </w:rPr>
          <w:delText xml:space="preserve">Higher </w:delText>
        </w:r>
      </w:del>
      <w:ins w:id="164" w:author="Jonathan Scheff" w:date="2020-06-01T14:03:00Z">
        <w:r w:rsidR="006D7361">
          <w:rPr>
            <w:rFonts w:ascii="Times New Roman" w:hAnsi="Times New Roman" w:cs="Times New Roman"/>
            <w:sz w:val="24"/>
          </w:rPr>
          <w:t xml:space="preserve">A higher </w:t>
        </w:r>
      </w:ins>
      <w:r>
        <w:rPr>
          <w:rFonts w:ascii="Times New Roman" w:hAnsi="Times New Roman" w:cs="Times New Roman"/>
          <w:sz w:val="24"/>
        </w:rPr>
        <w:t>ratio of female</w:t>
      </w:r>
      <w:ins w:id="165" w:author="Jonathan Scheff" w:date="2020-06-01T14:03:00Z">
        <w:r w:rsidR="006D7361">
          <w:rPr>
            <w:rFonts w:ascii="Times New Roman" w:hAnsi="Times New Roman" w:cs="Times New Roman"/>
            <w:sz w:val="24"/>
          </w:rPr>
          <w:t>s in the</w:t>
        </w:r>
      </w:ins>
      <w:r>
        <w:rPr>
          <w:rFonts w:ascii="Times New Roman" w:hAnsi="Times New Roman" w:cs="Times New Roman"/>
          <w:sz w:val="24"/>
        </w:rPr>
        <w:t xml:space="preserve"> population is also correlated with lower income and </w:t>
      </w:r>
      <w:ins w:id="166" w:author="Jonathan Scheff" w:date="2020-06-01T14:04:00Z">
        <w:r w:rsidR="006D7361">
          <w:rPr>
            <w:rFonts w:ascii="Times New Roman" w:hAnsi="Times New Roman" w:cs="Times New Roman"/>
            <w:sz w:val="24"/>
          </w:rPr>
          <w:t xml:space="preserve">a </w:t>
        </w:r>
      </w:ins>
      <w:r>
        <w:rPr>
          <w:rFonts w:ascii="Times New Roman" w:hAnsi="Times New Roman" w:cs="Times New Roman"/>
          <w:sz w:val="24"/>
        </w:rPr>
        <w:t xml:space="preserve">lower ratio of people with non-physical occupations. </w:t>
      </w:r>
      <w:del w:id="167" w:author="Jonathan Scheff" w:date="2020-06-01T14:04:00Z">
        <w:r w:rsidDel="006D7361">
          <w:rPr>
            <w:rFonts w:ascii="Times New Roman" w:hAnsi="Times New Roman" w:cs="Times New Roman"/>
            <w:sz w:val="24"/>
          </w:rPr>
          <w:delText xml:space="preserve">These results indicate the dependence of females performing essential jobs open public transit.  </w:delText>
        </w:r>
      </w:del>
      <w:r>
        <w:rPr>
          <w:rFonts w:ascii="Times New Roman" w:hAnsi="Times New Roman" w:cs="Times New Roman"/>
          <w:sz w:val="24"/>
        </w:rPr>
        <w:t>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w:t>
      </w:r>
      <w:commentRangeStart w:id="168"/>
      <w:r>
        <w:rPr>
          <w:rFonts w:ascii="Times New Roman" w:hAnsi="Times New Roman" w:cs="Times New Roman"/>
          <w:sz w:val="24"/>
        </w:rPr>
        <w:t xml:space="preserve">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commentRangeEnd w:id="168"/>
      <w:r w:rsidR="006D7361">
        <w:rPr>
          <w:rStyle w:val="CommentReference"/>
        </w:rPr>
        <w:commentReference w:id="168"/>
      </w:r>
    </w:p>
    <w:p w14:paraId="3D11FBB8" w14:textId="77777777" w:rsidR="003A26C4" w:rsidRDefault="003A26C4" w:rsidP="007E1743">
      <w:pPr>
        <w:spacing w:line="480" w:lineRule="auto"/>
        <w:rPr>
          <w:rFonts w:ascii="Times New Roman" w:hAnsi="Times New Roman" w:cs="Times New Roman"/>
          <w:sz w:val="24"/>
        </w:rPr>
      </w:pPr>
    </w:p>
    <w:p w14:paraId="75F2A845" w14:textId="77777777" w:rsidR="003A26C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2E4484" w14:textId="5EC5DE3E" w:rsidR="003A26C4" w:rsidRDefault="006D7361" w:rsidP="007E1743">
      <w:pPr>
        <w:spacing w:line="480" w:lineRule="auto"/>
        <w:jc w:val="both"/>
        <w:rPr>
          <w:rFonts w:ascii="Times New Roman" w:hAnsi="Times New Roman" w:cs="Times New Roman"/>
          <w:sz w:val="24"/>
        </w:rPr>
      </w:pPr>
      <w:ins w:id="169" w:author="Jonathan Scheff" w:date="2020-06-01T14:05:00Z">
        <w:r>
          <w:rPr>
            <w:rFonts w:ascii="Times New Roman" w:hAnsi="Times New Roman" w:cs="Times New Roman"/>
            <w:sz w:val="24"/>
          </w:rPr>
          <w:t xml:space="preserve">The </w:t>
        </w:r>
      </w:ins>
      <w:r w:rsidR="003A26C4">
        <w:rPr>
          <w:rFonts w:ascii="Times New Roman" w:hAnsi="Times New Roman" w:cs="Times New Roman"/>
          <w:sz w:val="24"/>
        </w:rPr>
        <w:t xml:space="preserve">Google search trend index </w:t>
      </w:r>
      <w:ins w:id="170" w:author="Jonathan Scheff" w:date="2020-06-01T14:06:00Z">
        <w:r>
          <w:rPr>
            <w:rFonts w:ascii="Times New Roman" w:hAnsi="Times New Roman" w:cs="Times New Roman"/>
            <w:sz w:val="24"/>
          </w:rPr>
          <w:t xml:space="preserve">for COVID-19 </w:t>
        </w:r>
      </w:ins>
      <w:r w:rsidR="003A26C4">
        <w:rPr>
          <w:rFonts w:ascii="Times New Roman" w:hAnsi="Times New Roman" w:cs="Times New Roman"/>
          <w:sz w:val="24"/>
        </w:rPr>
        <w:t xml:space="preserve">is significantly associated with the floor value; cities with </w:t>
      </w:r>
      <w:ins w:id="171" w:author="Jonathan Scheff" w:date="2020-06-01T14:06:00Z">
        <w:r>
          <w:rPr>
            <w:rFonts w:ascii="Times New Roman" w:hAnsi="Times New Roman" w:cs="Times New Roman"/>
            <w:sz w:val="24"/>
          </w:rPr>
          <w:t xml:space="preserve">a </w:t>
        </w:r>
      </w:ins>
      <w:r w:rsidR="003A26C4">
        <w:rPr>
          <w:rFonts w:ascii="Times New Roman" w:hAnsi="Times New Roman" w:cs="Times New Roman"/>
          <w:sz w:val="24"/>
        </w:rPr>
        <w:t xml:space="preserve">higher search index tend to have </w:t>
      </w:r>
      <w:ins w:id="172" w:author="Jonathan Scheff" w:date="2020-06-01T14:06:00Z">
        <w:r>
          <w:rPr>
            <w:rFonts w:ascii="Times New Roman" w:hAnsi="Times New Roman" w:cs="Times New Roman"/>
            <w:sz w:val="24"/>
          </w:rPr>
          <w:t xml:space="preserve">a </w:t>
        </w:r>
      </w:ins>
      <w:r w:rsidR="003A26C4">
        <w:rPr>
          <w:rFonts w:ascii="Times New Roman" w:hAnsi="Times New Roman" w:cs="Times New Roman"/>
          <w:sz w:val="24"/>
        </w:rPr>
        <w:t xml:space="preserve">lower floor value, as </w:t>
      </w:r>
      <w:ins w:id="173" w:author="Jonathan Scheff" w:date="2020-06-01T14:06:00Z">
        <w:r>
          <w:rPr>
            <w:rFonts w:ascii="Times New Roman" w:hAnsi="Times New Roman" w:cs="Times New Roman"/>
            <w:sz w:val="24"/>
          </w:rPr>
          <w:t xml:space="preserve">a </w:t>
        </w:r>
      </w:ins>
      <w:r w:rsidR="003A26C4">
        <w:rPr>
          <w:rFonts w:ascii="Times New Roman" w:hAnsi="Times New Roman" w:cs="Times New Roman"/>
          <w:sz w:val="24"/>
        </w:rPr>
        <w:t>higher search index means COVID</w:t>
      </w:r>
      <w:ins w:id="174" w:author="Jonathan Scheff" w:date="2020-06-01T14:06:00Z">
        <w:r>
          <w:rPr>
            <w:rFonts w:ascii="Times New Roman" w:hAnsi="Times New Roman" w:cs="Times New Roman"/>
            <w:sz w:val="24"/>
          </w:rPr>
          <w:t>-</w:t>
        </w:r>
      </w:ins>
      <w:r w:rsidR="003A26C4">
        <w:rPr>
          <w:rFonts w:ascii="Times New Roman" w:hAnsi="Times New Roman" w:cs="Times New Roman"/>
          <w:sz w:val="24"/>
        </w:rPr>
        <w:t xml:space="preserve">19 has </w:t>
      </w:r>
      <w:ins w:id="175" w:author="Jonathan Scheff" w:date="2020-06-01T14:06:00Z">
        <w:r>
          <w:rPr>
            <w:rFonts w:ascii="Times New Roman" w:hAnsi="Times New Roman" w:cs="Times New Roman"/>
            <w:sz w:val="24"/>
          </w:rPr>
          <w:t xml:space="preserve">a </w:t>
        </w:r>
      </w:ins>
      <w:r w:rsidR="003A26C4">
        <w:rPr>
          <w:rFonts w:ascii="Times New Roman" w:hAnsi="Times New Roman" w:cs="Times New Roman"/>
          <w:sz w:val="24"/>
        </w:rPr>
        <w:t xml:space="preserve">higher ratio among all </w:t>
      </w:r>
      <w:del w:id="176" w:author="Jonathan Scheff" w:date="2020-06-01T14:06:00Z">
        <w:r w:rsidR="003A26C4" w:rsidDel="006D7361">
          <w:rPr>
            <w:rFonts w:ascii="Times New Roman" w:hAnsi="Times New Roman" w:cs="Times New Roman"/>
            <w:sz w:val="24"/>
          </w:rPr>
          <w:delText>the things they search</w:delText>
        </w:r>
      </w:del>
      <w:ins w:id="177" w:author="Jonathan Scheff" w:date="2020-06-01T14:06:00Z">
        <w:r>
          <w:rPr>
            <w:rFonts w:ascii="Times New Roman" w:hAnsi="Times New Roman" w:cs="Times New Roman"/>
            <w:sz w:val="24"/>
          </w:rPr>
          <w:t>Google s</w:t>
        </w:r>
      </w:ins>
      <w:ins w:id="178" w:author="Jonathan Scheff" w:date="2020-06-01T14:07:00Z">
        <w:r>
          <w:rPr>
            <w:rFonts w:ascii="Times New Roman" w:hAnsi="Times New Roman" w:cs="Times New Roman"/>
            <w:sz w:val="24"/>
          </w:rPr>
          <w:t>earches in that region</w:t>
        </w:r>
      </w:ins>
      <w:r w:rsidR="003A26C4">
        <w:rPr>
          <w:rFonts w:ascii="Times New Roman" w:hAnsi="Times New Roman" w:cs="Times New Roman"/>
          <w:sz w:val="24"/>
        </w:rPr>
        <w:t>. This indicates the effects of people’s awareness and concern: with more people perhaps following the stay-at-home order</w:t>
      </w:r>
      <w:ins w:id="179" w:author="Jonathan Scheff" w:date="2020-06-01T14:07:00Z">
        <w:r>
          <w:rPr>
            <w:rFonts w:ascii="Times New Roman" w:hAnsi="Times New Roman" w:cs="Times New Roman"/>
            <w:sz w:val="24"/>
          </w:rPr>
          <w:t>,</w:t>
        </w:r>
      </w:ins>
      <w:r w:rsidR="003A26C4">
        <w:rPr>
          <w:rFonts w:ascii="Times New Roman" w:hAnsi="Times New Roman" w:cs="Times New Roman"/>
          <w:sz w:val="24"/>
        </w:rPr>
        <w:t xml:space="preserve"> more will avoid unessential public transit trips. However, in </w:t>
      </w:r>
      <w:r w:rsidR="003A26C4">
        <w:rPr>
          <w:rFonts w:ascii="Times New Roman" w:hAnsi="Times New Roman" w:cs="Times New Roman"/>
          <w:sz w:val="24"/>
        </w:rPr>
        <w:fldChar w:fldCharType="begin"/>
      </w:r>
      <w:r w:rsidR="003A26C4">
        <w:rPr>
          <w:rFonts w:ascii="Times New Roman" w:hAnsi="Times New Roman" w:cs="Times New Roman"/>
          <w:sz w:val="24"/>
        </w:rPr>
        <w:instrText xml:space="preserve"> REF _Ref38480053 \h  \* MERGEFORMAT </w:instrText>
      </w:r>
      <w:r w:rsidR="003A26C4">
        <w:rPr>
          <w:rFonts w:ascii="Times New Roman" w:hAnsi="Times New Roman" w:cs="Times New Roman"/>
          <w:sz w:val="24"/>
        </w:rPr>
      </w:r>
      <w:r w:rsidR="003A26C4">
        <w:rPr>
          <w:rFonts w:ascii="Times New Roman" w:hAnsi="Times New Roman" w:cs="Times New Roman"/>
          <w:sz w:val="24"/>
        </w:rPr>
        <w:fldChar w:fldCharType="separate"/>
      </w:r>
      <w:r w:rsidR="003A26C4" w:rsidRPr="00924837">
        <w:rPr>
          <w:rFonts w:ascii="Times New Roman" w:hAnsi="Times New Roman" w:cs="Times New Roman"/>
          <w:sz w:val="24"/>
        </w:rPr>
        <w:t xml:space="preserve">Table </w:t>
      </w:r>
      <w:r w:rsidR="003A26C4">
        <w:rPr>
          <w:rFonts w:ascii="Times New Roman" w:hAnsi="Times New Roman" w:cs="Times New Roman"/>
          <w:noProof/>
          <w:sz w:val="24"/>
        </w:rPr>
        <w:t>1</w:t>
      </w:r>
      <w:r w:rsidR="003A26C4">
        <w:rPr>
          <w:rFonts w:ascii="Times New Roman" w:hAnsi="Times New Roman" w:cs="Times New Roman"/>
          <w:sz w:val="24"/>
        </w:rPr>
        <w:fldChar w:fldCharType="end"/>
      </w:r>
      <w:r w:rsidR="003A26C4">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7E1743">
      <w:pPr>
        <w:spacing w:line="480" w:lineRule="auto"/>
        <w:rPr>
          <w:rFonts w:ascii="Times New Roman" w:hAnsi="Times New Roman" w:cs="Times New Roman"/>
          <w:b/>
          <w:sz w:val="24"/>
        </w:rPr>
      </w:pPr>
    </w:p>
    <w:p w14:paraId="5CE25FE6"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lastRenderedPageBreak/>
        <w:t>Transit dependency</w:t>
      </w:r>
    </w:p>
    <w:p w14:paraId="7385DB49" w14:textId="2D3DF49B" w:rsidR="003A26C4" w:rsidRDefault="003A26C4" w:rsidP="007E1743">
      <w:pPr>
        <w:spacing w:line="480" w:lineRule="auto"/>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w:t>
      </w:r>
      <w:del w:id="180" w:author="Jonathan Scheff" w:date="2020-06-01T14:08:00Z">
        <w:r w:rsidDel="006D7361">
          <w:rPr>
            <w:rFonts w:ascii="Times New Roman" w:hAnsi="Times New Roman" w:cs="Times New Roman"/>
            <w:sz w:val="24"/>
          </w:rPr>
          <w:delText>are transit dependent</w:delText>
        </w:r>
      </w:del>
      <w:ins w:id="181" w:author="Jonathan Scheff" w:date="2020-06-01T14:08:00Z">
        <w:r w:rsidR="006D7361">
          <w:rPr>
            <w:rFonts w:ascii="Times New Roman" w:hAnsi="Times New Roman" w:cs="Times New Roman"/>
            <w:sz w:val="24"/>
          </w:rPr>
          <w:t>do not have access to a car</w:t>
        </w:r>
      </w:ins>
      <w:r>
        <w:rPr>
          <w:rFonts w:ascii="Times New Roman" w:hAnsi="Times New Roman" w:cs="Times New Roman"/>
          <w:sz w:val="24"/>
        </w:rPr>
        <w:t>, supporting that transit passengers during the pandemic are mostly capt</w:t>
      </w:r>
      <w:r w:rsidR="00CA72C9">
        <w:rPr>
          <w:rFonts w:ascii="Times New Roman" w:hAnsi="Times New Roman" w:cs="Times New Roman"/>
          <w:sz w:val="24"/>
        </w:rPr>
        <w:t>ive passengers.  Surprisingly,</w:t>
      </w:r>
      <w:ins w:id="182" w:author="Jonathan Scheff" w:date="2020-06-01T14:09:00Z">
        <w:r w:rsidR="006D7361">
          <w:rPr>
            <w:rFonts w:ascii="Times New Roman" w:hAnsi="Times New Roman" w:cs="Times New Roman"/>
            <w:sz w:val="24"/>
          </w:rPr>
          <w:t xml:space="preserve"> the ACS data on</w:t>
        </w:r>
      </w:ins>
      <w:r w:rsidR="00CA72C9">
        <w:rPr>
          <w:rFonts w:ascii="Times New Roman" w:hAnsi="Times New Roman" w:cs="Times New Roman"/>
          <w:sz w:val="24"/>
        </w:rPr>
        <w:t xml:space="preserve"> </w:t>
      </w:r>
      <w:r>
        <w:rPr>
          <w:rFonts w:ascii="Times New Roman" w:hAnsi="Times New Roman" w:cs="Times New Roman"/>
          <w:sz w:val="24"/>
        </w:rPr>
        <w:t>people using transit to commute and household</w:t>
      </w:r>
      <w:ins w:id="183" w:author="Jonathan Scheff" w:date="2020-06-01T14:09:00Z">
        <w:r w:rsidR="006D7361">
          <w:rPr>
            <w:rFonts w:ascii="Times New Roman" w:hAnsi="Times New Roman" w:cs="Times New Roman"/>
            <w:sz w:val="24"/>
          </w:rPr>
          <w:t>s</w:t>
        </w:r>
      </w:ins>
      <w:r>
        <w:rPr>
          <w:rFonts w:ascii="Times New Roman" w:hAnsi="Times New Roman" w:cs="Times New Roman"/>
          <w:sz w:val="24"/>
        </w:rPr>
        <w:t xml:space="preserve"> with no vehicles </w:t>
      </w:r>
      <w:del w:id="184" w:author="Jonathan Scheff" w:date="2020-06-01T14:09:00Z">
        <w:r w:rsidDel="006D7361">
          <w:rPr>
            <w:rFonts w:ascii="Times New Roman" w:hAnsi="Times New Roman" w:cs="Times New Roman"/>
            <w:sz w:val="24"/>
          </w:rPr>
          <w:delText xml:space="preserve">from the ACS data </w:delText>
        </w:r>
      </w:del>
      <w:r>
        <w:rPr>
          <w:rFonts w:ascii="Times New Roman" w:hAnsi="Times New Roman" w:cs="Times New Roman"/>
          <w:sz w:val="24"/>
        </w:rPr>
        <w:t xml:space="preserve">do not have </w:t>
      </w:r>
      <w:ins w:id="185" w:author="Jonathan Scheff" w:date="2020-06-01T14:09:00Z">
        <w:r w:rsidR="006D7361">
          <w:rPr>
            <w:rFonts w:ascii="Times New Roman" w:hAnsi="Times New Roman" w:cs="Times New Roman"/>
            <w:sz w:val="24"/>
          </w:rPr>
          <w:t xml:space="preserve">a </w:t>
        </w:r>
      </w:ins>
      <w:r>
        <w:rPr>
          <w:rFonts w:ascii="Times New Roman" w:hAnsi="Times New Roman" w:cs="Times New Roman"/>
          <w:sz w:val="24"/>
        </w:rPr>
        <w:t>significant correlation with floor values. This suggests that the ACS data</w:t>
      </w:r>
      <w:ins w:id="186" w:author="Jonathan Scheff" w:date="2020-06-01T14:09:00Z">
        <w:r w:rsidR="006D7361">
          <w:rPr>
            <w:rFonts w:ascii="Times New Roman" w:hAnsi="Times New Roman" w:cs="Times New Roman"/>
            <w:sz w:val="24"/>
          </w:rPr>
          <w:t>set</w:t>
        </w:r>
      </w:ins>
      <w:r>
        <w:rPr>
          <w:rFonts w:ascii="Times New Roman" w:hAnsi="Times New Roman" w:cs="Times New Roman"/>
          <w:sz w:val="24"/>
        </w:rPr>
        <w:t xml:space="preserve"> may not be </w:t>
      </w:r>
      <w:ins w:id="187" w:author="Jonathan Scheff" w:date="2020-06-01T14:10:00Z">
        <w:r w:rsidR="006D7361">
          <w:rPr>
            <w:rFonts w:ascii="Times New Roman" w:hAnsi="Times New Roman" w:cs="Times New Roman"/>
            <w:sz w:val="24"/>
          </w:rPr>
          <w:t xml:space="preserve">a </w:t>
        </w:r>
      </w:ins>
      <w:r>
        <w:rPr>
          <w:rFonts w:ascii="Times New Roman" w:hAnsi="Times New Roman" w:cs="Times New Roman"/>
          <w:sz w:val="24"/>
        </w:rPr>
        <w:t>good me</w:t>
      </w:r>
      <w:ins w:id="188" w:author="Jonathan Scheff" w:date="2020-06-01T14:10:00Z">
        <w:r w:rsidR="006D7361">
          <w:rPr>
            <w:rFonts w:ascii="Times New Roman" w:hAnsi="Times New Roman" w:cs="Times New Roman"/>
            <w:sz w:val="24"/>
          </w:rPr>
          <w:t xml:space="preserve">tric for </w:t>
        </w:r>
      </w:ins>
      <w:del w:id="189" w:author="Jonathan Scheff" w:date="2020-06-01T14:10:00Z">
        <w:r w:rsidDel="006D7361">
          <w:rPr>
            <w:rFonts w:ascii="Times New Roman" w:hAnsi="Times New Roman" w:cs="Times New Roman"/>
            <w:sz w:val="24"/>
          </w:rPr>
          <w:delText>asures of</w:delText>
        </w:r>
      </w:del>
      <w:r>
        <w:rPr>
          <w:rFonts w:ascii="Times New Roman" w:hAnsi="Times New Roman" w:cs="Times New Roman"/>
          <w:sz w:val="24"/>
        </w:rPr>
        <w:t xml:space="preserve"> transit dependency during an emergency such as a pandemic.  For example, the presence of a vehicle in a household does not mean it is reliable, affordable to operate, or available to a given household member.  </w:t>
      </w:r>
      <w:commentRangeStart w:id="190"/>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190"/>
      <w:r>
        <w:rPr>
          <w:rStyle w:val="CommentReference"/>
        </w:rPr>
        <w:commentReference w:id="190"/>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7E1743">
      <w:pPr>
        <w:spacing w:line="480" w:lineRule="auto"/>
        <w:rPr>
          <w:rFonts w:ascii="Times New Roman" w:hAnsi="Times New Roman" w:cs="Times New Roman"/>
          <w:b/>
          <w:sz w:val="24"/>
        </w:rPr>
      </w:pPr>
    </w:p>
    <w:p w14:paraId="695FEF43" w14:textId="77777777" w:rsidR="003A26C4" w:rsidRPr="00417459"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2DE16BA2"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w:t>
      </w:r>
      <w:ins w:id="191" w:author="Jonathan Scheff" w:date="2020-06-01T14:16:00Z">
        <w:r w:rsidR="00BD21F7">
          <w:rPr>
            <w:rFonts w:ascii="Times New Roman" w:hAnsi="Times New Roman" w:cs="Times New Roman"/>
            <w:sz w:val="24"/>
          </w:rPr>
          <w:t xml:space="preserve">the </w:t>
        </w:r>
      </w:ins>
      <w:r>
        <w:rPr>
          <w:rFonts w:ascii="Times New Roman" w:hAnsi="Times New Roman" w:cs="Times New Roman"/>
          <w:sz w:val="24"/>
        </w:rPr>
        <w:t xml:space="preserve">Midwest with the exception of Chicago, people started avoiding transit trips in advance of confirmed local community spread. This may be due to Seattle's precedence in COVID-19 spread in America:  the media began to report the severity of this disease and </w:t>
      </w:r>
      <w:ins w:id="192" w:author="Jonathan Scheff" w:date="2020-06-01T14:16:00Z">
        <w:r w:rsidR="00BD21F7">
          <w:rPr>
            <w:rFonts w:ascii="Times New Roman" w:hAnsi="Times New Roman" w:cs="Times New Roman"/>
            <w:sz w:val="24"/>
          </w:rPr>
          <w:t xml:space="preserve">the </w:t>
        </w:r>
      </w:ins>
      <w:r>
        <w:rPr>
          <w:rFonts w:ascii="Times New Roman" w:hAnsi="Times New Roman" w:cs="Times New Roman"/>
          <w:sz w:val="24"/>
        </w:rPr>
        <w:t xml:space="preserve">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3E8871C1" w14:textId="0B9DB3B6"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However, the picture is less sanguine after we factor in </w:t>
      </w:r>
      <w:commentRangeStart w:id="193"/>
      <w:r>
        <w:rPr>
          <w:rFonts w:ascii="Times New Roman" w:hAnsi="Times New Roman" w:cs="Times New Roman"/>
          <w:sz w:val="24"/>
        </w:rPr>
        <w:t>incubation periods</w:t>
      </w:r>
      <w:commentRangeEnd w:id="193"/>
      <w:r w:rsidR="00BD21F7">
        <w:rPr>
          <w:rStyle w:val="CommentReference"/>
        </w:rPr>
        <w:commentReference w:id="193"/>
      </w:r>
      <w:r>
        <w:rPr>
          <w:rFonts w:ascii="Times New Roman" w:hAnsi="Times New Roman" w:cs="Times New Roman"/>
          <w:sz w:val="24"/>
        </w:rPr>
        <w:t xml:space="preserve">. New York City is an illustrative example. With lag = 0, </w:t>
      </w:r>
      <w:ins w:id="194" w:author="Jonathan Scheff" w:date="2020-06-01T14:18:00Z">
        <w:r w:rsidR="00BD21F7">
          <w:rPr>
            <w:rFonts w:ascii="Times New Roman" w:hAnsi="Times New Roman" w:cs="Times New Roman"/>
            <w:sz w:val="24"/>
          </w:rPr>
          <w:t>five</w:t>
        </w:r>
      </w:ins>
      <w:del w:id="195" w:author="Jonathan Scheff" w:date="2020-06-01T14:18:00Z">
        <w:r w:rsidDel="00BD21F7">
          <w:rPr>
            <w:rFonts w:ascii="Times New Roman" w:hAnsi="Times New Roman" w:cs="Times New Roman"/>
            <w:sz w:val="24"/>
          </w:rPr>
          <w:delText>5</w:delText>
        </w:r>
      </w:del>
      <w:r>
        <w:rPr>
          <w:rFonts w:ascii="Times New Roman" w:hAnsi="Times New Roman" w:cs="Times New Roman"/>
          <w:sz w:val="24"/>
        </w:rPr>
        <w:t xml:space="preserve"> of 13 systems have positive response intervals, suggesting declines in transit usage in advance of community spread.  With lag = </w:t>
      </w:r>
      <w:commentRangeStart w:id="196"/>
      <w:ins w:id="197" w:author="Jonathan Scheff" w:date="2020-06-01T14:18:00Z">
        <w:r w:rsidR="00BD21F7">
          <w:rPr>
            <w:rFonts w:ascii="Times New Roman" w:hAnsi="Times New Roman" w:cs="Times New Roman"/>
            <w:sz w:val="24"/>
          </w:rPr>
          <w:t>five</w:t>
        </w:r>
      </w:ins>
      <w:del w:id="198" w:author="Jonathan Scheff" w:date="2020-06-01T14:18:00Z">
        <w:r w:rsidDel="00BD21F7">
          <w:rPr>
            <w:rFonts w:ascii="Times New Roman" w:hAnsi="Times New Roman" w:cs="Times New Roman"/>
            <w:sz w:val="24"/>
          </w:rPr>
          <w:delText>5</w:delText>
        </w:r>
      </w:del>
      <w:r>
        <w:rPr>
          <w:rFonts w:ascii="Times New Roman" w:hAnsi="Times New Roman" w:cs="Times New Roman"/>
          <w:sz w:val="24"/>
        </w:rPr>
        <w:t xml:space="preserve"> </w:t>
      </w:r>
      <w:commentRangeEnd w:id="196"/>
      <w:r w:rsidR="00BD21F7">
        <w:rPr>
          <w:rStyle w:val="CommentReference"/>
        </w:rPr>
        <w:commentReference w:id="196"/>
      </w:r>
      <w:r>
        <w:rPr>
          <w:rFonts w:ascii="Times New Roman" w:hAnsi="Times New Roman" w:cs="Times New Roman"/>
          <w:sz w:val="24"/>
        </w:rPr>
        <w:t>days, all</w:t>
      </w:r>
      <w:del w:id="199" w:author="Jonathan Scheff" w:date="2020-06-01T14:18:00Z">
        <w:r w:rsidDel="00BD21F7">
          <w:rPr>
            <w:rFonts w:ascii="Times New Roman" w:hAnsi="Times New Roman" w:cs="Times New Roman"/>
            <w:sz w:val="24"/>
          </w:rPr>
          <w:delText xml:space="preserve"> of</w:delText>
        </w:r>
      </w:del>
      <w:r>
        <w:rPr>
          <w:rFonts w:ascii="Times New Roman" w:hAnsi="Times New Roman" w:cs="Times New Roman"/>
          <w:sz w:val="24"/>
        </w:rPr>
        <w:t xml:space="preserve">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w:t>
      </w:r>
      <w:del w:id="200" w:author="Jonathan Scheff" w:date="2020-06-01T14:19:00Z">
        <w:r w:rsidDel="00BD21F7">
          <w:rPr>
            <w:rFonts w:ascii="Times New Roman" w:hAnsi="Times New Roman" w:cs="Times New Roman"/>
            <w:sz w:val="24"/>
          </w:rPr>
          <w:delText xml:space="preserve">the </w:delText>
        </w:r>
      </w:del>
      <w:r>
        <w:rPr>
          <w:rFonts w:ascii="Times New Roman" w:hAnsi="Times New Roman" w:cs="Times New Roman"/>
          <w:sz w:val="24"/>
        </w:rPr>
        <w:t>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7E1743">
      <w:pPr>
        <w:spacing w:line="480" w:lineRule="auto"/>
        <w:rPr>
          <w:rFonts w:ascii="Times New Roman" w:hAnsi="Times New Roman" w:cs="Times New Roman"/>
          <w:sz w:val="24"/>
        </w:rPr>
      </w:pPr>
    </w:p>
    <w:p w14:paraId="50F2E342" w14:textId="77777777" w:rsidR="003A26C4" w:rsidRDefault="003A26C4" w:rsidP="007E1743">
      <w:pPr>
        <w:keepNext/>
        <w:spacing w:line="480" w:lineRule="auto"/>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7E1743">
      <w:pPr>
        <w:spacing w:line="480" w:lineRule="auto"/>
        <w:jc w:val="center"/>
        <w:rPr>
          <w:rFonts w:ascii="Times New Roman" w:hAnsi="Times New Roman" w:cs="Times New Roman"/>
          <w:sz w:val="24"/>
        </w:rPr>
      </w:pPr>
      <w:bookmarkStart w:id="201"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201"/>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t xml:space="preserve"> </w:t>
      </w:r>
    </w:p>
    <w:p w14:paraId="69DB97BA" w14:textId="1271A14F"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 xml:space="preserve">However, the geographic pattern is highly homogeneous for the response intervals from floor point, which represent how </w:t>
      </w:r>
      <w:del w:id="202" w:author="Jonathan Scheff" w:date="2020-06-01T14:20:00Z">
        <w:r w:rsidDel="00BD21F7">
          <w:rPr>
            <w:rFonts w:ascii="Times New Roman" w:hAnsi="Times New Roman" w:cs="Times New Roman"/>
            <w:sz w:val="24"/>
          </w:rPr>
          <w:delText xml:space="preserve">earlier </w:delText>
        </w:r>
      </w:del>
      <w:ins w:id="203" w:author="Jonathan Scheff" w:date="2020-06-01T14:20:00Z">
        <w:r w:rsidR="00BD21F7">
          <w:rPr>
            <w:rFonts w:ascii="Times New Roman" w:hAnsi="Times New Roman" w:cs="Times New Roman"/>
            <w:sz w:val="24"/>
          </w:rPr>
          <w:t xml:space="preserve">early </w:t>
        </w:r>
      </w:ins>
      <w:del w:id="204" w:author="Jonathan Scheff" w:date="2020-06-01T14:20:00Z">
        <w:r w:rsidDel="00BD21F7">
          <w:rPr>
            <w:rFonts w:ascii="Times New Roman" w:hAnsi="Times New Roman" w:cs="Times New Roman"/>
            <w:sz w:val="24"/>
          </w:rPr>
          <w:delText xml:space="preserve">is </w:delText>
        </w:r>
      </w:del>
      <w:r>
        <w:rPr>
          <w:rFonts w:ascii="Times New Roman" w:hAnsi="Times New Roman" w:cs="Times New Roman"/>
          <w:sz w:val="24"/>
        </w:rPr>
        <w:t xml:space="preserve">each transit system’s users finished the stay-at-home process compared to the community spread. For </w:t>
      </w:r>
      <w:ins w:id="205" w:author="Jonathan Scheff" w:date="2020-06-01T14:20:00Z">
        <w:r w:rsidR="00BD21F7">
          <w:rPr>
            <w:rFonts w:ascii="Times New Roman" w:hAnsi="Times New Roman" w:cs="Times New Roman"/>
            <w:sz w:val="24"/>
          </w:rPr>
          <w:t xml:space="preserve">the </w:t>
        </w:r>
      </w:ins>
      <w:r>
        <w:rPr>
          <w:rFonts w:ascii="Times New Roman" w:hAnsi="Times New Roman" w:cs="Times New Roman"/>
          <w:sz w:val="24"/>
        </w:rPr>
        <w:t xml:space="preserve">scenario of lag = 0, only Capital Metro in Austin, Texas has a positive response interval. For the case of Austin, the demand decrease started </w:t>
      </w:r>
      <w:del w:id="206" w:author="Jonathan Scheff" w:date="2020-06-01T14:20:00Z">
        <w:r w:rsidDel="00BD21F7">
          <w:rPr>
            <w:rFonts w:ascii="Times New Roman" w:hAnsi="Times New Roman" w:cs="Times New Roman"/>
            <w:sz w:val="24"/>
          </w:rPr>
          <w:delText xml:space="preserve">at </w:delText>
        </w:r>
      </w:del>
      <w:ins w:id="207" w:author="Jonathan Scheff" w:date="2020-06-01T14:20:00Z">
        <w:r w:rsidR="00BD21F7">
          <w:rPr>
            <w:rFonts w:ascii="Times New Roman" w:hAnsi="Times New Roman" w:cs="Times New Roman"/>
            <w:sz w:val="24"/>
          </w:rPr>
          <w:t xml:space="preserve">on </w:t>
        </w:r>
      </w:ins>
      <w:r>
        <w:rPr>
          <w:rFonts w:ascii="Times New Roman" w:hAnsi="Times New Roman" w:cs="Times New Roman"/>
          <w:sz w:val="24"/>
        </w:rPr>
        <w:t>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xml:space="preserve">; the first case was confirmed </w:t>
      </w:r>
      <w:del w:id="208" w:author="Jonathan Scheff" w:date="2020-06-01T14:20:00Z">
        <w:r w:rsidDel="00BD21F7">
          <w:rPr>
            <w:rFonts w:ascii="Times New Roman" w:hAnsi="Times New Roman" w:cs="Times New Roman"/>
            <w:sz w:val="24"/>
          </w:rPr>
          <w:delText xml:space="preserve">at </w:delText>
        </w:r>
      </w:del>
      <w:ins w:id="209" w:author="Jonathan Scheff" w:date="2020-06-01T14:20:00Z">
        <w:r w:rsidR="00BD21F7">
          <w:rPr>
            <w:rFonts w:ascii="Times New Roman" w:hAnsi="Times New Roman" w:cs="Times New Roman"/>
            <w:sz w:val="24"/>
          </w:rPr>
          <w:t xml:space="preserve">on </w:t>
        </w:r>
      </w:ins>
      <w:r>
        <w:rPr>
          <w:rFonts w:ascii="Times New Roman" w:hAnsi="Times New Roman" w:cs="Times New Roman"/>
          <w:sz w:val="24"/>
        </w:rPr>
        <w:t>March 25</w:t>
      </w:r>
      <w:r w:rsidRPr="008E6126">
        <w:rPr>
          <w:rFonts w:ascii="Times New Roman" w:hAnsi="Times New Roman" w:cs="Times New Roman"/>
          <w:sz w:val="24"/>
          <w:vertAlign w:val="superscript"/>
        </w:rPr>
        <w:t>th</w:t>
      </w:r>
      <w:r>
        <w:rPr>
          <w:rFonts w:ascii="Times New Roman" w:hAnsi="Times New Roman" w:cs="Times New Roman"/>
          <w:sz w:val="24"/>
        </w:rPr>
        <w:t xml:space="preserve">. However, long before the first confirmed case, the city and county authority declared </w:t>
      </w:r>
      <w:del w:id="210" w:author="Jonathan Scheff" w:date="2020-06-01T14:21:00Z">
        <w:r w:rsidDel="00BD21F7">
          <w:rPr>
            <w:rFonts w:ascii="Times New Roman" w:hAnsi="Times New Roman" w:cs="Times New Roman"/>
            <w:sz w:val="24"/>
          </w:rPr>
          <w:delText xml:space="preserve">the </w:delText>
        </w:r>
      </w:del>
      <w:ins w:id="211" w:author="Jonathan Scheff" w:date="2020-06-01T14:21:00Z">
        <w:r w:rsidR="00BD21F7">
          <w:rPr>
            <w:rFonts w:ascii="Times New Roman" w:hAnsi="Times New Roman" w:cs="Times New Roman"/>
            <w:sz w:val="24"/>
          </w:rPr>
          <w:t xml:space="preserve">a </w:t>
        </w:r>
      </w:ins>
      <w:r>
        <w:rPr>
          <w:rFonts w:ascii="Times New Roman" w:hAnsi="Times New Roman" w:cs="Times New Roman"/>
          <w:sz w:val="24"/>
        </w:rPr>
        <w:t xml:space="preserve">local state of emergency </w:t>
      </w:r>
      <w:del w:id="212" w:author="Jonathan Scheff" w:date="2020-06-01T14:21:00Z">
        <w:r w:rsidDel="00BD21F7">
          <w:rPr>
            <w:rFonts w:ascii="Times New Roman" w:hAnsi="Times New Roman" w:cs="Times New Roman"/>
            <w:sz w:val="24"/>
          </w:rPr>
          <w:delText xml:space="preserve">in </w:delText>
        </w:r>
      </w:del>
      <w:ins w:id="213" w:author="Jonathan Scheff" w:date="2020-06-01T14:21:00Z">
        <w:r w:rsidR="00BD21F7">
          <w:rPr>
            <w:rFonts w:ascii="Times New Roman" w:hAnsi="Times New Roman" w:cs="Times New Roman"/>
            <w:sz w:val="24"/>
          </w:rPr>
          <w:t xml:space="preserve">on </w:t>
        </w:r>
      </w:ins>
      <w:r>
        <w:rPr>
          <w:rFonts w:ascii="Times New Roman" w:hAnsi="Times New Roman" w:cs="Times New Roman"/>
          <w:sz w:val="24"/>
        </w:rPr>
        <w:t>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w:t>
      </w:r>
      <w:r>
        <w:rPr>
          <w:rFonts w:ascii="Times New Roman" w:hAnsi="Times New Roman" w:cs="Times New Roman"/>
          <w:sz w:val="24"/>
        </w:rPr>
        <w:lastRenderedPageBreak/>
        <w:t xml:space="preserve">effectiveness of the executive order. This can be one reason for the relatively fast and earlier reaction of transit users. </w:t>
      </w:r>
    </w:p>
    <w:commentRangeStart w:id="214"/>
    <w:p w14:paraId="2858BC59"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commentRangeEnd w:id="214"/>
      <w:r w:rsidR="00BD21F7">
        <w:rPr>
          <w:rStyle w:val="CommentReference"/>
        </w:rPr>
        <w:commentReference w:id="214"/>
      </w:r>
    </w:p>
    <w:p w14:paraId="6F3E6CE2" w14:textId="59243AEE" w:rsidR="003A26C4" w:rsidRDefault="003A26C4" w:rsidP="007E1743">
      <w:pPr>
        <w:keepNext/>
        <w:spacing w:line="480" w:lineRule="auto"/>
        <w:rPr>
          <w:noProof/>
        </w:rPr>
      </w:pPr>
      <w:r w:rsidRPr="00260C99">
        <w:rPr>
          <w:noProof/>
        </w:rPr>
        <w:t xml:space="preserve"> </w:t>
      </w:r>
    </w:p>
    <w:p w14:paraId="4D475320" w14:textId="39A7102C" w:rsidR="00F83EF7" w:rsidRDefault="00F83EF7" w:rsidP="007E1743">
      <w:pPr>
        <w:keepNext/>
        <w:spacing w:line="480" w:lineRule="auto"/>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7E1743">
      <w:pPr>
        <w:spacing w:line="480" w:lineRule="auto"/>
        <w:jc w:val="center"/>
        <w:rPr>
          <w:rFonts w:ascii="Times New Roman" w:hAnsi="Times New Roman" w:cs="Times New Roman"/>
          <w:sz w:val="24"/>
        </w:rPr>
      </w:pPr>
      <w:bookmarkStart w:id="215"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215"/>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7E1743">
      <w:pPr>
        <w:spacing w:line="480" w:lineRule="auto"/>
        <w:rPr>
          <w:rFonts w:ascii="Times New Roman" w:hAnsi="Times New Roman" w:cs="Times New Roman"/>
          <w:sz w:val="24"/>
        </w:rPr>
      </w:pPr>
    </w:p>
    <w:p w14:paraId="1AE1DED7" w14:textId="77777777" w:rsidR="003A26C4" w:rsidRDefault="003A26C4" w:rsidP="007E1743">
      <w:pPr>
        <w:spacing w:line="480" w:lineRule="auto"/>
        <w:rPr>
          <w:rFonts w:ascii="Times New Roman" w:hAnsi="Times New Roman" w:cs="Times New Roman"/>
          <w:sz w:val="24"/>
        </w:rPr>
      </w:pPr>
    </w:p>
    <w:p w14:paraId="662E9746"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commentRangeStart w:id="216"/>
      <w:commentRangeStart w:id="217"/>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218"/>
      <w:r>
        <w:rPr>
          <w:rFonts w:ascii="Times New Roman" w:hAnsi="Times New Roman" w:cs="Times New Roman"/>
          <w:sz w:val="24"/>
        </w:rPr>
        <w:t>The slower decay rate in the Midwest and South may be explained by businesses staying open longer during the pandemic.</w:t>
      </w:r>
      <w:commentRangeEnd w:id="218"/>
      <w:r>
        <w:rPr>
          <w:rStyle w:val="CommentReference"/>
        </w:rPr>
        <w:commentReference w:id="218"/>
      </w:r>
    </w:p>
    <w:p w14:paraId="35F24B8E" w14:textId="77777777" w:rsidR="003A26C4" w:rsidRPr="008811C5" w:rsidRDefault="003A26C4" w:rsidP="007E1743">
      <w:pPr>
        <w:spacing w:line="480" w:lineRule="auto"/>
        <w:rPr>
          <w:rFonts w:ascii="Times New Roman" w:hAnsi="Times New Roman" w:cs="Times New Roman"/>
          <w:sz w:val="24"/>
        </w:rPr>
      </w:pPr>
    </w:p>
    <w:p w14:paraId="2B494AEC" w14:textId="77777777" w:rsidR="003A26C4" w:rsidRDefault="003A26C4" w:rsidP="007E1743">
      <w:pPr>
        <w:keepNext/>
        <w:spacing w:line="480" w:lineRule="auto"/>
      </w:pPr>
      <w:r w:rsidRPr="00EC173A">
        <w:rPr>
          <w:noProof/>
        </w:rPr>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7E1743">
      <w:pPr>
        <w:spacing w:line="480" w:lineRule="auto"/>
        <w:jc w:val="center"/>
        <w:rPr>
          <w:rFonts w:ascii="Times New Roman" w:hAnsi="Times New Roman" w:cs="Times New Roman"/>
          <w:sz w:val="24"/>
        </w:rPr>
      </w:pPr>
      <w:bookmarkStart w:id="219"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219"/>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1E3F18FB" w:rsidR="003A26C4" w:rsidRPr="00AC2AE6"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hyperbol</w:t>
      </w:r>
      <w:ins w:id="220" w:author="Miller, Harvey J." w:date="2020-06-01T09:48:00Z">
        <w:r w:rsidR="007F308D">
          <w:rPr>
            <w:rFonts w:ascii="Times New Roman" w:hAnsi="Times New Roman" w:cs="Times New Roman"/>
            <w:sz w:val="24"/>
          </w:rPr>
          <w:t>ic</w:t>
        </w:r>
      </w:ins>
      <w:del w:id="221" w:author="Miller, Harvey J." w:date="2020-06-01T09:48:00Z">
        <w:r w:rsidDel="007F308D">
          <w:rPr>
            <w:rFonts w:ascii="Times New Roman" w:hAnsi="Times New Roman" w:cs="Times New Roman"/>
            <w:sz w:val="24"/>
          </w:rPr>
          <w:delText>a</w:delText>
        </w:r>
      </w:del>
      <w:r>
        <w:rPr>
          <w:rFonts w:ascii="Times New Roman" w:hAnsi="Times New Roman" w:cs="Times New Roman"/>
          <w:sz w:val="24"/>
        </w:rPr>
        <w:t xml:space="preserve"> correlation with cliff point and a negative hyperbol</w:t>
      </w:r>
      <w:ins w:id="222" w:author="Miller, Harvey J." w:date="2020-06-01T09:48:00Z">
        <w:r w:rsidR="007F308D">
          <w:rPr>
            <w:rFonts w:ascii="Times New Roman" w:hAnsi="Times New Roman" w:cs="Times New Roman"/>
            <w:sz w:val="24"/>
          </w:rPr>
          <w:t>ic</w:t>
        </w:r>
      </w:ins>
      <w:del w:id="223" w:author="Miller, Harvey J." w:date="2020-06-01T09:48:00Z">
        <w:r w:rsidDel="007F308D">
          <w:rPr>
            <w:rFonts w:ascii="Times New Roman" w:hAnsi="Times New Roman" w:cs="Times New Roman"/>
            <w:sz w:val="24"/>
          </w:rPr>
          <w:delText>a</w:delText>
        </w:r>
      </w:del>
      <w:r>
        <w:rPr>
          <w:rFonts w:ascii="Times New Roman" w:hAnsi="Times New Roman" w:cs="Times New Roman"/>
          <w:sz w:val="24"/>
        </w:rPr>
        <w:t xml:space="preserve"> correlation with floor point, as formula</w:t>
      </w:r>
      <w:ins w:id="224" w:author="Miller, Harvey J." w:date="2020-06-01T09:48:00Z">
        <w:r w:rsidR="007F308D">
          <w:rPr>
            <w:rFonts w:ascii="Times New Roman" w:hAnsi="Times New Roman" w:cs="Times New Roman"/>
            <w:sz w:val="24"/>
          </w:rPr>
          <w:t>s</w:t>
        </w:r>
      </w:ins>
      <w:r>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ins w:id="225" w:author="Miller, Harvey J." w:date="2020-06-01T09:45:00Z">
        <w:r w:rsidR="007F308D">
          <w:rPr>
            <w:rFonts w:ascii="Times New Roman" w:hAnsi="Times New Roman" w:cs="Times New Roman"/>
            <w:sz w:val="24"/>
          </w:rPr>
          <w:t>occurred</w:t>
        </w:r>
      </w:ins>
      <w:ins w:id="226" w:author="Miller, Harvey J." w:date="2020-06-01T09:49:00Z">
        <w:r w:rsidR="007F308D">
          <w:rPr>
            <w:rFonts w:ascii="Times New Roman" w:hAnsi="Times New Roman" w:cs="Times New Roman"/>
            <w:sz w:val="24"/>
          </w:rPr>
          <w:t xml:space="preserve">, and </w:t>
        </w:r>
      </w:ins>
      <w:del w:id="227" w:author="Miller, Harvey J." w:date="2020-06-01T09:45:00Z">
        <w:r w:rsidDel="007F308D">
          <w:rPr>
            <w:rFonts w:ascii="Times New Roman" w:hAnsi="Times New Roman" w:cs="Times New Roman"/>
            <w:sz w:val="24"/>
          </w:rPr>
          <w:delText>was</w:delText>
        </w:r>
      </w:del>
      <w:del w:id="228" w:author="Miller, Harvey J." w:date="2020-06-01T09:49:00Z">
        <w:r w:rsidDel="007F308D">
          <w:rPr>
            <w:rFonts w:ascii="Times New Roman" w:hAnsi="Times New Roman" w:cs="Times New Roman"/>
            <w:sz w:val="24"/>
          </w:rPr>
          <w:delText xml:space="preserve">; but meanwhile </w:delText>
        </w:r>
      </w:del>
      <w:r>
        <w:rPr>
          <w:rFonts w:ascii="Times New Roman" w:hAnsi="Times New Roman" w:cs="Times New Roman"/>
          <w:sz w:val="24"/>
        </w:rPr>
        <w:t>the decline process</w:t>
      </w:r>
      <w:del w:id="229" w:author="Miller, Harvey J." w:date="2020-06-01T09:49:00Z">
        <w:r w:rsidDel="007F308D">
          <w:rPr>
            <w:rFonts w:ascii="Times New Roman" w:hAnsi="Times New Roman" w:cs="Times New Roman"/>
            <w:sz w:val="24"/>
          </w:rPr>
          <w:delText xml:space="preserve"> would</w:delText>
        </w:r>
      </w:del>
      <w:r>
        <w:rPr>
          <w:rFonts w:ascii="Times New Roman" w:hAnsi="Times New Roman" w:cs="Times New Roman"/>
          <w:sz w:val="24"/>
        </w:rPr>
        <w:t xml:space="preserve"> finish</w:t>
      </w:r>
      <w:ins w:id="230" w:author="Miller, Harvey J." w:date="2020-06-01T09:49:00Z">
        <w:r w:rsidR="007F308D">
          <w:rPr>
            <w:rFonts w:ascii="Times New Roman" w:hAnsi="Times New Roman" w:cs="Times New Roman"/>
            <w:sz w:val="24"/>
          </w:rPr>
          <w:t>ed</w:t>
        </w:r>
      </w:ins>
      <w:r>
        <w:rPr>
          <w:rFonts w:ascii="Times New Roman" w:hAnsi="Times New Roman" w:cs="Times New Roman"/>
          <w:sz w:val="24"/>
        </w:rPr>
        <w:t xml:space="preserve">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ins w:id="231" w:author="Miller, Harvey J." w:date="2020-06-01T09:49:00Z">
        <w:r w:rsidR="007F308D">
          <w:rPr>
            <w:rFonts w:ascii="Times New Roman" w:hAnsi="Times New Roman" w:cs="Times New Roman"/>
            <w:sz w:val="24"/>
          </w:rPr>
          <w:t>,</w:t>
        </w:r>
      </w:ins>
      <w:r w:rsidRPr="00AC2AE6">
        <w:rPr>
          <w:rFonts w:ascii="Times New Roman" w:hAnsi="Times New Roman" w:cs="Times New Roman"/>
          <w:sz w:val="24"/>
        </w:rPr>
        <w:t xml:space="preserve"> </w:t>
      </w:r>
      <w:ins w:id="232" w:author="Miller, Harvey J." w:date="2020-06-01T09:49:00Z">
        <w:r w:rsidR="007F308D">
          <w:rPr>
            <w:rFonts w:ascii="Times New Roman" w:hAnsi="Times New Roman" w:cs="Times New Roman"/>
            <w:sz w:val="24"/>
          </w:rPr>
          <w:t xml:space="preserve">causing transit users </w:t>
        </w:r>
      </w:ins>
      <w:del w:id="233" w:author="Miller, Harvey J." w:date="2020-06-01T09:49:00Z">
        <w:r w:rsidRPr="00AC2AE6" w:rsidDel="007F308D">
          <w:rPr>
            <w:rFonts w:ascii="Times New Roman" w:hAnsi="Times New Roman" w:cs="Times New Roman"/>
            <w:sz w:val="24"/>
          </w:rPr>
          <w:delText xml:space="preserve">thus driving local population </w:delText>
        </w:r>
      </w:del>
      <w:r w:rsidRPr="00AC2AE6">
        <w:rPr>
          <w:rFonts w:ascii="Times New Roman" w:hAnsi="Times New Roman" w:cs="Times New Roman"/>
          <w:sz w:val="24"/>
        </w:rPr>
        <w:t>to act faste</w:t>
      </w:r>
      <w:r>
        <w:rPr>
          <w:rFonts w:ascii="Times New Roman" w:hAnsi="Times New Roman" w:cs="Times New Roman"/>
          <w:sz w:val="24"/>
        </w:rPr>
        <w:t xml:space="preserve">r </w:t>
      </w:r>
      <w:ins w:id="234" w:author="Miller, Harvey J." w:date="2020-06-01T09:50:00Z">
        <w:r w:rsidR="007F308D">
          <w:rPr>
            <w:rFonts w:ascii="Times New Roman" w:hAnsi="Times New Roman" w:cs="Times New Roman"/>
            <w:sz w:val="24"/>
          </w:rPr>
          <w:t xml:space="preserve">and </w:t>
        </w:r>
      </w:ins>
      <w:del w:id="235" w:author="Miller, Harvey J." w:date="2020-06-01T09:50:00Z">
        <w:r w:rsidDel="007F308D">
          <w:rPr>
            <w:rFonts w:ascii="Times New Roman" w:hAnsi="Times New Roman" w:cs="Times New Roman"/>
            <w:sz w:val="24"/>
          </w:rPr>
          <w:delText xml:space="preserve">thus </w:delText>
        </w:r>
      </w:del>
      <w:r>
        <w:rPr>
          <w:rFonts w:ascii="Times New Roman" w:hAnsi="Times New Roman" w:cs="Times New Roman"/>
          <w:sz w:val="24"/>
        </w:rPr>
        <w:t xml:space="preserve">reach the floor point earlier. This also suggests that the time when the decline finished is less </w:t>
      </w:r>
      <w:ins w:id="236" w:author="Miller, Harvey J." w:date="2020-06-01T09:50:00Z">
        <w:r w:rsidR="007F308D">
          <w:rPr>
            <w:rFonts w:ascii="Times New Roman" w:hAnsi="Times New Roman" w:cs="Times New Roman"/>
            <w:sz w:val="24"/>
          </w:rPr>
          <w:t xml:space="preserve">related </w:t>
        </w:r>
      </w:ins>
      <w:del w:id="237" w:author="Miller, Harvey J." w:date="2020-06-01T09:50:00Z">
        <w:r w:rsidDel="007F308D">
          <w:rPr>
            <w:rFonts w:ascii="Times New Roman" w:hAnsi="Times New Roman" w:cs="Times New Roman"/>
            <w:sz w:val="24"/>
          </w:rPr>
          <w:delText xml:space="preserve">relevant </w:delText>
        </w:r>
      </w:del>
      <w:r>
        <w:rPr>
          <w:rFonts w:ascii="Times New Roman" w:hAnsi="Times New Roman" w:cs="Times New Roman"/>
          <w:sz w:val="24"/>
        </w:rPr>
        <w:t>to when it started</w:t>
      </w:r>
      <w:ins w:id="238" w:author="Miller, Harvey J." w:date="2020-06-01T09:50:00Z">
        <w:r w:rsidR="007F308D">
          <w:rPr>
            <w:rFonts w:ascii="Times New Roman" w:hAnsi="Times New Roman" w:cs="Times New Roman"/>
            <w:sz w:val="24"/>
          </w:rPr>
          <w:t xml:space="preserve"> than </w:t>
        </w:r>
      </w:ins>
      <w:del w:id="239" w:author="Miller, Harvey J." w:date="2020-06-01T09:50:00Z">
        <w:r w:rsidDel="007F308D">
          <w:rPr>
            <w:rFonts w:ascii="Times New Roman" w:hAnsi="Times New Roman" w:cs="Times New Roman"/>
            <w:sz w:val="24"/>
          </w:rPr>
          <w:delText xml:space="preserve">, but is more relevant </w:delText>
        </w:r>
      </w:del>
      <w:r>
        <w:rPr>
          <w:rFonts w:ascii="Times New Roman" w:hAnsi="Times New Roman" w:cs="Times New Roman"/>
          <w:sz w:val="24"/>
        </w:rPr>
        <w:t xml:space="preserve">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7E1743">
      <w:pPr>
        <w:spacing w:line="480" w:lineRule="auto"/>
        <w:ind w:firstLine="720"/>
        <w:jc w:val="both"/>
        <w:rPr>
          <w:rFonts w:ascii="Times New Roman" w:hAnsi="Times New Roman" w:cs="Times New Roman"/>
          <w:sz w:val="24"/>
        </w:rPr>
      </w:pPr>
    </w:p>
    <w:p w14:paraId="0AD66FDD" w14:textId="77777777" w:rsidR="003A26C4" w:rsidRDefault="003A26C4" w:rsidP="007E1743">
      <w:pPr>
        <w:keepNext/>
        <w:spacing w:line="480" w:lineRule="auto"/>
        <w:jc w:val="center"/>
      </w:pPr>
      <w:r>
        <w:rPr>
          <w:rFonts w:ascii="Times New Roman" w:hAnsi="Times New Roman" w:cs="Times New Roman"/>
          <w:noProof/>
          <w:sz w:val="24"/>
        </w:rPr>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commentRangeStart w:id="240"/>
      <w:commentRangeEnd w:id="240"/>
      <w:r>
        <w:rPr>
          <w:rStyle w:val="CommentReference"/>
        </w:rPr>
        <w:commentReference w:id="240"/>
      </w:r>
    </w:p>
    <w:p w14:paraId="5F8E23A3" w14:textId="004D488E" w:rsidR="003A26C4" w:rsidRDefault="003A26C4" w:rsidP="007E1743">
      <w:pPr>
        <w:spacing w:line="480" w:lineRule="auto"/>
        <w:jc w:val="center"/>
        <w:rPr>
          <w:rFonts w:ascii="Times New Roman" w:hAnsi="Times New Roman" w:cs="Times New Roman"/>
          <w:sz w:val="24"/>
        </w:rPr>
      </w:pPr>
      <w:bookmarkStart w:id="241"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241"/>
      <w:r w:rsidRPr="004F030E">
        <w:rPr>
          <w:rFonts w:ascii="Times New Roman" w:hAnsi="Times New Roman" w:cs="Times New Roman"/>
          <w:sz w:val="24"/>
        </w:rPr>
        <w:t xml:space="preserve">: </w:t>
      </w:r>
      <w:ins w:id="242" w:author="Miller, Harvey J." w:date="2020-06-01T09:51:00Z">
        <w:r w:rsidR="007F308D">
          <w:rPr>
            <w:rFonts w:ascii="Times New Roman" w:hAnsi="Times New Roman" w:cs="Times New Roman"/>
            <w:sz w:val="24"/>
          </w:rPr>
          <w:t xml:space="preserve">Hyperbolic </w:t>
        </w:r>
      </w:ins>
      <w:del w:id="243" w:author="Miller, Harvey J." w:date="2020-06-01T09:51:00Z">
        <w:r w:rsidRPr="004F030E" w:rsidDel="007F308D">
          <w:rPr>
            <w:rFonts w:ascii="Times New Roman" w:hAnsi="Times New Roman" w:cs="Times New Roman"/>
            <w:sz w:val="24"/>
          </w:rPr>
          <w:delText xml:space="preserve">the </w:delText>
        </w:r>
      </w:del>
      <w:r w:rsidRPr="004F030E">
        <w:rPr>
          <w:rFonts w:ascii="Times New Roman" w:hAnsi="Times New Roman" w:cs="Times New Roman"/>
          <w:sz w:val="24"/>
        </w:rPr>
        <w:t>relationship</w:t>
      </w:r>
      <w:r>
        <w:rPr>
          <w:rFonts w:ascii="Times New Roman" w:hAnsi="Times New Roman" w:cs="Times New Roman"/>
          <w:sz w:val="24"/>
        </w:rPr>
        <w:t xml:space="preserve"> </w:t>
      </w:r>
      <w:del w:id="244" w:author="Miller, Harvey J." w:date="2020-06-01T09:51:00Z">
        <w:r w:rsidDel="007F308D">
          <w:rPr>
            <w:rFonts w:ascii="Times New Roman" w:hAnsi="Times New Roman" w:cs="Times New Roman"/>
            <w:sz w:val="24"/>
          </w:rPr>
          <w:delText>and a hyperbola fitting</w:delText>
        </w:r>
        <w:r w:rsidRPr="004F030E" w:rsidDel="007F308D">
          <w:rPr>
            <w:rFonts w:ascii="Times New Roman" w:hAnsi="Times New Roman" w:cs="Times New Roman"/>
            <w:sz w:val="24"/>
          </w:rPr>
          <w:delText xml:space="preserve"> </w:delText>
        </w:r>
      </w:del>
      <w:r w:rsidRPr="004F030E">
        <w:rPr>
          <w:rFonts w:ascii="Times New Roman" w:hAnsi="Times New Roman" w:cs="Times New Roman"/>
          <w:sz w:val="24"/>
        </w:rPr>
        <w:t>between decay rate</w:t>
      </w:r>
      <w:ins w:id="245" w:author="Miller, Harvey J." w:date="2020-06-01T09:51:00Z">
        <w:r w:rsidR="007F308D">
          <w:rPr>
            <w:rFonts w:ascii="Times New Roman" w:hAnsi="Times New Roman" w:cs="Times New Roman"/>
            <w:sz w:val="24"/>
          </w:rPr>
          <w:t>s</w:t>
        </w:r>
      </w:ins>
      <w:r>
        <w:rPr>
          <w:rFonts w:ascii="Times New Roman" w:hAnsi="Times New Roman" w:cs="Times New Roman"/>
          <w:sz w:val="24"/>
        </w:rPr>
        <w:t xml:space="preserve"> and cliff point</w:t>
      </w:r>
      <w:ins w:id="246" w:author="Miller, Harvey J." w:date="2020-06-01T09:51:00Z">
        <w:r w:rsidR="007F308D">
          <w:rPr>
            <w:rFonts w:ascii="Times New Roman" w:hAnsi="Times New Roman" w:cs="Times New Roman"/>
            <w:sz w:val="24"/>
          </w:rPr>
          <w:t>s</w:t>
        </w:r>
      </w:ins>
      <w:del w:id="247" w:author="Miller, Harvey J." w:date="2020-06-01T09:51:00Z">
        <w:r w:rsidRPr="004F030E" w:rsidDel="007F308D">
          <w:rPr>
            <w:rFonts w:ascii="Times New Roman" w:hAnsi="Times New Roman" w:cs="Times New Roman"/>
            <w:sz w:val="24"/>
          </w:rPr>
          <w:delText>.</w:delText>
        </w:r>
      </w:del>
      <w:commentRangeEnd w:id="216"/>
      <w:r>
        <w:rPr>
          <w:rStyle w:val="CommentReference"/>
        </w:rPr>
        <w:commentReference w:id="216"/>
      </w:r>
      <w:commentRangeEnd w:id="217"/>
      <w:r>
        <w:rPr>
          <w:rStyle w:val="CommentReference"/>
        </w:rPr>
        <w:commentReference w:id="217"/>
      </w:r>
    </w:p>
    <w:p w14:paraId="6AFA0073" w14:textId="77777777" w:rsidR="003A26C4" w:rsidRDefault="003A26C4" w:rsidP="007E1743">
      <w:pPr>
        <w:spacing w:line="480" w:lineRule="auto"/>
        <w:rPr>
          <w:rFonts w:ascii="Times New Roman" w:hAnsi="Times New Roman" w:cs="Times New Roman"/>
          <w:sz w:val="24"/>
        </w:rPr>
      </w:pPr>
    </w:p>
    <w:p w14:paraId="13F02C9F" w14:textId="77777777" w:rsidR="003A26C4" w:rsidRPr="009457DC" w:rsidRDefault="003A26C4" w:rsidP="007E1743">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commentRangeStart w:id="248"/>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commentRangeEnd w:id="248"/>
      <w:r w:rsidR="006E20C0">
        <w:rPr>
          <w:rStyle w:val="CommentReference"/>
        </w:rPr>
        <w:commentReference w:id="248"/>
      </w:r>
    </w:p>
    <w:p w14:paraId="7FEC9883" w14:textId="03C5CCB2" w:rsidR="003A26C4" w:rsidRPr="00AD14EC" w:rsidRDefault="00627327" w:rsidP="007E1743">
      <w:pPr>
        <w:spacing w:line="480" w:lineRule="auto"/>
        <w:jc w:val="both"/>
        <w:rPr>
          <w:rFonts w:ascii="Times New Roman" w:hAnsi="Times New Roman" w:cs="Times New Roman"/>
          <w:sz w:val="24"/>
        </w:rPr>
      </w:pPr>
      <w:ins w:id="249" w:author="Jonathan Scheff" w:date="2020-06-01T14:39:00Z">
        <w:r>
          <w:rPr>
            <w:rFonts w:ascii="Times New Roman" w:hAnsi="Times New Roman" w:cs="Times New Roman"/>
            <w:sz w:val="24"/>
          </w:rPr>
          <w:t>Overall, we observe a connection between a change in hourly demand patterns (measured by the Procrustes distance) and the total drop in demand due to COVID-</w:t>
        </w:r>
      </w:ins>
      <w:ins w:id="250" w:author="Jonathan Scheff" w:date="2020-06-01T14:40:00Z">
        <w:r>
          <w:rPr>
            <w:rFonts w:ascii="Times New Roman" w:hAnsi="Times New Roman" w:cs="Times New Roman"/>
            <w:sz w:val="24"/>
          </w:rPr>
          <w:t xml:space="preserve">19 (measured by the floor value). </w:t>
        </w:r>
      </w:ins>
      <w:r w:rsidR="003A26C4">
        <w:rPr>
          <w:rFonts w:ascii="Times New Roman" w:hAnsi="Times New Roman" w:cs="Times New Roman"/>
          <w:sz w:val="24"/>
        </w:rPr>
        <w:fldChar w:fldCharType="begin"/>
      </w:r>
      <w:r w:rsidR="003A26C4">
        <w:rPr>
          <w:rFonts w:ascii="Times New Roman" w:hAnsi="Times New Roman" w:cs="Times New Roman"/>
          <w:sz w:val="24"/>
        </w:rPr>
        <w:instrText xml:space="preserve"> REF _Ref40881206 \h </w:instrText>
      </w:r>
      <w:r w:rsidR="003A26C4">
        <w:rPr>
          <w:rFonts w:ascii="Times New Roman" w:hAnsi="Times New Roman" w:cs="Times New Roman"/>
          <w:sz w:val="24"/>
        </w:rPr>
      </w:r>
      <w:r w:rsidR="003A26C4">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sidR="003A26C4">
        <w:rPr>
          <w:rFonts w:ascii="Times New Roman" w:hAnsi="Times New Roman" w:cs="Times New Roman"/>
          <w:sz w:val="24"/>
        </w:rPr>
        <w:fldChar w:fldCharType="end"/>
      </w:r>
      <w:r w:rsidR="003A26C4">
        <w:rPr>
          <w:rFonts w:ascii="Times New Roman" w:hAnsi="Times New Roman" w:cs="Times New Roman"/>
          <w:sz w:val="24"/>
        </w:rPr>
        <w:t xml:space="preserve"> shows the geographic distribution of each transit system’s average Procrustes distance </w:t>
      </w:r>
      <w:r w:rsidR="003A26C4">
        <w:rPr>
          <w:rFonts w:ascii="Times New Roman" w:hAnsi="Times New Roman" w:cs="Times New Roman"/>
          <w:sz w:val="24"/>
        </w:rPr>
        <w:lastRenderedPageBreak/>
        <w:t>between its normal and pandemic hourly demand curves. This map shows a similar pattern to the geographic distribution of floor values (</w:t>
      </w:r>
      <w:r w:rsidR="003A26C4">
        <w:rPr>
          <w:rFonts w:ascii="Times New Roman" w:hAnsi="Times New Roman" w:cs="Times New Roman"/>
          <w:sz w:val="24"/>
        </w:rPr>
        <w:fldChar w:fldCharType="begin"/>
      </w:r>
      <w:r w:rsidR="003A26C4">
        <w:rPr>
          <w:rFonts w:ascii="Times New Roman" w:hAnsi="Times New Roman" w:cs="Times New Roman"/>
          <w:sz w:val="24"/>
        </w:rPr>
        <w:instrText xml:space="preserve"> REF _Ref40207857 \h </w:instrText>
      </w:r>
      <w:r w:rsidR="003A26C4">
        <w:rPr>
          <w:rFonts w:ascii="Times New Roman" w:hAnsi="Times New Roman" w:cs="Times New Roman"/>
          <w:sz w:val="24"/>
        </w:rPr>
      </w:r>
      <w:r w:rsidR="003A26C4">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sidR="003A26C4">
        <w:rPr>
          <w:rFonts w:ascii="Times New Roman" w:hAnsi="Times New Roman" w:cs="Times New Roman"/>
          <w:sz w:val="24"/>
        </w:rPr>
        <w:fldChar w:fldCharType="end"/>
      </w:r>
      <w:r w:rsidR="003A26C4">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w:t>
      </w:r>
      <w:commentRangeStart w:id="251"/>
      <w:r w:rsidR="003A26C4">
        <w:rPr>
          <w:rFonts w:ascii="Times New Roman" w:hAnsi="Times New Roman" w:cs="Times New Roman"/>
          <w:sz w:val="24"/>
        </w:rPr>
        <w:t xml:space="preserve">older communities </w:t>
      </w:r>
      <w:commentRangeEnd w:id="251"/>
      <w:r w:rsidR="00B50349">
        <w:rPr>
          <w:rStyle w:val="CommentReference"/>
        </w:rPr>
        <w:commentReference w:id="251"/>
      </w:r>
      <w:r w:rsidR="003A26C4">
        <w:rPr>
          <w:rFonts w:ascii="Times New Roman" w:hAnsi="Times New Roman" w:cs="Times New Roman"/>
          <w:sz w:val="24"/>
        </w:rPr>
        <w:t>in the Midwest and Northeast is low, meaning these transit system</w:t>
      </w:r>
      <w:ins w:id="252" w:author="Jonathan Scheff" w:date="2020-06-01T14:32:00Z">
        <w:r w:rsidR="006E20C0">
          <w:rPr>
            <w:rFonts w:ascii="Times New Roman" w:hAnsi="Times New Roman" w:cs="Times New Roman"/>
            <w:sz w:val="24"/>
          </w:rPr>
          <w:t>s</w:t>
        </w:r>
      </w:ins>
      <w:r w:rsidR="003A26C4">
        <w:rPr>
          <w:rFonts w:ascii="Times New Roman" w:hAnsi="Times New Roman" w:cs="Times New Roman"/>
          <w:sz w:val="24"/>
        </w:rPr>
        <w:t xml:space="preserve"> retained much of their typical daily demand profile (albeit with lower levels of overall demand</w:t>
      </w:r>
      <w:r w:rsidR="00B152DD">
        <w:rPr>
          <w:rFonts w:ascii="Times New Roman" w:hAnsi="Times New Roman" w:cs="Times New Roman"/>
          <w:sz w:val="24"/>
        </w:rPr>
        <w:t>)</w:t>
      </w:r>
      <w:r w:rsidR="003A26C4">
        <w:rPr>
          <w:rFonts w:ascii="Times New Roman" w:hAnsi="Times New Roman" w:cs="Times New Roman"/>
          <w:sz w:val="24"/>
        </w:rPr>
        <w:t xml:space="preserve">.  </w:t>
      </w:r>
      <w:r w:rsidR="003A26C4">
        <w:rPr>
          <w:rFonts w:ascii="Times New Roman" w:hAnsi="Times New Roman" w:cs="Times New Roman"/>
          <w:sz w:val="24"/>
        </w:rPr>
        <w:fldChar w:fldCharType="begin"/>
      </w:r>
      <w:r w:rsidR="003A26C4">
        <w:rPr>
          <w:rFonts w:ascii="Times New Roman" w:hAnsi="Times New Roman" w:cs="Times New Roman"/>
          <w:sz w:val="24"/>
        </w:rPr>
        <w:instrText xml:space="preserve"> REF _Ref40301224 \h </w:instrText>
      </w:r>
      <w:r w:rsidR="003A26C4">
        <w:rPr>
          <w:rFonts w:ascii="Times New Roman" w:hAnsi="Times New Roman" w:cs="Times New Roman"/>
          <w:sz w:val="24"/>
        </w:rPr>
      </w:r>
      <w:r w:rsidR="003A26C4">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sidR="003A26C4">
        <w:rPr>
          <w:rFonts w:ascii="Times New Roman" w:hAnsi="Times New Roman" w:cs="Times New Roman"/>
          <w:sz w:val="24"/>
        </w:rPr>
        <w:fldChar w:fldCharType="end"/>
      </w:r>
      <w:r w:rsidR="003A26C4" w:rsidRPr="00AD14EC">
        <w:rPr>
          <w:rFonts w:ascii="Times New Roman" w:hAnsi="Times New Roman" w:cs="Times New Roman"/>
          <w:sz w:val="24"/>
        </w:rPr>
        <w:t xml:space="preserve"> </w:t>
      </w:r>
      <w:r w:rsidR="003A26C4">
        <w:rPr>
          <w:rFonts w:ascii="Times New Roman" w:hAnsi="Times New Roman" w:cs="Times New Roman"/>
          <w:sz w:val="24"/>
        </w:rPr>
        <w:t xml:space="preserve">confirms the </w:t>
      </w:r>
      <w:r w:rsidR="003A26C4" w:rsidRPr="00AD14EC">
        <w:rPr>
          <w:rFonts w:ascii="Times New Roman" w:hAnsi="Times New Roman" w:cs="Times New Roman"/>
          <w:sz w:val="24"/>
        </w:rPr>
        <w:t>strong corr</w:t>
      </w:r>
      <w:r w:rsidR="003A26C4">
        <w:rPr>
          <w:rFonts w:ascii="Times New Roman" w:hAnsi="Times New Roman" w:cs="Times New Roman"/>
          <w:sz w:val="24"/>
        </w:rPr>
        <w:t>elation between the</w:t>
      </w:r>
      <w:r w:rsidR="003A26C4" w:rsidRPr="00AD14EC">
        <w:rPr>
          <w:rFonts w:ascii="Times New Roman" w:hAnsi="Times New Roman" w:cs="Times New Roman"/>
          <w:sz w:val="24"/>
        </w:rPr>
        <w:t xml:space="preserve"> </w:t>
      </w:r>
      <w:r w:rsidR="003A26C4">
        <w:rPr>
          <w:rFonts w:ascii="Times New Roman" w:hAnsi="Times New Roman" w:cs="Times New Roman"/>
          <w:sz w:val="24"/>
        </w:rPr>
        <w:t>Procrustes distance and floor values: higher levels of base demand during the pandemic also means less shift from the typical hourly demand profile.</w:t>
      </w:r>
      <w:r w:rsidR="003A26C4" w:rsidRPr="00AD14EC">
        <w:rPr>
          <w:rFonts w:ascii="Times New Roman" w:hAnsi="Times New Roman" w:cs="Times New Roman"/>
          <w:sz w:val="24"/>
        </w:rPr>
        <w:t xml:space="preserve"> </w:t>
      </w:r>
    </w:p>
    <w:p w14:paraId="32A3E81B" w14:textId="77777777" w:rsidR="003A26C4" w:rsidRDefault="003A26C4" w:rsidP="007E1743">
      <w:pPr>
        <w:spacing w:line="480" w:lineRule="auto"/>
        <w:jc w:val="both"/>
        <w:rPr>
          <w:rFonts w:ascii="Times New Roman" w:hAnsi="Times New Roman" w:cs="Times New Roman"/>
          <w:sz w:val="24"/>
        </w:rPr>
      </w:pPr>
    </w:p>
    <w:p w14:paraId="550C19DE" w14:textId="77777777" w:rsidR="003A26C4" w:rsidRDefault="003A26C4" w:rsidP="007E1743">
      <w:pPr>
        <w:keepNext/>
        <w:spacing w:line="480" w:lineRule="auto"/>
      </w:pPr>
      <w:r w:rsidRPr="00BA5A34">
        <w:rPr>
          <w:noProof/>
        </w:rPr>
        <w:lastRenderedPageBreak/>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7E1743">
      <w:pPr>
        <w:spacing w:line="480" w:lineRule="auto"/>
        <w:jc w:val="center"/>
        <w:rPr>
          <w:rFonts w:ascii="Times New Roman" w:hAnsi="Times New Roman" w:cs="Times New Roman"/>
          <w:sz w:val="24"/>
        </w:rPr>
      </w:pPr>
      <w:bookmarkStart w:id="253"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253"/>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7E1743">
      <w:pPr>
        <w:spacing w:line="480" w:lineRule="auto"/>
        <w:jc w:val="both"/>
        <w:rPr>
          <w:rFonts w:ascii="Times New Roman" w:hAnsi="Times New Roman" w:cs="Times New Roman"/>
          <w:sz w:val="24"/>
        </w:rPr>
      </w:pPr>
    </w:p>
    <w:p w14:paraId="04331A51" w14:textId="77777777" w:rsidR="003A26C4" w:rsidRDefault="003A26C4" w:rsidP="007E1743">
      <w:pPr>
        <w:spacing w:line="480" w:lineRule="auto"/>
        <w:jc w:val="both"/>
        <w:rPr>
          <w:rFonts w:ascii="Times New Roman" w:hAnsi="Times New Roman" w:cs="Times New Roman"/>
          <w:sz w:val="24"/>
        </w:rPr>
      </w:pPr>
    </w:p>
    <w:p w14:paraId="6DAB8025" w14:textId="655EED4B" w:rsidR="00F00780" w:rsidRDefault="00F00780" w:rsidP="007E1743">
      <w:pPr>
        <w:keepNext/>
        <w:spacing w:line="480" w:lineRule="auto"/>
        <w:jc w:val="center"/>
      </w:pPr>
      <w:r>
        <w:rPr>
          <w:noProof/>
        </w:rPr>
        <w:lastRenderedPageBreak/>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7E1743">
      <w:pPr>
        <w:spacing w:line="480" w:lineRule="auto"/>
        <w:jc w:val="center"/>
        <w:rPr>
          <w:rFonts w:ascii="Times New Roman" w:hAnsi="Times New Roman" w:cs="Times New Roman"/>
          <w:sz w:val="24"/>
        </w:rPr>
      </w:pPr>
      <w:bookmarkStart w:id="254"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254"/>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7E1743">
      <w:pPr>
        <w:spacing w:line="480" w:lineRule="auto"/>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543F5E0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w:t>
      </w:r>
      <w:r>
        <w:rPr>
          <w:rFonts w:ascii="Times New Roman" w:hAnsi="Times New Roman" w:cs="Times New Roman"/>
          <w:sz w:val="24"/>
        </w:rPr>
        <w:lastRenderedPageBreak/>
        <w:t>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7E1743">
      <w:pPr>
        <w:spacing w:line="480" w:lineRule="auto"/>
        <w:ind w:firstLine="720"/>
        <w:jc w:val="both"/>
        <w:rPr>
          <w:rFonts w:ascii="Times New Roman" w:hAnsi="Times New Roman" w:cs="Times New Roman"/>
          <w:sz w:val="24"/>
        </w:rPr>
      </w:pPr>
      <w:commentRangeStart w:id="255"/>
    </w:p>
    <w:p w14:paraId="2592CC4E" w14:textId="77777777" w:rsidR="003A26C4" w:rsidRDefault="003A26C4" w:rsidP="007E1743">
      <w:pPr>
        <w:keepNext/>
        <w:spacing w:line="480" w:lineRule="auto"/>
        <w:jc w:val="center"/>
      </w:pPr>
      <w:r>
        <w:rPr>
          <w:rFonts w:ascii="Times New Roman" w:hAnsi="Times New Roman" w:cs="Times New Roman"/>
          <w:noProof/>
          <w:sz w:val="24"/>
        </w:rPr>
        <w:lastRenderedPageBreak/>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7E1743">
      <w:pPr>
        <w:spacing w:line="480" w:lineRule="auto"/>
        <w:jc w:val="center"/>
        <w:rPr>
          <w:rFonts w:ascii="Times New Roman" w:hAnsi="Times New Roman" w:cs="Times New Roman"/>
          <w:sz w:val="24"/>
        </w:rPr>
      </w:pPr>
      <w:bookmarkStart w:id="256"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256"/>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255"/>
      <w:r>
        <w:rPr>
          <w:rStyle w:val="CommentReference"/>
        </w:rPr>
        <w:commentReference w:id="255"/>
      </w:r>
    </w:p>
    <w:p w14:paraId="27027B73" w14:textId="77777777" w:rsidR="003A26C4" w:rsidRDefault="003A26C4" w:rsidP="007E1743">
      <w:pPr>
        <w:spacing w:line="480" w:lineRule="auto"/>
        <w:rPr>
          <w:rFonts w:ascii="Times New Roman" w:hAnsi="Times New Roman" w:cs="Times New Roman"/>
          <w:sz w:val="24"/>
        </w:rPr>
      </w:pPr>
    </w:p>
    <w:p w14:paraId="2546C525" w14:textId="1D063D01" w:rsidR="003A26C4" w:rsidRDefault="003A26C4" w:rsidP="007E1743">
      <w:pPr>
        <w:spacing w:line="480" w:lineRule="auto"/>
        <w:ind w:firstLine="720"/>
        <w:jc w:val="both"/>
        <w:rPr>
          <w:rFonts w:ascii="Times New Roman" w:hAnsi="Times New Roman" w:cs="Times New Roman"/>
          <w:sz w:val="24"/>
        </w:rPr>
      </w:pPr>
      <w:commentRangeStart w:id="257"/>
      <w:commentRangeStart w:id="258"/>
      <w:commentRangeStart w:id="259"/>
      <w:r>
        <w:rPr>
          <w:rFonts w:ascii="Times New Roman" w:hAnsi="Times New Roman" w:cs="Times New Roman"/>
          <w:sz w:val="24"/>
        </w:rPr>
        <w:t>We</w:t>
      </w:r>
      <w:commentRangeEnd w:id="257"/>
      <w:r w:rsidR="00B50349">
        <w:rPr>
          <w:rStyle w:val="CommentReference"/>
        </w:rPr>
        <w:commentReference w:id="257"/>
      </w:r>
      <w:r>
        <w:rPr>
          <w:rFonts w:ascii="Times New Roman" w:hAnsi="Times New Roman" w:cs="Times New Roman"/>
          <w:sz w:val="24"/>
        </w:rPr>
        <w:t xml:space="preserv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The majority of US transit systems (59 systems out of 93) had a later morning peak. However, many transit systems such as the systems in Washington, New Jersey, Los Angeles, and New York City experienced an earlier morning peak.  We find an average morning shift is -0.05 hours (3 minutes).  For comparison, Transit data indicates the </w:t>
      </w:r>
      <w:r>
        <w:rPr>
          <w:rFonts w:ascii="Times New Roman" w:hAnsi="Times New Roman" w:cs="Times New Roman"/>
          <w:sz w:val="24"/>
        </w:rPr>
        <w:lastRenderedPageBreak/>
        <w:t>corresponding shifts for other countries:   -1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671D6074"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76 out of 93 systems witnessed an earlier shift, with an average shift is -0.55 hours.  We observe similar pattern for most countries: while Canada’s shift is -0.55 hours, France’s shift is -1.78 hours, Australia’s shift is -0.55 hours, and New Zealand’s shift is -0.3 hours. UK is an exception with shift of </w:t>
      </w:r>
      <w:r w:rsidR="00B762AA">
        <w:rPr>
          <w:rFonts w:ascii="Times New Roman" w:hAnsi="Times New Roman" w:cs="Times New Roman"/>
          <w:sz w:val="24"/>
        </w:rPr>
        <w:t>+</w:t>
      </w:r>
      <w:r>
        <w:rPr>
          <w:rFonts w:ascii="Times New Roman" w:hAnsi="Times New Roman" w:cs="Times New Roman"/>
          <w:sz w:val="24"/>
        </w:rPr>
        <w:t xml:space="preserve">0.25 hours. </w:t>
      </w:r>
    </w:p>
    <w:p w14:paraId="255C782A" w14:textId="77777777" w:rsidR="003A26C4" w:rsidRDefault="003A26C4" w:rsidP="007E1743">
      <w:pPr>
        <w:spacing w:line="480" w:lineRule="auto"/>
        <w:ind w:firstLine="720"/>
        <w:jc w:val="both"/>
        <w:rPr>
          <w:rFonts w:ascii="Times New Roman" w:hAnsi="Times New Roman" w:cs="Times New Roman"/>
          <w:sz w:val="24"/>
        </w:rPr>
      </w:pPr>
    </w:p>
    <w:p w14:paraId="677AB41A" w14:textId="77777777" w:rsidR="003A26C4" w:rsidRDefault="003A26C4" w:rsidP="007E1743">
      <w:pPr>
        <w:keepNext/>
        <w:spacing w:line="480" w:lineRule="auto"/>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7E1743">
      <w:pPr>
        <w:spacing w:line="480" w:lineRule="auto"/>
        <w:jc w:val="center"/>
        <w:rPr>
          <w:rFonts w:ascii="Times New Roman" w:hAnsi="Times New Roman" w:cs="Times New Roman"/>
          <w:sz w:val="24"/>
        </w:rPr>
      </w:pPr>
      <w:bookmarkStart w:id="260"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260"/>
      <w:r w:rsidRPr="00322AAD">
        <w:rPr>
          <w:rFonts w:ascii="Times New Roman" w:hAnsi="Times New Roman" w:cs="Times New Roman"/>
          <w:sz w:val="24"/>
        </w:rPr>
        <w:t xml:space="preserve">: </w:t>
      </w:r>
      <w:commentRangeStart w:id="261"/>
      <w:r>
        <w:rPr>
          <w:rFonts w:ascii="Times New Roman" w:hAnsi="Times New Roman" w:cs="Times New Roman"/>
          <w:sz w:val="24"/>
        </w:rPr>
        <w:t>Shifts in morning (top) and afternoon (bottom) transit demand peaks or all weekdays</w:t>
      </w:r>
      <w:commentRangeEnd w:id="261"/>
      <w:r>
        <w:rPr>
          <w:rStyle w:val="CommentReference"/>
        </w:rPr>
        <w:commentReference w:id="261"/>
      </w:r>
      <w:commentRangeEnd w:id="258"/>
      <w:r>
        <w:rPr>
          <w:rStyle w:val="CommentReference"/>
        </w:rPr>
        <w:commentReference w:id="258"/>
      </w:r>
      <w:commentRangeEnd w:id="259"/>
      <w:r>
        <w:rPr>
          <w:rStyle w:val="CommentReference"/>
        </w:rPr>
        <w:commentReference w:id="259"/>
      </w:r>
    </w:p>
    <w:p w14:paraId="1473D7A0" w14:textId="77777777" w:rsidR="003A26C4" w:rsidRDefault="003A26C4" w:rsidP="007E1743">
      <w:pPr>
        <w:spacing w:line="480" w:lineRule="auto"/>
        <w:rPr>
          <w:rFonts w:ascii="Times New Roman" w:hAnsi="Times New Roman" w:cs="Times New Roman"/>
          <w:sz w:val="24"/>
        </w:rPr>
      </w:pPr>
    </w:p>
    <w:p w14:paraId="3B23DCC2" w14:textId="77777777" w:rsidR="003A26C4" w:rsidRDefault="003A26C4" w:rsidP="007E1743">
      <w:pPr>
        <w:spacing w:line="480" w:lineRule="auto"/>
        <w:rPr>
          <w:rFonts w:ascii="Times New Roman" w:hAnsi="Times New Roman" w:cs="Times New Roman"/>
          <w:sz w:val="24"/>
        </w:rPr>
      </w:pPr>
      <w:commentRangeStart w:id="262"/>
    </w:p>
    <w:commentRangeEnd w:id="262"/>
    <w:p w14:paraId="69D8CAD4" w14:textId="77777777" w:rsidR="003A26C4" w:rsidRDefault="003A26C4" w:rsidP="007E1743">
      <w:pPr>
        <w:spacing w:line="480" w:lineRule="auto"/>
        <w:jc w:val="center"/>
        <w:rPr>
          <w:rFonts w:ascii="Times New Roman" w:hAnsi="Times New Roman" w:cs="Times New Roman"/>
          <w:sz w:val="24"/>
        </w:rPr>
      </w:pPr>
      <w:r>
        <w:rPr>
          <w:rStyle w:val="CommentReference"/>
        </w:rPr>
        <w:lastRenderedPageBreak/>
        <w:commentReference w:id="262"/>
      </w:r>
    </w:p>
    <w:p w14:paraId="3CEA0460" w14:textId="77777777" w:rsidR="003A26C4" w:rsidRDefault="003A26C4" w:rsidP="007E1743">
      <w:pPr>
        <w:spacing w:line="480" w:lineRule="auto"/>
        <w:rPr>
          <w:rFonts w:ascii="Times New Roman" w:hAnsi="Times New Roman" w:cs="Times New Roman"/>
          <w:sz w:val="24"/>
        </w:rPr>
      </w:pPr>
    </w:p>
    <w:p w14:paraId="78B6BD26" w14:textId="77777777" w:rsidR="003A26C4" w:rsidRDefault="003A26C4" w:rsidP="007E1743">
      <w:pPr>
        <w:spacing w:line="480" w:lineRule="auto"/>
        <w:rPr>
          <w:rFonts w:ascii="Times New Roman" w:hAnsi="Times New Roman" w:cs="Times New Roman"/>
          <w:sz w:val="24"/>
        </w:rPr>
      </w:pPr>
    </w:p>
    <w:p w14:paraId="158358B0"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6AEE1168" w14:textId="7777777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del w:id="263" w:author="Jonathan Scheff" w:date="2020-06-01T14:44:00Z">
        <w:r w:rsidDel="00B50349">
          <w:rPr>
            <w:rFonts w:ascii="Times New Roman" w:hAnsi="Times New Roman" w:cs="Times New Roman"/>
            <w:sz w:val="24"/>
          </w:rPr>
          <w:delText>s</w:delText>
        </w:r>
      </w:del>
      <w:r>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w:t>
      </w:r>
    </w:p>
    <w:p w14:paraId="4A1EA8D5" w14:textId="598FA952"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ins w:id="264" w:author="Jonathan Scheff" w:date="2020-06-01T14:44:00Z">
        <w:r w:rsidR="00B50349">
          <w:rPr>
            <w:rFonts w:ascii="Times New Roman" w:hAnsi="Times New Roman" w:cs="Times New Roman"/>
            <w:b/>
            <w:sz w:val="24"/>
          </w:rPr>
          <w:t xml:space="preserve">a </w:t>
        </w:r>
      </w:ins>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w:t>
      </w:r>
      <w:r>
        <w:rPr>
          <w:rFonts w:ascii="Times New Roman" w:hAnsi="Times New Roman" w:cs="Times New Roman"/>
          <w:sz w:val="24"/>
        </w:rPr>
        <w:lastRenderedPageBreak/>
        <w:t xml:space="preserve">rethink the role </w:t>
      </w:r>
      <w:commentRangeStart w:id="265"/>
      <w:r>
        <w:rPr>
          <w:rFonts w:ascii="Times New Roman" w:hAnsi="Times New Roman" w:cs="Times New Roman"/>
          <w:sz w:val="24"/>
        </w:rPr>
        <w:t>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commentRangeEnd w:id="265"/>
      <w:r w:rsidR="00B50349">
        <w:rPr>
          <w:rStyle w:val="CommentReference"/>
        </w:rPr>
        <w:commentReference w:id="265"/>
      </w:r>
    </w:p>
    <w:p w14:paraId="153FDC82" w14:textId="77777777" w:rsidR="003A26C4" w:rsidRDefault="003A26C4" w:rsidP="007E1743">
      <w:pPr>
        <w:spacing w:line="480" w:lineRule="auto"/>
        <w:ind w:firstLine="720"/>
        <w:jc w:val="both"/>
        <w:rPr>
          <w:rFonts w:ascii="Times New Roman" w:hAnsi="Times New Roman" w:cs="Times New Roman"/>
          <w:sz w:val="24"/>
        </w:rPr>
      </w:pPr>
      <w:commentRangeStart w:id="266"/>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commentRangeEnd w:id="266"/>
      <w:r w:rsidR="00B50349">
        <w:rPr>
          <w:rStyle w:val="CommentReference"/>
        </w:rPr>
        <w:commentReference w:id="266"/>
      </w:r>
    </w:p>
    <w:p w14:paraId="4DFB14A2" w14:textId="02BDC989"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w:t>
      </w:r>
      <w:del w:id="267" w:author="Jonathan Scheff" w:date="2020-06-01T14:46:00Z">
        <w:r w:rsidDel="00B50349">
          <w:rPr>
            <w:rFonts w:ascii="Times New Roman" w:hAnsi="Times New Roman" w:cs="Times New Roman"/>
            <w:sz w:val="24"/>
          </w:rPr>
          <w:delText>s</w:delText>
        </w:r>
      </w:del>
      <w:r>
        <w:rPr>
          <w:rFonts w:ascii="Times New Roman" w:hAnsi="Times New Roman" w:cs="Times New Roman"/>
          <w:sz w:val="24"/>
        </w:rPr>
        <w:t xml:space="preserve"> when discretionary transit demand</w:t>
      </w:r>
      <w:ins w:id="268" w:author="Jonathan Scheff" w:date="2020-06-01T14:46:00Z">
        <w:r w:rsidR="00E94E06">
          <w:rPr>
            <w:rFonts w:ascii="Times New Roman" w:hAnsi="Times New Roman" w:cs="Times New Roman"/>
            <w:sz w:val="24"/>
          </w:rPr>
          <w:t>—</w:t>
        </w:r>
      </w:ins>
      <w:del w:id="269" w:author="Jonathan Scheff" w:date="2020-06-01T14:46:00Z">
        <w:r w:rsidDel="00E94E06">
          <w:rPr>
            <w:rFonts w:ascii="Times New Roman" w:hAnsi="Times New Roman" w:cs="Times New Roman"/>
            <w:sz w:val="24"/>
          </w:rPr>
          <w:delText xml:space="preserve"> - </w:delText>
        </w:r>
      </w:del>
      <w:r>
        <w:rPr>
          <w:rFonts w:ascii="Times New Roman" w:hAnsi="Times New Roman" w:cs="Times New Roman"/>
          <w:sz w:val="24"/>
        </w:rPr>
        <w:t>people who can work at home or do not work, and people who have other mobility options</w:t>
      </w:r>
      <w:ins w:id="270" w:author="Jonathan Scheff" w:date="2020-06-01T14:46:00Z">
        <w:r w:rsidR="00E94E06">
          <w:rPr>
            <w:rFonts w:ascii="Times New Roman" w:hAnsi="Times New Roman" w:cs="Times New Roman"/>
            <w:sz w:val="24"/>
          </w:rPr>
          <w:t>—</w:t>
        </w:r>
      </w:ins>
      <w:del w:id="271" w:author="Jonathan Scheff" w:date="2020-06-01T14:46:00Z">
        <w:r w:rsidDel="00E94E06">
          <w:rPr>
            <w:rFonts w:ascii="Times New Roman" w:hAnsi="Times New Roman" w:cs="Times New Roman"/>
            <w:sz w:val="24"/>
          </w:rPr>
          <w:delText xml:space="preserve"> - </w:delText>
        </w:r>
      </w:del>
      <w:r>
        <w:rPr>
          <w:rFonts w:ascii="Times New Roman" w:hAnsi="Times New Roman" w:cs="Times New Roman"/>
          <w:sz w:val="24"/>
        </w:rPr>
        <w:t xml:space="preserve">started and finished its decline due to COVID-19. </w:t>
      </w:r>
      <w:commentRangeStart w:id="272"/>
      <w:r>
        <w:rPr>
          <w:rFonts w:ascii="Times New Roman" w:hAnsi="Times New Roman" w:cs="Times New Roman"/>
          <w:sz w:val="24"/>
        </w:rPr>
        <w:t>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commentRangeEnd w:id="272"/>
      <w:r w:rsidR="00E94E06">
        <w:rPr>
          <w:rStyle w:val="CommentReference"/>
        </w:rPr>
        <w:commentReference w:id="272"/>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7E1743">
      <w:pPr>
        <w:spacing w:line="480" w:lineRule="auto"/>
        <w:ind w:firstLine="720"/>
        <w:jc w:val="both"/>
        <w:rPr>
          <w:rFonts w:ascii="Times New Roman" w:hAnsi="Times New Roman" w:cs="Times New Roman"/>
          <w:sz w:val="24"/>
        </w:rPr>
      </w:pPr>
      <w:commentRangeStart w:id="273"/>
      <w:commentRangeStart w:id="274"/>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w:t>
      </w:r>
      <w:r>
        <w:rPr>
          <w:rFonts w:ascii="Times New Roman" w:hAnsi="Times New Roman" w:cs="Times New Roman"/>
          <w:sz w:val="24"/>
        </w:rPr>
        <w:lastRenderedPageBreak/>
        <w:t>suggests that the end date of the decline (floor point) is mostly determined by the reaction speed (decay rate) but not the start date of the decline (cliff point).</w:t>
      </w:r>
      <w:commentRangeEnd w:id="273"/>
      <w:r>
        <w:rPr>
          <w:rStyle w:val="CommentReference"/>
        </w:rPr>
        <w:commentReference w:id="273"/>
      </w:r>
      <w:commentRangeEnd w:id="274"/>
      <w:r>
        <w:rPr>
          <w:rStyle w:val="CommentReference"/>
        </w:rPr>
        <w:commentReference w:id="274"/>
      </w:r>
    </w:p>
    <w:p w14:paraId="7EB7E70E" w14:textId="7A3AAC84" w:rsidR="003A26C4" w:rsidRDefault="003A26C4" w:rsidP="007E1743">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sidR="00FD75B5">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275"/>
      <w:r>
        <w:rPr>
          <w:rFonts w:ascii="Times New Roman" w:hAnsi="Times New Roman" w:cs="Times New Roman"/>
          <w:sz w:val="24"/>
        </w:rPr>
        <w:t xml:space="preserve">Moreover, the pandemic shifted the morning and afternoon rush hours. Morning rush hour shift is very heterogeneous for different cities with average shift of -0.05 hours but the afternoon rush hour shifted homogeneously later for 1 hour in average.  </w:t>
      </w:r>
      <w:commentRangeEnd w:id="275"/>
      <w:r>
        <w:rPr>
          <w:rStyle w:val="CommentReference"/>
        </w:rPr>
        <w:commentReference w:id="275"/>
      </w:r>
    </w:p>
    <w:p w14:paraId="702800B0" w14:textId="77777777" w:rsidR="003A26C4" w:rsidRPr="00FF3102"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 xml:space="preserve">representativeness of the transit </w:t>
      </w:r>
      <w:r w:rsidRPr="009457DC">
        <w:rPr>
          <w:rFonts w:ascii="Times New Roman" w:hAnsi="Times New Roman" w:cs="Times New Roman"/>
          <w:sz w:val="24"/>
        </w:rPr>
        <w:lastRenderedPageBreak/>
        <w:t>demand data for actual ridership.</w:t>
      </w:r>
      <w:r w:rsidRPr="00FF3102">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49AF62D6"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686F922B" w14:textId="77777777" w:rsidR="003A26C4" w:rsidRPr="009457DC"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1B476114" w14:textId="77777777" w:rsidR="003A26C4" w:rsidRDefault="003A26C4" w:rsidP="007E1743">
      <w:pPr>
        <w:spacing w:line="480" w:lineRule="auto"/>
        <w:rPr>
          <w:rFonts w:ascii="Times New Roman" w:hAnsi="Times New Roman" w:cs="Times New Roman"/>
          <w:sz w:val="24"/>
        </w:rPr>
      </w:pPr>
    </w:p>
    <w:p w14:paraId="1C63ED7F" w14:textId="77777777" w:rsidR="003A26C4" w:rsidRDefault="003A26C4" w:rsidP="007E1743">
      <w:pPr>
        <w:spacing w:line="480" w:lineRule="auto"/>
        <w:rPr>
          <w:rFonts w:ascii="Times New Roman" w:hAnsi="Times New Roman" w:cs="Times New Roman"/>
          <w:sz w:val="24"/>
        </w:rPr>
      </w:pPr>
    </w:p>
    <w:p w14:paraId="409AE193" w14:textId="77777777" w:rsidR="003A26C4" w:rsidRDefault="003A26C4" w:rsidP="007E1743">
      <w:pPr>
        <w:spacing w:line="480" w:lineRule="auto"/>
        <w:rPr>
          <w:rFonts w:ascii="Times New Roman" w:hAnsi="Times New Roman" w:cs="Times New Roman"/>
          <w:sz w:val="24"/>
        </w:rPr>
      </w:pPr>
    </w:p>
    <w:p w14:paraId="10CCA656" w14:textId="77777777" w:rsidR="003A26C4" w:rsidRDefault="003A26C4" w:rsidP="007E1743">
      <w:pPr>
        <w:spacing w:line="480" w:lineRule="auto"/>
        <w:rPr>
          <w:rFonts w:ascii="Times New Roman" w:hAnsi="Times New Roman" w:cs="Times New Roman"/>
          <w:sz w:val="24"/>
        </w:rPr>
      </w:pPr>
    </w:p>
    <w:p w14:paraId="1615F43B" w14:textId="77777777" w:rsidR="003A26C4" w:rsidRPr="009457DC" w:rsidRDefault="003A26C4" w:rsidP="007E1743">
      <w:pPr>
        <w:spacing w:line="480" w:lineRule="auto"/>
        <w:rPr>
          <w:rFonts w:ascii="Times New Roman" w:hAnsi="Times New Roman" w:cs="Times New Roman"/>
          <w:b/>
          <w:sz w:val="24"/>
        </w:rPr>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63473DB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 xml:space="preserve">Yellin J. North Americans Turning Away From Public Transit As Direct Result Of </w:t>
      </w:r>
      <w:r w:rsidRPr="00423D84">
        <w:rPr>
          <w:rFonts w:ascii="Times New Roman" w:hAnsi="Times New Roman" w:cs="Times New Roman"/>
          <w:noProof/>
          <w:sz w:val="24"/>
          <w:szCs w:val="24"/>
        </w:rPr>
        <w:lastRenderedPageBreak/>
        <w:t>COVID-19. 2020 [cited 4 Feb 2020]. Available: https://www.northstarhub.com/posts/north-americans-turning-away-from-public-transit-as-direct-result-of-covid-19</w:t>
      </w:r>
    </w:p>
    <w:p w14:paraId="4B3E991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w:t>
      </w:r>
      <w:r w:rsidRPr="00423D84">
        <w:rPr>
          <w:rFonts w:ascii="Times New Roman" w:hAnsi="Times New Roman" w:cs="Times New Roman"/>
          <w:noProof/>
          <w:sz w:val="24"/>
          <w:szCs w:val="24"/>
        </w:rPr>
        <w:lastRenderedPageBreak/>
        <w:t xml:space="preserve">2143 pediatric patients with 2019 coronavirus disease in China. Pediatrics. 2020. </w:t>
      </w:r>
    </w:p>
    <w:p w14:paraId="351704E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 xml:space="preserve">McLauphlin EC. CDC official warns Americans it’s not a question of if coronavirus will </w:t>
      </w:r>
      <w:r w:rsidRPr="00423D84">
        <w:rPr>
          <w:rFonts w:ascii="Times New Roman" w:hAnsi="Times New Roman" w:cs="Times New Roman"/>
          <w:noProof/>
          <w:sz w:val="24"/>
          <w:szCs w:val="24"/>
        </w:rPr>
        <w:lastRenderedPageBreak/>
        <w:t>spread, but when. 2020 [cited 4 Feb 2020]. Available: https://www.cnn.com/2020/02/25/health/coronavirus-us-american-cases/index.html</w:t>
      </w:r>
    </w:p>
    <w:p w14:paraId="78707D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7E1743">
      <w:pPr>
        <w:spacing w:line="48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7E1743">
      <w:pPr>
        <w:spacing w:line="480" w:lineRule="auto"/>
      </w:pPr>
    </w:p>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nathan Scheff" w:date="2020-05-29T06:49:00Z" w:initials="JS">
    <w:p w14:paraId="0831A993" w14:textId="77777777" w:rsidR="00F17C0F" w:rsidRDefault="00F17C0F" w:rsidP="0045018C">
      <w:pPr>
        <w:pStyle w:val="CommentText"/>
      </w:pPr>
      <w:r>
        <w:rPr>
          <w:rStyle w:val="CommentReference"/>
        </w:rPr>
        <w:annotationRef/>
      </w:r>
      <w:r>
        <w:t>“decline”, I think</w:t>
      </w:r>
    </w:p>
  </w:comment>
  <w:comment w:id="5" w:author="Jonathan Scheff" w:date="2020-05-29T06:51:00Z" w:initials="JS">
    <w:p w14:paraId="74431B9B" w14:textId="77777777" w:rsidR="00F17C0F" w:rsidRDefault="00F17C0F" w:rsidP="0045018C">
      <w:pPr>
        <w:pStyle w:val="CommentText"/>
      </w:pPr>
      <w:r>
        <w:rPr>
          <w:rStyle w:val="CommentReference"/>
        </w:rPr>
        <w:annotationRef/>
      </w:r>
    </w:p>
  </w:comment>
  <w:comment w:id="6" w:author="Jonathan Scheff" w:date="2020-05-29T06:53:00Z" w:initials="JS">
    <w:p w14:paraId="4D86F3C8" w14:textId="77777777" w:rsidR="00F17C0F" w:rsidRDefault="00F17C0F" w:rsidP="0045018C">
      <w:pPr>
        <w:pStyle w:val="CommentText"/>
      </w:pPr>
      <w:r>
        <w:rPr>
          <w:rStyle w:val="CommentReference"/>
        </w:rPr>
        <w:annotationRef/>
      </w:r>
      <w:r>
        <w:t>I think you mean “more” or “a greater number of”</w:t>
      </w:r>
    </w:p>
    <w:p w14:paraId="4D431DD7" w14:textId="77777777" w:rsidR="00F17C0F" w:rsidRDefault="00F17C0F" w:rsidP="0045018C">
      <w:pPr>
        <w:pStyle w:val="CommentText"/>
      </w:pPr>
    </w:p>
    <w:p w14:paraId="22DCA74F" w14:textId="77777777" w:rsidR="00F17C0F" w:rsidRDefault="00F17C0F" w:rsidP="0045018C">
      <w:pPr>
        <w:pStyle w:val="CommentText"/>
      </w:pPr>
      <w:r>
        <w:t>This is an interesting DV, by the way!</w:t>
      </w:r>
    </w:p>
  </w:comment>
  <w:comment w:id="7" w:author="Jonathan Scheff" w:date="2020-06-01T11:34:00Z" w:initials="JS">
    <w:p w14:paraId="6B9EA89F" w14:textId="2377EFB0" w:rsidR="00F17C0F" w:rsidRDefault="00F17C0F">
      <w:pPr>
        <w:pStyle w:val="CommentText"/>
      </w:pPr>
      <w:r>
        <w:rPr>
          <w:rStyle w:val="CommentReference"/>
        </w:rPr>
        <w:annotationRef/>
      </w:r>
      <w:r>
        <w:t>The hyphens are to make it a compound, as when you use it as an adjective in “stay-at-home policy”, but here it’s not a compound.</w:t>
      </w:r>
    </w:p>
  </w:comment>
  <w:comment w:id="15" w:author="Jonathan Scheff" w:date="2020-06-01T11:36:00Z" w:initials="JS">
    <w:p w14:paraId="4B32F0D4" w14:textId="38BFEF63" w:rsidR="00F17C0F" w:rsidRDefault="00F17C0F">
      <w:pPr>
        <w:pStyle w:val="CommentText"/>
      </w:pPr>
      <w:r>
        <w:rPr>
          <w:rStyle w:val="CommentReference"/>
        </w:rPr>
        <w:annotationRef/>
      </w:r>
      <w:r>
        <w:t>Unless a publication specifically requests it, the modern standard is for one space after a period. Spacing has varied in this document: would be worthwhile to do a find and replace for “.  “ (two spaces) and “.   “ (three spaces) to be replaced with “. “ (one space).</w:t>
      </w:r>
    </w:p>
  </w:comment>
  <w:comment w:id="19" w:author="Miller, Harvey J." w:date="2020-05-19T13:45:00Z" w:initials="MHJ">
    <w:p w14:paraId="6E92A2B7" w14:textId="77777777" w:rsidR="00F17C0F" w:rsidRDefault="00F17C0F" w:rsidP="003A26C4">
      <w:pPr>
        <w:pStyle w:val="CommentText"/>
      </w:pPr>
      <w:r>
        <w:rPr>
          <w:rStyle w:val="CommentReference"/>
        </w:rPr>
        <w:annotationRef/>
      </w:r>
      <w:r>
        <w:t>Yes, coronavirus specifically</w:t>
      </w:r>
    </w:p>
  </w:comment>
  <w:comment w:id="21" w:author="Miller, Harvey J." w:date="2020-05-19T15:38:00Z" w:initials="MHJ">
    <w:p w14:paraId="0A7938F9" w14:textId="77777777" w:rsidR="00F17C0F" w:rsidRDefault="00F17C0F" w:rsidP="003A26C4">
      <w:pPr>
        <w:pStyle w:val="CommentText"/>
      </w:pPr>
      <w:r>
        <w:rPr>
          <w:rStyle w:val="CommentReference"/>
        </w:rPr>
        <w:annotationRef/>
      </w:r>
      <w:r>
        <w:t xml:space="preserve">I don't understand – 1200 ridership per day *and* 50% </w:t>
      </w:r>
    </w:p>
  </w:comment>
  <w:comment w:id="22" w:author="Liu, Luyu" w:date="2020-05-20T21:55:00Z" w:initials="LL">
    <w:p w14:paraId="678B70E9" w14:textId="77777777" w:rsidR="00F17C0F" w:rsidRDefault="00F17C0F" w:rsidP="003A26C4">
      <w:pPr>
        <w:pStyle w:val="CommentText"/>
      </w:pPr>
      <w:r>
        <w:rPr>
          <w:rStyle w:val="CommentReference"/>
        </w:rPr>
        <w:annotationRef/>
      </w:r>
      <w:r>
        <w:t>Clear?</w:t>
      </w:r>
    </w:p>
  </w:comment>
  <w:comment w:id="23" w:author="Miller, Harvey J." w:date="2020-05-26T14:51:00Z" w:initials="MHJ">
    <w:p w14:paraId="6B778D48" w14:textId="77777777" w:rsidR="00F17C0F" w:rsidRDefault="00F17C0F" w:rsidP="003A26C4">
      <w:pPr>
        <w:pStyle w:val="CommentText"/>
      </w:pPr>
      <w:r>
        <w:rPr>
          <w:rStyle w:val="CommentReference"/>
        </w:rPr>
        <w:annotationRef/>
      </w:r>
      <w:r>
        <w:t>How is my change?</w:t>
      </w:r>
    </w:p>
  </w:comment>
  <w:comment w:id="24" w:author="Liu, Luyu" w:date="2020-05-27T14:17:00Z" w:initials="LL">
    <w:p w14:paraId="6473FFE9" w14:textId="77777777" w:rsidR="00F17C0F" w:rsidRDefault="00F17C0F" w:rsidP="003A26C4">
      <w:pPr>
        <w:pStyle w:val="CommentText"/>
      </w:pPr>
      <w:r>
        <w:rPr>
          <w:rStyle w:val="CommentReference"/>
        </w:rPr>
        <w:annotationRef/>
      </w:r>
      <w:r>
        <w:t>Good!</w:t>
      </w:r>
    </w:p>
  </w:comment>
  <w:comment w:id="25" w:author="Jonathan Scheff" w:date="2020-06-01T11:42:00Z" w:initials="JS">
    <w:p w14:paraId="729E0BA5" w14:textId="08026895" w:rsidR="00F17C0F" w:rsidRDefault="00F17C0F">
      <w:pPr>
        <w:pStyle w:val="CommentText"/>
      </w:pPr>
      <w:r>
        <w:rPr>
          <w:rStyle w:val="CommentReference"/>
        </w:rPr>
        <w:annotationRef/>
      </w:r>
      <w:r>
        <w:t xml:space="preserve">Sorry, I know you two commented about this already, but it doesn’t seem clear to me. “loss of 1200 ridership” – what does that mean? </w:t>
      </w:r>
      <w:r w:rsidR="000A1350">
        <w:t>And “continued loss of almost 50% of daily ridership during the peak” – it’s not clear if it’s dropping by 50% every day, compared to the previous day, or if it’s happening only during peak … if you send me the numbers, I can help rephrase!</w:t>
      </w:r>
    </w:p>
  </w:comment>
  <w:comment w:id="26" w:author="Jonathan Scheff" w:date="2020-06-01T11:46:00Z" w:initials="JS">
    <w:p w14:paraId="5F72C989" w14:textId="3ABE16EA" w:rsidR="000A1350" w:rsidRDefault="000A1350">
      <w:pPr>
        <w:pStyle w:val="CommentText"/>
      </w:pPr>
      <w:r>
        <w:rPr>
          <w:rStyle w:val="CommentReference"/>
        </w:rPr>
        <w:annotationRef/>
      </w:r>
      <w:r>
        <w:t xml:space="preserve">I think this example needs a clear take-away. “there were social differences in the ability for people … land value” doesn’t actually say what the differences were. I think you mean that neighborhoods with higher land value were more able to change their daily routine and avoid public transit? </w:t>
      </w:r>
    </w:p>
  </w:comment>
  <w:comment w:id="27" w:author="Liu, Luyu" w:date="2020-05-27T14:52:00Z" w:initials="LL">
    <w:p w14:paraId="512D781E" w14:textId="77777777" w:rsidR="00F17C0F" w:rsidRDefault="00F17C0F" w:rsidP="003A26C4">
      <w:pPr>
        <w:pStyle w:val="CommentText"/>
      </w:pPr>
      <w:r>
        <w:rPr>
          <w:rStyle w:val="CommentReference"/>
        </w:rPr>
        <w:annotationRef/>
      </w:r>
      <w:r>
        <w:t xml:space="preserve">I still feel </w:t>
      </w:r>
      <w:r w:rsidRPr="00626239">
        <w:t>reluctant</w:t>
      </w:r>
      <w:r>
        <w:t xml:space="preserve"> to call COVID-19 an opportunity. </w:t>
      </w:r>
    </w:p>
  </w:comment>
  <w:comment w:id="28" w:author="Liu, Luyu" w:date="2020-05-27T23:53:00Z" w:initials="LL">
    <w:p w14:paraId="5865F502" w14:textId="77777777" w:rsidR="00F17C0F" w:rsidRDefault="00F17C0F" w:rsidP="003A26C4">
      <w:pPr>
        <w:pStyle w:val="CommentText"/>
      </w:pPr>
      <w:r>
        <w:rPr>
          <w:rStyle w:val="CommentReference"/>
        </w:rPr>
        <w:annotationRef/>
      </w:r>
      <w:r>
        <w:t>Even with these adjective.</w:t>
      </w:r>
    </w:p>
  </w:comment>
  <w:comment w:id="29" w:author="Miller, Harvey J." w:date="2020-06-01T09:34:00Z" w:initials="MHJ">
    <w:p w14:paraId="6E8696AE" w14:textId="1B73A7BD" w:rsidR="00F17C0F" w:rsidRDefault="00F17C0F">
      <w:pPr>
        <w:pStyle w:val="CommentText"/>
      </w:pPr>
      <w:r>
        <w:rPr>
          <w:rStyle w:val="CommentReference"/>
        </w:rPr>
        <w:annotationRef/>
      </w:r>
      <w:r>
        <w:t>I get it.  How's this?</w:t>
      </w:r>
    </w:p>
  </w:comment>
  <w:comment w:id="40" w:author="Jonathan Scheff" w:date="2020-05-29T07:16:00Z" w:initials="JS">
    <w:p w14:paraId="54D41C1F" w14:textId="77777777" w:rsidR="00F17C0F" w:rsidRDefault="00F17C0F" w:rsidP="0038756D">
      <w:pPr>
        <w:pStyle w:val="CommentText"/>
      </w:pPr>
      <w:r>
        <w:rPr>
          <w:rStyle w:val="CommentReference"/>
        </w:rPr>
        <w:annotationRef/>
      </w:r>
      <w:r>
        <w:t>The T-test is fine, but not particularly informative here. The SD is more helpful, or you could calculate the RMSE.</w:t>
      </w:r>
    </w:p>
  </w:comment>
  <w:comment w:id="41" w:author="Jonathan Scheff" w:date="2020-05-29T07:18:00Z" w:initials="JS">
    <w:p w14:paraId="6847B789" w14:textId="77777777" w:rsidR="00F17C0F" w:rsidRDefault="00F17C0F"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F17C0F" w:rsidRDefault="00F17C0F" w:rsidP="0038756D">
      <w:pPr>
        <w:pStyle w:val="CommentText"/>
      </w:pPr>
    </w:p>
    <w:p w14:paraId="4B7AC023" w14:textId="77777777" w:rsidR="00F17C0F" w:rsidRDefault="00F17C0F" w:rsidP="0038756D">
      <w:pPr>
        <w:pStyle w:val="CommentText"/>
      </w:pPr>
      <w:r>
        <w:t>I made a suggestion for the wording, but obviously if that doesn’t work, change it back!</w:t>
      </w:r>
    </w:p>
  </w:comment>
  <w:comment w:id="42" w:author="Liu, Luyu" w:date="2020-05-30T16:30:00Z" w:initials="LL">
    <w:p w14:paraId="2876DB3C" w14:textId="441E140D" w:rsidR="00F17C0F" w:rsidRDefault="00F17C0F">
      <w:pPr>
        <w:pStyle w:val="CommentText"/>
      </w:pPr>
      <w:r>
        <w:rPr>
          <w:rStyle w:val="CommentReference"/>
        </w:rPr>
        <w:annotationRef/>
      </w:r>
      <w:r>
        <w:t>I think this is a very valuable complement. I will definitely keep it.</w:t>
      </w:r>
    </w:p>
  </w:comment>
  <w:comment w:id="43" w:author="Miller, Harvey J." w:date="2020-06-01T09:35:00Z" w:initials="MHJ">
    <w:p w14:paraId="0BFB974B" w14:textId="3365EEA4" w:rsidR="00F17C0F" w:rsidRDefault="00F17C0F">
      <w:pPr>
        <w:pStyle w:val="CommentText"/>
      </w:pPr>
      <w:r>
        <w:rPr>
          <w:rStyle w:val="CommentReference"/>
        </w:rPr>
        <w:annotationRef/>
      </w:r>
      <w:r>
        <w:t>Agree.</w:t>
      </w:r>
    </w:p>
  </w:comment>
  <w:comment w:id="39" w:author="Miller, Harvey J." w:date="2020-05-26T15:02:00Z" w:initials="MHJ">
    <w:p w14:paraId="3F29E4C4" w14:textId="77777777" w:rsidR="00F17C0F" w:rsidRDefault="00F17C0F" w:rsidP="0038756D">
      <w:pPr>
        <w:pStyle w:val="CommentText"/>
      </w:pPr>
      <w:r>
        <w:rPr>
          <w:rStyle w:val="CommentReference"/>
        </w:rPr>
        <w:annotationRef/>
      </w:r>
      <w:r w:rsidRPr="003E0E31">
        <w:rPr>
          <w:b/>
        </w:rPr>
        <w:t>Jonathan –</w:t>
      </w:r>
      <w:r>
        <w:t xml:space="preserve"> anything you can add here?</w:t>
      </w:r>
    </w:p>
  </w:comment>
  <w:comment w:id="45" w:author="Liu, Luyu" w:date="2020-05-28T00:35:00Z" w:initials="LL">
    <w:p w14:paraId="5C4AAE09" w14:textId="77777777" w:rsidR="00F17C0F" w:rsidRDefault="00F17C0F" w:rsidP="003A26C4">
      <w:pPr>
        <w:pStyle w:val="CommentText"/>
      </w:pPr>
      <w:r>
        <w:rPr>
          <w:rStyle w:val="CommentReference"/>
        </w:rPr>
        <w:annotationRef/>
      </w:r>
      <w:r>
        <w:t>Jonathan – I guess you may want to add or comment on this part.</w:t>
      </w:r>
    </w:p>
  </w:comment>
  <w:comment w:id="50" w:author="Miller, Harvey J." w:date="2020-05-20T11:38:00Z" w:initials="MHJ">
    <w:p w14:paraId="380372DA" w14:textId="77777777" w:rsidR="00F17C0F" w:rsidRDefault="00F17C0F" w:rsidP="003A26C4">
      <w:pPr>
        <w:pStyle w:val="CommentText"/>
      </w:pPr>
      <w:r>
        <w:rPr>
          <w:rStyle w:val="CommentReference"/>
        </w:rPr>
        <w:annotationRef/>
      </w:r>
      <w:r>
        <w:t>Is this a better way of saying this?  Not sure.</w:t>
      </w:r>
    </w:p>
  </w:comment>
  <w:comment w:id="51" w:author="Liu, Luyu" w:date="2020-05-21T17:32:00Z" w:initials="LL">
    <w:p w14:paraId="7759D807" w14:textId="56BFBC0E" w:rsidR="003857DB" w:rsidRDefault="00F17C0F" w:rsidP="003A26C4">
      <w:pPr>
        <w:pStyle w:val="CommentText"/>
      </w:pPr>
      <w:r>
        <w:rPr>
          <w:rStyle w:val="CommentReference"/>
        </w:rPr>
        <w:annotationRef/>
      </w:r>
      <w:r>
        <w:t>Better?</w:t>
      </w:r>
    </w:p>
  </w:comment>
  <w:comment w:id="49" w:author="Jonathan Scheff" w:date="2020-06-01T11:56:00Z" w:initials="JS">
    <w:p w14:paraId="149E56AE" w14:textId="3920B019" w:rsidR="003857DB" w:rsidRDefault="003857DB">
      <w:pPr>
        <w:pStyle w:val="CommentText"/>
      </w:pPr>
      <w:r>
        <w:rPr>
          <w:rStyle w:val="CommentReference"/>
        </w:rPr>
        <w:annotationRef/>
      </w:r>
    </w:p>
  </w:comment>
  <w:comment w:id="64" w:author="Jonathan Scheff" w:date="2020-06-01T12:53:00Z" w:initials="JS">
    <w:p w14:paraId="15E5A1C4" w14:textId="30243D6F" w:rsidR="00BA6C99" w:rsidRDefault="00BA6C99">
      <w:pPr>
        <w:pStyle w:val="CommentText"/>
      </w:pPr>
      <w:r>
        <w:rPr>
          <w:rStyle w:val="CommentReference"/>
        </w:rPr>
        <w:annotationRef/>
      </w:r>
      <w:r>
        <w:t>I really like analogies and generally more colorful writing, and this is a good analogy. I don’t think it’s necessary, though. The point above is clear and not confusing whatsoever. The analogy just adds unnecessary bulk. I would delete this highlighted section and smooth the transition.</w:t>
      </w:r>
    </w:p>
  </w:comment>
  <w:comment w:id="69" w:author="Miller, Harvey J." w:date="2020-05-26T15:17:00Z" w:initials="MHJ">
    <w:p w14:paraId="4CC185A5" w14:textId="77777777" w:rsidR="00F17C0F" w:rsidRDefault="00F17C0F" w:rsidP="003A26C4">
      <w:pPr>
        <w:pStyle w:val="CommentText"/>
      </w:pPr>
      <w:r>
        <w:rPr>
          <w:rStyle w:val="CommentReference"/>
        </w:rPr>
        <w:annotationRef/>
      </w:r>
      <w:r>
        <w:t>Is this meant to be a reference?</w:t>
      </w:r>
    </w:p>
  </w:comment>
  <w:comment w:id="70" w:author="Jonathan Scheff" w:date="2020-06-01T12:57:00Z" w:initials="JS">
    <w:p w14:paraId="795599B2" w14:textId="495C2E30" w:rsidR="00BA6C99" w:rsidRDefault="00BA6C99">
      <w:pPr>
        <w:pStyle w:val="CommentText"/>
      </w:pPr>
      <w:r>
        <w:rPr>
          <w:rStyle w:val="CommentReference"/>
        </w:rPr>
        <w:annotationRef/>
      </w:r>
      <w:r>
        <w:t>Unclear what you mean here. Incubation PERIOD doesn’t vary based on testing kit availability. Incubation LAG = ??</w:t>
      </w:r>
    </w:p>
  </w:comment>
  <w:comment w:id="79" w:author="Jonathan Scheff" w:date="2020-06-01T13:11:00Z" w:initials="JS">
    <w:p w14:paraId="3AE1B743" w14:textId="7089144D" w:rsidR="001D781D" w:rsidRDefault="001D781D">
      <w:pPr>
        <w:pStyle w:val="CommentText"/>
      </w:pPr>
      <w:r>
        <w:rPr>
          <w:rStyle w:val="CommentReference"/>
        </w:rPr>
        <w:annotationRef/>
      </w:r>
    </w:p>
  </w:comment>
  <w:comment w:id="80" w:author="Jonathan Scheff" w:date="2020-06-01T13:18:00Z" w:initials="JS">
    <w:p w14:paraId="5492A230" w14:textId="1864DD43" w:rsidR="001D4289" w:rsidRDefault="001D4289">
      <w:pPr>
        <w:pStyle w:val="CommentText"/>
      </w:pPr>
      <w:r>
        <w:rPr>
          <w:rStyle w:val="CommentReference"/>
        </w:rPr>
        <w:annotationRef/>
      </w:r>
    </w:p>
  </w:comment>
  <w:comment w:id="89" w:author="Jonathan Scheff" w:date="2020-06-01T13:16:00Z" w:initials="JS">
    <w:p w14:paraId="0A16DC9F" w14:textId="006D540B" w:rsidR="001D781D" w:rsidRDefault="001D781D">
      <w:pPr>
        <w:pStyle w:val="CommentText"/>
      </w:pPr>
      <w:r>
        <w:rPr>
          <w:rStyle w:val="CommentReference"/>
        </w:rPr>
        <w:annotationRef/>
      </w:r>
      <w:r>
        <w:t>I think you have to be careful about what you are measuring and estimating; risk of being exposed to the virus is certainly related to whether people stopped using transit early relative to the spread of COVID, but they aren’t the same thing. Suggested language is to align a bit more with what you are calculating.</w:t>
      </w:r>
    </w:p>
  </w:comment>
  <w:comment w:id="98" w:author="Liu, Luyu" w:date="2020-05-12T17:58:00Z" w:initials="LL">
    <w:p w14:paraId="3730E395" w14:textId="77777777" w:rsidR="00F17C0F" w:rsidRDefault="00F17C0F" w:rsidP="003A26C4">
      <w:pPr>
        <w:pStyle w:val="CommentText"/>
      </w:pPr>
      <w:r>
        <w:rPr>
          <w:rStyle w:val="CommentReference"/>
        </w:rPr>
        <w:annotationRef/>
      </w:r>
      <w:r>
        <w:t xml:space="preserve">May need a section </w:t>
      </w:r>
      <w:r>
        <w:rPr>
          <w:rFonts w:hint="eastAsia"/>
        </w:rPr>
        <w:t>name</w:t>
      </w:r>
    </w:p>
  </w:comment>
  <w:comment w:id="102" w:author="Miller, Harvey J." w:date="2020-05-20T13:23:00Z" w:initials="MHJ">
    <w:p w14:paraId="6997A065" w14:textId="77777777" w:rsidR="00F17C0F" w:rsidRDefault="00F17C0F" w:rsidP="003A26C4">
      <w:pPr>
        <w:pStyle w:val="CommentText"/>
      </w:pPr>
      <w:r>
        <w:rPr>
          <w:rStyle w:val="CommentReference"/>
        </w:rPr>
        <w:annotationRef/>
      </w:r>
      <w:r>
        <w:t>This should be S(p*)</w:t>
      </w:r>
    </w:p>
  </w:comment>
  <w:comment w:id="103" w:author="Jonathan Scheff" w:date="2020-06-01T13:34:00Z" w:initials="JS">
    <w:p w14:paraId="32EDC93A" w14:textId="2EEE7DC9" w:rsidR="00E3124F" w:rsidRDefault="00E3124F">
      <w:pPr>
        <w:pStyle w:val="CommentText"/>
      </w:pPr>
      <w:r>
        <w:rPr>
          <w:rStyle w:val="CommentReference"/>
        </w:rPr>
        <w:annotationRef/>
      </w:r>
      <w:r>
        <w:t>Could be more clear. Mar 16- May 10 is all during COVID. So I think you mean that, for each day in this period, you compare it to a period before COVID. Which period? The same time a year ago? The same time a month ago?</w:t>
      </w:r>
    </w:p>
  </w:comment>
  <w:comment w:id="108" w:author="Jonathan Scheff" w:date="2020-06-01T13:36:00Z" w:initials="JS">
    <w:p w14:paraId="17E7C499" w14:textId="3D7E7BAD" w:rsidR="00E3124F" w:rsidRDefault="00E3124F">
      <w:pPr>
        <w:pStyle w:val="CommentText"/>
      </w:pPr>
      <w:r>
        <w:rPr>
          <w:rStyle w:val="CommentReference"/>
        </w:rPr>
        <w:annotationRef/>
      </w:r>
      <w:r>
        <w:t>Should be s, since it’s the sd of a sample and not the population parameter</w:t>
      </w:r>
    </w:p>
  </w:comment>
  <w:comment w:id="109" w:author="Miller, Harvey J." w:date="2020-05-26T15:35:00Z" w:initials="MHJ">
    <w:p w14:paraId="78F137A7" w14:textId="77777777" w:rsidR="00F17C0F" w:rsidRDefault="00F17C0F" w:rsidP="003A26C4">
      <w:pPr>
        <w:pStyle w:val="CommentText"/>
      </w:pPr>
      <w:r>
        <w:rPr>
          <w:rStyle w:val="CommentReference"/>
        </w:rPr>
        <w:annotationRef/>
      </w:r>
      <w:r>
        <w:t>It would be worthwhile reported the average and standard deviation floor values for the entire dataset.</w:t>
      </w:r>
    </w:p>
  </w:comment>
  <w:comment w:id="111" w:author="Miller, Harvey J." w:date="2020-05-27T09:56:00Z" w:initials="MHJ">
    <w:p w14:paraId="58F0F043" w14:textId="77777777" w:rsidR="00F17C0F" w:rsidRDefault="00F17C0F" w:rsidP="003A26C4">
      <w:pPr>
        <w:pStyle w:val="CommentText"/>
      </w:pPr>
      <w:r>
        <w:rPr>
          <w:rStyle w:val="CommentReference"/>
        </w:rPr>
        <w:annotationRef/>
      </w:r>
      <w:r>
        <w:t xml:space="preserve">Again, what does -1.01 mean?  Is that possible? </w:t>
      </w:r>
    </w:p>
  </w:comment>
  <w:comment w:id="112" w:author="Liu, Luyu" w:date="2020-05-27T15:16:00Z" w:initials="LL">
    <w:p w14:paraId="2E3E1814" w14:textId="77777777" w:rsidR="00F17C0F" w:rsidRDefault="00F17C0F" w:rsidP="003A26C4">
      <w:pPr>
        <w:pStyle w:val="CommentText"/>
      </w:pPr>
      <w:r>
        <w:rPr>
          <w:rStyle w:val="CommentReference"/>
        </w:rPr>
        <w:annotationRef/>
      </w:r>
      <w:r>
        <w:t>It is. Because there is a b in the logistic model, so the B value can exceed 1.</w:t>
      </w:r>
    </w:p>
    <w:p w14:paraId="1F2E73A9" w14:textId="77777777" w:rsidR="00F17C0F" w:rsidRDefault="00F17C0F" w:rsidP="003A26C4">
      <w:pPr>
        <w:pStyle w:val="CommentText"/>
      </w:pPr>
      <w:r>
        <w:t>That is to say, the normal level before covid can be larger than 0.  Therefore, the decline can exceed 100%. But you see, it’s not ridiculously large, so it’s okay.</w:t>
      </w:r>
    </w:p>
  </w:comment>
  <w:comment w:id="135" w:author="Jonathan Scheff" w:date="2020-06-01T13:47:00Z" w:initials="JS">
    <w:p w14:paraId="622D3BDA" w14:textId="527D5E2E" w:rsidR="007E68D7" w:rsidRDefault="007E68D7">
      <w:pPr>
        <w:pStyle w:val="CommentText"/>
      </w:pPr>
      <w:r>
        <w:rPr>
          <w:rStyle w:val="CommentReference"/>
        </w:rPr>
        <w:annotationRef/>
      </w:r>
      <w:r>
        <w:t xml:space="preserve">I would cut this. Our survey was of ACTIVE Transit app users; thus, people who were presumably using transit. If people were staying home, then they likely weren’t using transit as much – thus our survey is a poor measure of the people who were working from home. The top five occupations that WERE using the app would be a better </w:t>
      </w:r>
      <w:r w:rsidR="000B1E8A">
        <w:t>thing to cite here: active users of the app were in food service and health occupations disproportionately, consistent with the fact that people using transit (and Transit) are those who have to.</w:t>
      </w:r>
    </w:p>
  </w:comment>
  <w:comment w:id="168" w:author="Jonathan Scheff" w:date="2020-06-01T14:05:00Z" w:initials="JS">
    <w:p w14:paraId="042FD30B" w14:textId="02668E0E" w:rsidR="006D7361" w:rsidRDefault="006D7361">
      <w:pPr>
        <w:pStyle w:val="CommentText"/>
      </w:pPr>
      <w:r>
        <w:rPr>
          <w:rStyle w:val="CommentReference"/>
        </w:rPr>
        <w:annotationRef/>
      </w:r>
      <w:r>
        <w:t>Your collinearity points have been spot on. This is a great point here.</w:t>
      </w:r>
    </w:p>
  </w:comment>
  <w:comment w:id="190" w:author="Miller, Harvey J." w:date="2020-05-26T16:03:00Z" w:initials="MHJ">
    <w:p w14:paraId="5417DD4E" w14:textId="77777777" w:rsidR="00F17C0F" w:rsidRDefault="00F17C0F" w:rsidP="003A26C4">
      <w:pPr>
        <w:pStyle w:val="CommentText"/>
      </w:pPr>
      <w:r>
        <w:rPr>
          <w:rStyle w:val="CommentReference"/>
        </w:rPr>
        <w:annotationRef/>
      </w:r>
      <w:r>
        <w:t>Any reference to back this up?</w:t>
      </w:r>
    </w:p>
  </w:comment>
  <w:comment w:id="193" w:author="Jonathan Scheff" w:date="2020-06-01T14:17:00Z" w:initials="JS">
    <w:p w14:paraId="3BEAF653" w14:textId="780BF245" w:rsidR="00BD21F7" w:rsidRDefault="00BD21F7">
      <w:pPr>
        <w:pStyle w:val="CommentText"/>
      </w:pPr>
      <w:r>
        <w:rPr>
          <w:rStyle w:val="CommentReference"/>
        </w:rPr>
        <w:annotationRef/>
      </w:r>
      <w:r>
        <w:t>I think you mean lag? Incubation period is just a characteristic of the disease, equal to 5-14 days.</w:t>
      </w:r>
    </w:p>
  </w:comment>
  <w:comment w:id="196" w:author="Jonathan Scheff" w:date="2020-06-01T14:19:00Z" w:initials="JS">
    <w:p w14:paraId="3C040251" w14:textId="6BA85519" w:rsidR="00BD21F7" w:rsidRDefault="00BD21F7">
      <w:pPr>
        <w:pStyle w:val="CommentText"/>
      </w:pPr>
      <w:r>
        <w:rPr>
          <w:rStyle w:val="CommentReference"/>
        </w:rPr>
        <w:annotationRef/>
      </w:r>
      <w:r>
        <w:t>I was just changing these to be consistent, but it would be worth checking the publication’s style guide on numbers.</w:t>
      </w:r>
    </w:p>
  </w:comment>
  <w:comment w:id="214" w:author="Jonathan Scheff" w:date="2020-06-01T14:23:00Z" w:initials="JS">
    <w:p w14:paraId="566C88D7" w14:textId="77777777" w:rsidR="00C44E18" w:rsidRDefault="00BD21F7">
      <w:pPr>
        <w:pStyle w:val="CommentText"/>
      </w:pPr>
      <w:r>
        <w:rPr>
          <w:rStyle w:val="CommentReference"/>
        </w:rPr>
        <w:annotationRef/>
      </w:r>
      <w:r>
        <w:t>You are excluding negative values, but I don’t think that makes sense. Negative response intervals mean that the cliff or floor happened after the first reported case, but there is still value in knowing whether they were small negative values or large negative values. Your last sentence here is a fine point to make: that floor values were never reached before the first case, but the</w:t>
      </w:r>
      <w:r w:rsidR="00C44E18">
        <w:t>re is still value in knowing HOW negative the response intervals are.</w:t>
      </w:r>
    </w:p>
    <w:p w14:paraId="20EE30FB" w14:textId="77777777" w:rsidR="00C44E18" w:rsidRDefault="00C44E18">
      <w:pPr>
        <w:pStyle w:val="CommentText"/>
      </w:pPr>
    </w:p>
    <w:p w14:paraId="2C46029B" w14:textId="2A64EDF0" w:rsidR="00BD21F7" w:rsidRDefault="00C44E18">
      <w:pPr>
        <w:pStyle w:val="CommentText"/>
      </w:pPr>
      <w:r>
        <w:t xml:space="preserve">Also, Figure 4 doesn’t convey much. If you assume a larger incubation lag, then of course fewer systems will have positive response intervals. I would remove this figure. </w:t>
      </w:r>
    </w:p>
  </w:comment>
  <w:comment w:id="218" w:author="Miller, Harvey J." w:date="2020-05-22T15:40:00Z" w:initials="MHJ">
    <w:p w14:paraId="3291DB0B" w14:textId="77777777" w:rsidR="00F17C0F" w:rsidRDefault="00F17C0F" w:rsidP="003A26C4">
      <w:pPr>
        <w:pStyle w:val="CommentText"/>
      </w:pPr>
      <w:r>
        <w:rPr>
          <w:rStyle w:val="CommentReference"/>
        </w:rPr>
        <w:annotationRef/>
      </w:r>
      <w:r>
        <w:t>Check this</w:t>
      </w:r>
    </w:p>
  </w:comment>
  <w:comment w:id="240" w:author="Miller, Harvey J." w:date="2020-05-22T15:41:00Z" w:initials="MHJ">
    <w:p w14:paraId="208D0971" w14:textId="77777777" w:rsidR="00F17C0F" w:rsidRDefault="00F17C0F" w:rsidP="003A26C4">
      <w:pPr>
        <w:pStyle w:val="CommentText"/>
      </w:pPr>
      <w:r>
        <w:rPr>
          <w:rStyle w:val="CommentReference"/>
        </w:rPr>
        <w:annotationRef/>
      </w:r>
      <w:r>
        <w:t>Cliff point!</w:t>
      </w:r>
    </w:p>
  </w:comment>
  <w:comment w:id="216" w:author="Miller, Harvey J." w:date="2020-05-26T16:53:00Z" w:initials="MHJ">
    <w:p w14:paraId="5DB002B9" w14:textId="77777777" w:rsidR="00F17C0F" w:rsidRDefault="00F17C0F" w:rsidP="003A26C4">
      <w:pPr>
        <w:pStyle w:val="CommentText"/>
      </w:pPr>
      <w:r>
        <w:rPr>
          <w:rStyle w:val="CommentReference"/>
        </w:rPr>
        <w:annotationRef/>
      </w:r>
      <w:r>
        <w:t>Perhaps delete this section.  Nothing much to see here.</w:t>
      </w:r>
    </w:p>
  </w:comment>
  <w:comment w:id="217" w:author="Liu, Luyu" w:date="2020-05-27T20:09:00Z" w:initials="LL">
    <w:p w14:paraId="446568C5" w14:textId="77777777" w:rsidR="00F17C0F" w:rsidRDefault="00F17C0F" w:rsidP="003A26C4">
      <w:pPr>
        <w:pStyle w:val="CommentText"/>
      </w:pPr>
      <w:r>
        <w:rPr>
          <w:rStyle w:val="CommentReference"/>
        </w:rPr>
        <w:annotationRef/>
      </w:r>
      <w:r>
        <w:t xml:space="preserve">I think I will keep this graph, since we show other parameters’ spatial pattern. </w:t>
      </w:r>
    </w:p>
  </w:comment>
  <w:comment w:id="248" w:author="Jonathan Scheff" w:date="2020-06-01T14:34:00Z" w:initials="JS">
    <w:p w14:paraId="61F2A7BD" w14:textId="77777777" w:rsidR="006E20C0" w:rsidRDefault="006E20C0">
      <w:pPr>
        <w:pStyle w:val="CommentText"/>
      </w:pPr>
      <w:r>
        <w:rPr>
          <w:rStyle w:val="CommentReference"/>
        </w:rPr>
        <w:annotationRef/>
      </w:r>
      <w:r>
        <w:t>In this section, you discuss the link between the Procrustes distance (change in daily patterns) and floor values (total drop in demand due to COVID-19). I think:</w:t>
      </w:r>
    </w:p>
    <w:p w14:paraId="3C309261" w14:textId="77777777" w:rsidR="006E20C0" w:rsidRDefault="006E20C0">
      <w:pPr>
        <w:pStyle w:val="CommentText"/>
      </w:pPr>
    </w:p>
    <w:p w14:paraId="602B59F0" w14:textId="77777777" w:rsidR="006E20C0" w:rsidRDefault="006E20C0" w:rsidP="006E20C0">
      <w:pPr>
        <w:pStyle w:val="CommentText"/>
        <w:numPr>
          <w:ilvl w:val="0"/>
          <w:numId w:val="16"/>
        </w:numPr>
      </w:pPr>
      <w:r>
        <w:t xml:space="preserve">You could sum up what this means for the reader. See suggested first sentence. </w:t>
      </w:r>
    </w:p>
    <w:p w14:paraId="6C89FC27" w14:textId="0E74DB7B" w:rsidR="006E20C0" w:rsidRDefault="00627327" w:rsidP="006E20C0">
      <w:pPr>
        <w:pStyle w:val="CommentText"/>
        <w:numPr>
          <w:ilvl w:val="0"/>
          <w:numId w:val="16"/>
        </w:numPr>
      </w:pPr>
      <w:r>
        <w:t>You try to find a geographical pattern and you link to floor values, but I think you need to look for driving variables: % African American, income, occupational distribution according to census data, etc. Because I think the question is: where the daily patterns changed more, does that mean there were fewer essential workers and more work-at-home types? And were there a lower ratio of vulnerable segments?</w:t>
      </w:r>
    </w:p>
  </w:comment>
  <w:comment w:id="251" w:author="Jonathan Scheff" w:date="2020-06-01T14:40:00Z" w:initials="JS">
    <w:p w14:paraId="3808F0C6" w14:textId="036E8171" w:rsidR="00B50349" w:rsidRDefault="00B50349">
      <w:pPr>
        <w:pStyle w:val="CommentText"/>
      </w:pPr>
      <w:r>
        <w:rPr>
          <w:rStyle w:val="CommentReference"/>
        </w:rPr>
        <w:annotationRef/>
      </w:r>
      <w:r>
        <w:t>This implies that age of the community is a variable associated with Pro. distance. But I think that is just a visual scan, correct? I would cut a lot of this section and re-word to make a clear, measured statement about the link between Pro. distance and the variables you did measure.</w:t>
      </w:r>
    </w:p>
  </w:comment>
  <w:comment w:id="255" w:author="Miller, Harvey J." w:date="2020-05-27T12:02:00Z" w:initials="MHJ">
    <w:p w14:paraId="0171272F" w14:textId="77777777" w:rsidR="00F17C0F" w:rsidRDefault="00F17C0F"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F17C0F" w:rsidRDefault="00F17C0F" w:rsidP="003A26C4">
      <w:pPr>
        <w:pStyle w:val="CommentText"/>
      </w:pPr>
    </w:p>
    <w:p w14:paraId="258907DC" w14:textId="77777777" w:rsidR="00F17C0F" w:rsidRDefault="00F17C0F" w:rsidP="003A26C4">
      <w:pPr>
        <w:pStyle w:val="CommentText"/>
      </w:pPr>
      <w:r>
        <w:t xml:space="preserve">Also, just show the average distance plot, not the variances too. </w:t>
      </w:r>
    </w:p>
    <w:p w14:paraId="14FF5B91" w14:textId="77777777" w:rsidR="00F17C0F" w:rsidRDefault="00F17C0F" w:rsidP="003A26C4">
      <w:pPr>
        <w:pStyle w:val="CommentText"/>
      </w:pPr>
    </w:p>
    <w:p w14:paraId="23687895" w14:textId="77777777" w:rsidR="00F17C0F" w:rsidRDefault="00F17C0F" w:rsidP="003A26C4">
      <w:pPr>
        <w:pStyle w:val="CommentText"/>
      </w:pPr>
      <w:r>
        <w:t xml:space="preserve">Also, can you identify weekdays versus weekend?  My suggestion is to change the background color of the plot: clear (while) for weekdays; grey shade for weekends. </w:t>
      </w:r>
    </w:p>
  </w:comment>
  <w:comment w:id="257" w:author="Jonathan Scheff" w:date="2020-06-01T14:43:00Z" w:initials="JS">
    <w:p w14:paraId="4EF0650E" w14:textId="3869C8CA" w:rsidR="00B50349" w:rsidRDefault="00B50349">
      <w:pPr>
        <w:pStyle w:val="CommentText"/>
      </w:pPr>
      <w:r>
        <w:rPr>
          <w:rStyle w:val="CommentReference"/>
        </w:rPr>
        <w:annotationRef/>
      </w:r>
      <w:r>
        <w:t>For agencies and for me, yes, this is interesting. But for the paper, no, I don’t think it needs to be here. It distracts a bit from your more primary points.</w:t>
      </w:r>
    </w:p>
  </w:comment>
  <w:comment w:id="261" w:author="Miller, Harvey J." w:date="2020-05-20T16:01:00Z" w:initials="MHJ">
    <w:p w14:paraId="79E6BABA" w14:textId="77777777" w:rsidR="00F17C0F" w:rsidRDefault="00F17C0F" w:rsidP="003A26C4">
      <w:pPr>
        <w:pStyle w:val="CommentText"/>
      </w:pPr>
      <w:r>
        <w:rPr>
          <w:rStyle w:val="CommentReference"/>
        </w:rPr>
        <w:annotationRef/>
      </w:r>
      <w:r>
        <w:t>What are the units in the map</w:t>
      </w:r>
    </w:p>
  </w:comment>
  <w:comment w:id="258" w:author="Miller, Harvey J." w:date="2020-05-27T12:35:00Z" w:initials="MHJ">
    <w:p w14:paraId="2396602B" w14:textId="77777777" w:rsidR="00F17C0F" w:rsidRDefault="00F17C0F" w:rsidP="003A26C4">
      <w:pPr>
        <w:pStyle w:val="CommentText"/>
      </w:pPr>
      <w:r>
        <w:rPr>
          <w:rStyle w:val="CommentReference"/>
        </w:rPr>
        <w:annotationRef/>
      </w:r>
      <w:r>
        <w:t>What do you think about deleting this material?  Its interesting, but only mildly</w:t>
      </w:r>
    </w:p>
  </w:comment>
  <w:comment w:id="259" w:author="Liu, Luyu" w:date="2020-05-27T20:11:00Z" w:initials="LL">
    <w:p w14:paraId="5AF408FE" w14:textId="77777777" w:rsidR="00F17C0F" w:rsidRDefault="00F17C0F" w:rsidP="003A26C4">
      <w:pPr>
        <w:pStyle w:val="CommentText"/>
      </w:pPr>
      <w:r>
        <w:rPr>
          <w:rStyle w:val="CommentReference"/>
        </w:rPr>
        <w:annotationRef/>
      </w:r>
      <w:r>
        <w:t xml:space="preserve">Yes. It’s surely less interesting than the floor value. </w:t>
      </w:r>
    </w:p>
    <w:p w14:paraId="5F09DB07" w14:textId="77777777" w:rsidR="00F17C0F" w:rsidRDefault="00F17C0F" w:rsidP="003A26C4">
      <w:pPr>
        <w:pStyle w:val="CommentText"/>
      </w:pPr>
    </w:p>
    <w:p w14:paraId="182484D2" w14:textId="77777777" w:rsidR="00F17C0F" w:rsidRDefault="00F17C0F" w:rsidP="003A26C4">
      <w:pPr>
        <w:pStyle w:val="CommentText"/>
      </w:pPr>
      <w:r>
        <w:t>Jonathan – do you think it is interesting? If not, we can delete this or at least trim some parts.</w:t>
      </w:r>
    </w:p>
  </w:comment>
  <w:comment w:id="262" w:author="Miller, Harvey J." w:date="2020-05-20T16:10:00Z" w:initials="MHJ">
    <w:p w14:paraId="4C0827A2" w14:textId="77777777" w:rsidR="00F17C0F" w:rsidRDefault="00F17C0F"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265" w:author="Jonathan Scheff" w:date="2020-06-01T14:45:00Z" w:initials="JS">
    <w:p w14:paraId="3976D9E4" w14:textId="1FFBFBB0" w:rsidR="00B50349" w:rsidRDefault="00B50349">
      <w:pPr>
        <w:pStyle w:val="CommentText"/>
      </w:pPr>
      <w:r>
        <w:rPr>
          <w:rStyle w:val="CommentReference"/>
        </w:rPr>
        <w:annotationRef/>
      </w:r>
      <w:r>
        <w:t>Well said</w:t>
      </w:r>
    </w:p>
  </w:comment>
  <w:comment w:id="266" w:author="Jonathan Scheff" w:date="2020-06-01T14:45:00Z" w:initials="JS">
    <w:p w14:paraId="774375B6" w14:textId="06B2C523" w:rsidR="00B50349" w:rsidRDefault="00B50349">
      <w:pPr>
        <w:pStyle w:val="CommentText"/>
      </w:pPr>
      <w:r>
        <w:rPr>
          <w:rStyle w:val="CommentReference"/>
        </w:rPr>
        <w:annotationRef/>
      </w:r>
      <w:r>
        <w:t>It is also something we should look into more! Why are Transit’s car-access ratios so different from the ACS ratios?</w:t>
      </w:r>
    </w:p>
  </w:comment>
  <w:comment w:id="272" w:author="Jonathan Scheff" w:date="2020-06-01T14:48:00Z" w:initials="JS">
    <w:p w14:paraId="0EBE9680" w14:textId="00E33DBC" w:rsidR="00E94E06" w:rsidRDefault="00E94E06">
      <w:pPr>
        <w:pStyle w:val="CommentText"/>
      </w:pPr>
      <w:r>
        <w:rPr>
          <w:rStyle w:val="CommentReference"/>
        </w:rPr>
        <w:annotationRef/>
      </w:r>
      <w:r>
        <w:t>I assume it’s more associated with policy: when stay-at-home orders are put into place and whether they are enforced. You addressed this momentarily with Seattle, I think, but it might be worth addressing more if you have the data handy. (In the section above, not just here)</w:t>
      </w:r>
    </w:p>
  </w:comment>
  <w:comment w:id="273" w:author="Miller, Harvey J." w:date="2020-05-27T12:43:00Z" w:initials="MHJ">
    <w:p w14:paraId="6FE5464B" w14:textId="77777777" w:rsidR="00F17C0F" w:rsidRDefault="00F17C0F" w:rsidP="003A26C4">
      <w:pPr>
        <w:pStyle w:val="CommentText"/>
      </w:pPr>
      <w:r>
        <w:rPr>
          <w:rStyle w:val="CommentReference"/>
        </w:rPr>
        <w:annotationRef/>
      </w:r>
    </w:p>
  </w:comment>
  <w:comment w:id="274" w:author="Miller, Harvey J." w:date="2020-05-27T12:43:00Z" w:initials="MHJ">
    <w:p w14:paraId="49C6A049" w14:textId="77777777" w:rsidR="00F17C0F" w:rsidRDefault="00F17C0F" w:rsidP="003A26C4">
      <w:pPr>
        <w:pStyle w:val="CommentText"/>
      </w:pPr>
      <w:r>
        <w:rPr>
          <w:rStyle w:val="CommentReference"/>
        </w:rPr>
        <w:annotationRef/>
      </w:r>
      <w:r>
        <w:t>Might be deleted</w:t>
      </w:r>
    </w:p>
  </w:comment>
  <w:comment w:id="275" w:author="Miller, Harvey J." w:date="2020-05-27T13:22:00Z" w:initials="MHJ">
    <w:p w14:paraId="63FFDFDE" w14:textId="77777777" w:rsidR="00F17C0F" w:rsidRDefault="00F17C0F"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31A993" w15:done="1"/>
  <w15:commentEx w15:paraId="74431B9B" w15:done="1"/>
  <w15:commentEx w15:paraId="22DCA74F" w15:done="1"/>
  <w15:commentEx w15:paraId="6B9EA89F" w15:done="0"/>
  <w15:commentEx w15:paraId="4B32F0D4"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729E0BA5" w15:done="0"/>
  <w15:commentEx w15:paraId="5F72C989" w15:done="0"/>
  <w15:commentEx w15:paraId="512D781E" w15:done="0"/>
  <w15:commentEx w15:paraId="5865F502" w15:paraIdParent="512D781E" w15:done="0"/>
  <w15:commentEx w15:paraId="6E8696AE" w15:paraIdParent="512D781E" w15:done="0"/>
  <w15:commentEx w15:paraId="54D41C1F" w15:done="0"/>
  <w15:commentEx w15:paraId="4B7AC023" w15:done="0"/>
  <w15:commentEx w15:paraId="2876DB3C" w15:paraIdParent="4B7AC023" w15:done="0"/>
  <w15:commentEx w15:paraId="0BFB974B" w15:paraIdParent="4B7AC023" w15:done="0"/>
  <w15:commentEx w15:paraId="3F29E4C4" w15:done="0"/>
  <w15:commentEx w15:paraId="5C4AAE09" w15:done="0"/>
  <w15:commentEx w15:paraId="380372DA" w15:done="1"/>
  <w15:commentEx w15:paraId="7759D807" w15:paraIdParent="380372DA" w15:done="1"/>
  <w15:commentEx w15:paraId="149E56AE" w15:done="0"/>
  <w15:commentEx w15:paraId="15E5A1C4" w15:done="0"/>
  <w15:commentEx w15:paraId="4CC185A5" w15:done="1"/>
  <w15:commentEx w15:paraId="795599B2" w15:done="0"/>
  <w15:commentEx w15:paraId="3AE1B743" w15:done="0"/>
  <w15:commentEx w15:paraId="5492A230" w15:paraIdParent="3AE1B743" w15:done="0"/>
  <w15:commentEx w15:paraId="0A16DC9F" w15:done="0"/>
  <w15:commentEx w15:paraId="3730E395" w15:done="1"/>
  <w15:commentEx w15:paraId="6997A065" w15:done="1"/>
  <w15:commentEx w15:paraId="32EDC93A" w15:done="0"/>
  <w15:commentEx w15:paraId="17E7C499" w15:done="0"/>
  <w15:commentEx w15:paraId="78F137A7" w15:done="1"/>
  <w15:commentEx w15:paraId="58F0F043" w15:done="1"/>
  <w15:commentEx w15:paraId="1F2E73A9" w15:paraIdParent="58F0F043" w15:done="1"/>
  <w15:commentEx w15:paraId="622D3BDA" w15:done="0"/>
  <w15:commentEx w15:paraId="042FD30B" w15:done="0"/>
  <w15:commentEx w15:paraId="5417DD4E" w15:done="1"/>
  <w15:commentEx w15:paraId="3BEAF653" w15:done="0"/>
  <w15:commentEx w15:paraId="3C040251" w15:done="0"/>
  <w15:commentEx w15:paraId="2C46029B" w15:done="0"/>
  <w15:commentEx w15:paraId="3291DB0B" w15:done="1"/>
  <w15:commentEx w15:paraId="208D0971" w15:done="1"/>
  <w15:commentEx w15:paraId="5DB002B9" w15:done="1"/>
  <w15:commentEx w15:paraId="446568C5" w15:paraIdParent="5DB002B9" w15:done="1"/>
  <w15:commentEx w15:paraId="6C89FC27" w15:done="0"/>
  <w15:commentEx w15:paraId="3808F0C6" w15:done="0"/>
  <w15:commentEx w15:paraId="23687895" w15:done="1"/>
  <w15:commentEx w15:paraId="4EF0650E" w15:done="0"/>
  <w15:commentEx w15:paraId="79E6BABA" w15:done="1"/>
  <w15:commentEx w15:paraId="2396602B" w15:done="1"/>
  <w15:commentEx w15:paraId="182484D2" w15:paraIdParent="2396602B" w15:done="1"/>
  <w15:commentEx w15:paraId="4C0827A2" w15:done="1"/>
  <w15:commentEx w15:paraId="3976D9E4" w15:done="0"/>
  <w15:commentEx w15:paraId="774375B6" w15:done="0"/>
  <w15:commentEx w15:paraId="0EBE9680" w15:done="0"/>
  <w15:commentEx w15:paraId="6FE5464B" w15:done="1"/>
  <w15:commentEx w15:paraId="49C6A049" w15:paraIdParent="6FE5464B" w15:done="1"/>
  <w15:commentEx w15:paraId="63FFDF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6647" w16cex:dateUtc="2020-06-01T15:34:00Z"/>
  <w16cex:commentExtensible w16cex:durableId="227F66A8" w16cex:dateUtc="2020-06-01T15:36:00Z"/>
  <w16cex:commentExtensible w16cex:durableId="227F682F" w16cex:dateUtc="2020-06-01T15:42:00Z"/>
  <w16cex:commentExtensible w16cex:durableId="227F68FC" w16cex:dateUtc="2020-06-01T15:46:00Z"/>
  <w16cex:commentExtensible w16cex:durableId="227F6B7B" w16cex:dateUtc="2020-06-01T15:56:00Z"/>
  <w16cex:commentExtensible w16cex:durableId="227F78AF" w16cex:dateUtc="2020-06-01T16:53:00Z"/>
  <w16cex:commentExtensible w16cex:durableId="227F799D" w16cex:dateUtc="2020-06-01T16:57:00Z"/>
  <w16cex:commentExtensible w16cex:durableId="227F7D14" w16cex:dateUtc="2020-06-01T17:11:00Z"/>
  <w16cex:commentExtensible w16cex:durableId="227F7EA9" w16cex:dateUtc="2020-06-01T17:18:00Z"/>
  <w16cex:commentExtensible w16cex:durableId="227F7E17" w16cex:dateUtc="2020-06-01T17:16:00Z"/>
  <w16cex:commentExtensible w16cex:durableId="227F8264" w16cex:dateUtc="2020-06-01T17:34:00Z"/>
  <w16cex:commentExtensible w16cex:durableId="227F82EF" w16cex:dateUtc="2020-06-01T17:36:00Z"/>
  <w16cex:commentExtensible w16cex:durableId="227F8587" w16cex:dateUtc="2020-06-01T17:47:00Z"/>
  <w16cex:commentExtensible w16cex:durableId="227F89AA" w16cex:dateUtc="2020-06-01T18:05:00Z"/>
  <w16cex:commentExtensible w16cex:durableId="227F8C6F" w16cex:dateUtc="2020-06-01T18:17:00Z"/>
  <w16cex:commentExtensible w16cex:durableId="227F8CD8" w16cex:dateUtc="2020-06-01T18:19:00Z"/>
  <w16cex:commentExtensible w16cex:durableId="227F8DC7" w16cex:dateUtc="2020-06-01T18:23:00Z"/>
  <w16cex:commentExtensible w16cex:durableId="227F9077" w16cex:dateUtc="2020-06-01T18:34:00Z"/>
  <w16cex:commentExtensible w16cex:durableId="227F91EF" w16cex:dateUtc="2020-06-01T18:40:00Z"/>
  <w16cex:commentExtensible w16cex:durableId="227F9283" w16cex:dateUtc="2020-06-01T18:43:00Z"/>
  <w16cex:commentExtensible w16cex:durableId="227F92F6" w16cex:dateUtc="2020-06-01T18:45:00Z"/>
  <w16cex:commentExtensible w16cex:durableId="227F931C" w16cex:dateUtc="2020-06-01T18:45:00Z"/>
  <w16cex:commentExtensible w16cex:durableId="227F93AB" w16cex:dateUtc="2020-06-01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1A993" w16cid:durableId="227F635F"/>
  <w16cid:commentId w16cid:paraId="74431B9B" w16cid:durableId="227F6360"/>
  <w16cid:commentId w16cid:paraId="22DCA74F" w16cid:durableId="227F6361"/>
  <w16cid:commentId w16cid:paraId="6B9EA89F" w16cid:durableId="227F6647"/>
  <w16cid:commentId w16cid:paraId="4B32F0D4" w16cid:durableId="227F66A8"/>
  <w16cid:commentId w16cid:paraId="6E92A2B7" w16cid:durableId="227F6362"/>
  <w16cid:commentId w16cid:paraId="0A7938F9" w16cid:durableId="227F6363"/>
  <w16cid:commentId w16cid:paraId="678B70E9" w16cid:durableId="227F6364"/>
  <w16cid:commentId w16cid:paraId="6B778D48" w16cid:durableId="227F6365"/>
  <w16cid:commentId w16cid:paraId="6473FFE9" w16cid:durableId="227F6366"/>
  <w16cid:commentId w16cid:paraId="729E0BA5" w16cid:durableId="227F682F"/>
  <w16cid:commentId w16cid:paraId="5F72C989" w16cid:durableId="227F68FC"/>
  <w16cid:commentId w16cid:paraId="512D781E" w16cid:durableId="227F6367"/>
  <w16cid:commentId w16cid:paraId="5865F502" w16cid:durableId="227F6368"/>
  <w16cid:commentId w16cid:paraId="6E8696AE" w16cid:durableId="227F6369"/>
  <w16cid:commentId w16cid:paraId="54D41C1F" w16cid:durableId="227F636A"/>
  <w16cid:commentId w16cid:paraId="4B7AC023" w16cid:durableId="227F636B"/>
  <w16cid:commentId w16cid:paraId="2876DB3C" w16cid:durableId="227F636C"/>
  <w16cid:commentId w16cid:paraId="0BFB974B" w16cid:durableId="227F636D"/>
  <w16cid:commentId w16cid:paraId="3F29E4C4" w16cid:durableId="227F636E"/>
  <w16cid:commentId w16cid:paraId="5C4AAE09" w16cid:durableId="227F636F"/>
  <w16cid:commentId w16cid:paraId="380372DA" w16cid:durableId="227F6370"/>
  <w16cid:commentId w16cid:paraId="7759D807" w16cid:durableId="227F6371"/>
  <w16cid:commentId w16cid:paraId="149E56AE" w16cid:durableId="227F6B7B"/>
  <w16cid:commentId w16cid:paraId="15E5A1C4" w16cid:durableId="227F78AF"/>
  <w16cid:commentId w16cid:paraId="4CC185A5" w16cid:durableId="227F6372"/>
  <w16cid:commentId w16cid:paraId="795599B2" w16cid:durableId="227F799D"/>
  <w16cid:commentId w16cid:paraId="3AE1B743" w16cid:durableId="227F7D14"/>
  <w16cid:commentId w16cid:paraId="5492A230" w16cid:durableId="227F7EA9"/>
  <w16cid:commentId w16cid:paraId="0A16DC9F" w16cid:durableId="227F7E17"/>
  <w16cid:commentId w16cid:paraId="3730E395" w16cid:durableId="227F6373"/>
  <w16cid:commentId w16cid:paraId="6997A065" w16cid:durableId="227F6374"/>
  <w16cid:commentId w16cid:paraId="32EDC93A" w16cid:durableId="227F8264"/>
  <w16cid:commentId w16cid:paraId="17E7C499" w16cid:durableId="227F82EF"/>
  <w16cid:commentId w16cid:paraId="78F137A7" w16cid:durableId="227F6375"/>
  <w16cid:commentId w16cid:paraId="58F0F043" w16cid:durableId="227F6376"/>
  <w16cid:commentId w16cid:paraId="1F2E73A9" w16cid:durableId="227F6377"/>
  <w16cid:commentId w16cid:paraId="622D3BDA" w16cid:durableId="227F8587"/>
  <w16cid:commentId w16cid:paraId="042FD30B" w16cid:durableId="227F89AA"/>
  <w16cid:commentId w16cid:paraId="5417DD4E" w16cid:durableId="227F6378"/>
  <w16cid:commentId w16cid:paraId="3BEAF653" w16cid:durableId="227F8C6F"/>
  <w16cid:commentId w16cid:paraId="3C040251" w16cid:durableId="227F8CD8"/>
  <w16cid:commentId w16cid:paraId="2C46029B" w16cid:durableId="227F8DC7"/>
  <w16cid:commentId w16cid:paraId="3291DB0B" w16cid:durableId="227F6379"/>
  <w16cid:commentId w16cid:paraId="208D0971" w16cid:durableId="227F637A"/>
  <w16cid:commentId w16cid:paraId="5DB002B9" w16cid:durableId="227F637B"/>
  <w16cid:commentId w16cid:paraId="446568C5" w16cid:durableId="227F637C"/>
  <w16cid:commentId w16cid:paraId="6C89FC27" w16cid:durableId="227F9077"/>
  <w16cid:commentId w16cid:paraId="3808F0C6" w16cid:durableId="227F91EF"/>
  <w16cid:commentId w16cid:paraId="23687895" w16cid:durableId="227F637D"/>
  <w16cid:commentId w16cid:paraId="4EF0650E" w16cid:durableId="227F9283"/>
  <w16cid:commentId w16cid:paraId="79E6BABA" w16cid:durableId="227F637E"/>
  <w16cid:commentId w16cid:paraId="2396602B" w16cid:durableId="227F637F"/>
  <w16cid:commentId w16cid:paraId="182484D2" w16cid:durableId="227F6380"/>
  <w16cid:commentId w16cid:paraId="4C0827A2" w16cid:durableId="227F6381"/>
  <w16cid:commentId w16cid:paraId="3976D9E4" w16cid:durableId="227F92F6"/>
  <w16cid:commentId w16cid:paraId="774375B6" w16cid:durableId="227F931C"/>
  <w16cid:commentId w16cid:paraId="0EBE9680" w16cid:durableId="227F93AB"/>
  <w16cid:commentId w16cid:paraId="6FE5464B" w16cid:durableId="227F6382"/>
  <w16cid:commentId w16cid:paraId="49C6A049" w16cid:durableId="227F6383"/>
  <w16cid:commentId w16cid:paraId="63FFDFDE" w16cid:durableId="227F63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rson w15:author="Jonathan Scheff">
    <w15:presenceInfo w15:providerId="AD" w15:userId="S::jonathan@transitapp.onmicrosoft.com::19b7c976-4e03-4baf-932f-145757d4caaf"/>
  </w15:person>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75952"/>
    <w:rsid w:val="000966A0"/>
    <w:rsid w:val="000A1350"/>
    <w:rsid w:val="000B1E8A"/>
    <w:rsid w:val="000F2896"/>
    <w:rsid w:val="00101EC9"/>
    <w:rsid w:val="0012634F"/>
    <w:rsid w:val="001B7098"/>
    <w:rsid w:val="001D4289"/>
    <w:rsid w:val="001D5F62"/>
    <w:rsid w:val="001D6DEE"/>
    <w:rsid w:val="001D781D"/>
    <w:rsid w:val="001F4CAD"/>
    <w:rsid w:val="00291EE6"/>
    <w:rsid w:val="002F4605"/>
    <w:rsid w:val="00365875"/>
    <w:rsid w:val="0036697D"/>
    <w:rsid w:val="003857DB"/>
    <w:rsid w:val="0038756D"/>
    <w:rsid w:val="00387B55"/>
    <w:rsid w:val="00397CDC"/>
    <w:rsid w:val="003A26C4"/>
    <w:rsid w:val="003E3882"/>
    <w:rsid w:val="00430E62"/>
    <w:rsid w:val="0045018C"/>
    <w:rsid w:val="004B68F2"/>
    <w:rsid w:val="005172E1"/>
    <w:rsid w:val="005254FE"/>
    <w:rsid w:val="005D3D41"/>
    <w:rsid w:val="005F7FC3"/>
    <w:rsid w:val="00627327"/>
    <w:rsid w:val="006C0CAA"/>
    <w:rsid w:val="006D7361"/>
    <w:rsid w:val="006E20C0"/>
    <w:rsid w:val="00726F1A"/>
    <w:rsid w:val="00734E9E"/>
    <w:rsid w:val="00751133"/>
    <w:rsid w:val="00757DCB"/>
    <w:rsid w:val="007744F3"/>
    <w:rsid w:val="007746C3"/>
    <w:rsid w:val="007D4AA6"/>
    <w:rsid w:val="007D683B"/>
    <w:rsid w:val="007E1743"/>
    <w:rsid w:val="007E68D7"/>
    <w:rsid w:val="007F308D"/>
    <w:rsid w:val="00820112"/>
    <w:rsid w:val="008550A1"/>
    <w:rsid w:val="00865055"/>
    <w:rsid w:val="008A6A33"/>
    <w:rsid w:val="008B0A97"/>
    <w:rsid w:val="008D5FA4"/>
    <w:rsid w:val="008E78E8"/>
    <w:rsid w:val="008F00CE"/>
    <w:rsid w:val="0091297A"/>
    <w:rsid w:val="00940CE5"/>
    <w:rsid w:val="00980813"/>
    <w:rsid w:val="00983B00"/>
    <w:rsid w:val="00991493"/>
    <w:rsid w:val="009A509B"/>
    <w:rsid w:val="009C0714"/>
    <w:rsid w:val="009E4447"/>
    <w:rsid w:val="009E54D9"/>
    <w:rsid w:val="009F25E7"/>
    <w:rsid w:val="00A2693F"/>
    <w:rsid w:val="00A36F5B"/>
    <w:rsid w:val="00A4761B"/>
    <w:rsid w:val="00A53C6F"/>
    <w:rsid w:val="00B04431"/>
    <w:rsid w:val="00B152DD"/>
    <w:rsid w:val="00B50349"/>
    <w:rsid w:val="00B5153E"/>
    <w:rsid w:val="00B56A1C"/>
    <w:rsid w:val="00B75253"/>
    <w:rsid w:val="00B762AA"/>
    <w:rsid w:val="00B91111"/>
    <w:rsid w:val="00BA316A"/>
    <w:rsid w:val="00BA4767"/>
    <w:rsid w:val="00BA6C99"/>
    <w:rsid w:val="00BD21F7"/>
    <w:rsid w:val="00C44E18"/>
    <w:rsid w:val="00C71801"/>
    <w:rsid w:val="00C769C1"/>
    <w:rsid w:val="00C832B4"/>
    <w:rsid w:val="00CA72C9"/>
    <w:rsid w:val="00CE3099"/>
    <w:rsid w:val="00CF2856"/>
    <w:rsid w:val="00D21BE4"/>
    <w:rsid w:val="00D517B7"/>
    <w:rsid w:val="00D57A15"/>
    <w:rsid w:val="00D615E0"/>
    <w:rsid w:val="00DB1BE8"/>
    <w:rsid w:val="00E00C1E"/>
    <w:rsid w:val="00E3124F"/>
    <w:rsid w:val="00E33862"/>
    <w:rsid w:val="00E40D86"/>
    <w:rsid w:val="00E70A3C"/>
    <w:rsid w:val="00E90D3F"/>
    <w:rsid w:val="00E94E06"/>
    <w:rsid w:val="00EB234B"/>
    <w:rsid w:val="00EB2C02"/>
    <w:rsid w:val="00EC546A"/>
    <w:rsid w:val="00EC6848"/>
    <w:rsid w:val="00ED7101"/>
    <w:rsid w:val="00EF7E94"/>
    <w:rsid w:val="00F00780"/>
    <w:rsid w:val="00F17C0F"/>
    <w:rsid w:val="00F465FC"/>
    <w:rsid w:val="00F51F96"/>
    <w:rsid w:val="00F83EF7"/>
    <w:rsid w:val="00FD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 w:type="paragraph" w:styleId="Revision">
    <w:name w:val="Revision"/>
    <w:hidden/>
    <w:uiPriority w:val="99"/>
    <w:semiHidden/>
    <w:rsid w:val="006E20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30BC2-189F-4846-8327-3E48CDDAA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16002</Words>
  <Characters>91213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cp:revision>
  <dcterms:created xsi:type="dcterms:W3CDTF">2020-06-01T18:57:00Z</dcterms:created>
  <dcterms:modified xsi:type="dcterms:W3CDTF">2020-06-01T18:57:00Z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