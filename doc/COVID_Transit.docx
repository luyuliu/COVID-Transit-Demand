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CC8B95" w14:textId="692AB865" w:rsidR="005172E1" w:rsidRDefault="003A26C4" w:rsidP="007E1743">
      <w:pPr>
        <w:spacing w:line="480" w:lineRule="auto"/>
        <w:jc w:val="center"/>
        <w:rPr>
          <w:rFonts w:ascii="Times New Roman" w:hAnsi="Times New Roman" w:cs="Times New Roman"/>
          <w:sz w:val="24"/>
        </w:rPr>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149F3C3C" w14:textId="57CD9E20" w:rsidR="005172E1" w:rsidRPr="0091297A" w:rsidRDefault="003A26C4" w:rsidP="007E1743">
      <w:pPr>
        <w:spacing w:line="480" w:lineRule="auto"/>
        <w:jc w:val="center"/>
        <w:rPr>
          <w:rFonts w:ascii="Times New Roman" w:hAnsi="Times New Roman" w:cs="Times New Roman"/>
          <w:sz w:val="24"/>
          <w:vertAlign w:val="superscript"/>
        </w:rPr>
      </w:pPr>
      <w:r>
        <w:rPr>
          <w:rFonts w:ascii="Times New Roman" w:hAnsi="Times New Roman" w:cs="Times New Roman"/>
          <w:sz w:val="24"/>
        </w:rPr>
        <w:t>Luyu Liu</w:t>
      </w:r>
      <w:r w:rsidR="005172E1">
        <w:rPr>
          <w:rFonts w:ascii="Times New Roman" w:hAnsi="Times New Roman" w:cs="Times New Roman"/>
          <w:sz w:val="24"/>
          <w:vertAlign w:val="superscript"/>
        </w:rPr>
        <w:t>1, 2</w:t>
      </w:r>
      <w:r w:rsidR="0091297A">
        <w:rPr>
          <w:rFonts w:ascii="Times New Roman" w:hAnsi="Times New Roman" w:cs="Times New Roman"/>
          <w:sz w:val="24"/>
          <w:vertAlign w:val="superscript"/>
        </w:rPr>
        <w:t>, *</w:t>
      </w:r>
      <w:r w:rsidR="0091297A">
        <w:rPr>
          <w:rFonts w:ascii="Times New Roman" w:hAnsi="Times New Roman" w:cs="Times New Roman"/>
          <w:sz w:val="24"/>
        </w:rPr>
        <w:t>, Harvey J. Miller</w:t>
      </w:r>
      <w:r w:rsidR="0091297A">
        <w:rPr>
          <w:rFonts w:ascii="Times New Roman" w:hAnsi="Times New Roman" w:cs="Times New Roman"/>
          <w:sz w:val="24"/>
          <w:vertAlign w:val="superscript"/>
        </w:rPr>
        <w:t>1, 2</w:t>
      </w:r>
      <w:r w:rsidR="005172E1">
        <w:rPr>
          <w:rFonts w:ascii="Times New Roman" w:hAnsi="Times New Roman" w:cs="Times New Roman"/>
          <w:sz w:val="24"/>
        </w:rPr>
        <w:t>, Jonathan Scheff</w:t>
      </w:r>
      <w:r w:rsidR="0091297A">
        <w:rPr>
          <w:rFonts w:ascii="Times New Roman" w:hAnsi="Times New Roman" w:cs="Times New Roman"/>
          <w:sz w:val="24"/>
          <w:vertAlign w:val="superscript"/>
        </w:rPr>
        <w:t>3</w:t>
      </w:r>
    </w:p>
    <w:p w14:paraId="59DFF538" w14:textId="7FCF4506" w:rsidR="005172E1" w:rsidRDefault="005172E1" w:rsidP="007E1743">
      <w:pPr>
        <w:spacing w:line="480" w:lineRule="auto"/>
        <w:jc w:val="center"/>
        <w:rPr>
          <w:rFonts w:ascii="Times New Roman" w:hAnsi="Times New Roman" w:cs="Times New Roman"/>
          <w:sz w:val="24"/>
        </w:rPr>
      </w:pPr>
    </w:p>
    <w:p w14:paraId="4D97F5A8" w14:textId="06382638" w:rsidR="005172E1" w:rsidRDefault="005172E1" w:rsidP="007E1743">
      <w:pPr>
        <w:spacing w:line="480" w:lineRule="auto"/>
        <w:rPr>
          <w:rFonts w:ascii="Times New Roman" w:hAnsi="Times New Roman" w:cs="Times New Roman"/>
          <w:sz w:val="24"/>
        </w:rPr>
      </w:pPr>
    </w:p>
    <w:p w14:paraId="331ED7BC" w14:textId="5A269FA8"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7E2462A9" w14:textId="0259CA4F"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49B2F3F8" w14:textId="751D02AB" w:rsidR="0091297A" w:rsidRDefault="0091297A" w:rsidP="007E1743">
      <w:pPr>
        <w:spacing w:line="480" w:lineRule="auto"/>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w:t>
      </w:r>
      <w:ins w:id="0" w:author="Miller, Harvey J." w:date="2020-06-01T09:31:00Z">
        <w:r w:rsidR="00BA316A">
          <w:rPr>
            <w:rFonts w:ascii="Times New Roman" w:hAnsi="Times New Roman" w:cs="Times New Roman"/>
            <w:sz w:val="24"/>
          </w:rPr>
          <w:t xml:space="preserve"> Inc.</w:t>
        </w:r>
      </w:ins>
      <w:r>
        <w:rPr>
          <w:rFonts w:ascii="Times New Roman" w:hAnsi="Times New Roman" w:cs="Times New Roman"/>
          <w:sz w:val="24"/>
        </w:rPr>
        <w:t>, Montreal, Quebec, Canada.</w:t>
      </w:r>
    </w:p>
    <w:p w14:paraId="7861543C" w14:textId="48E98A04" w:rsidR="0091297A" w:rsidRDefault="0091297A" w:rsidP="007E1743">
      <w:pPr>
        <w:spacing w:line="480" w:lineRule="auto"/>
        <w:rPr>
          <w:rFonts w:ascii="Times New Roman" w:hAnsi="Times New Roman" w:cs="Times New Roman"/>
          <w:sz w:val="24"/>
        </w:rPr>
      </w:pPr>
    </w:p>
    <w:p w14:paraId="42609DFC" w14:textId="73C74510" w:rsidR="0091297A" w:rsidRDefault="0091297A" w:rsidP="007E1743">
      <w:pPr>
        <w:spacing w:line="480" w:lineRule="auto"/>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3EB1639C" w14:textId="702CC401" w:rsidR="0091297A" w:rsidRPr="0091297A" w:rsidRDefault="0091297A" w:rsidP="007E1743">
      <w:pPr>
        <w:spacing w:line="480" w:lineRule="auto"/>
        <w:rPr>
          <w:rFonts w:ascii="Times New Roman" w:hAnsi="Times New Roman" w:cs="Times New Roman"/>
          <w:sz w:val="24"/>
        </w:rPr>
      </w:pPr>
      <w:r>
        <w:rPr>
          <w:rFonts w:ascii="Times New Roman" w:hAnsi="Times New Roman" w:cs="Times New Roman"/>
          <w:sz w:val="24"/>
        </w:rPr>
        <w:t>E-mail: liu.6544@osu.edu</w:t>
      </w:r>
    </w:p>
    <w:p w14:paraId="03CF94C5" w14:textId="02F99802" w:rsidR="005172E1" w:rsidRDefault="005172E1" w:rsidP="007E1743">
      <w:pPr>
        <w:spacing w:line="480" w:lineRule="auto"/>
        <w:jc w:val="center"/>
        <w:rPr>
          <w:rFonts w:ascii="Times New Roman" w:hAnsi="Times New Roman" w:cs="Times New Roman"/>
          <w:sz w:val="24"/>
        </w:rPr>
      </w:pPr>
      <w:r>
        <w:rPr>
          <w:rFonts w:ascii="Times New Roman" w:hAnsi="Times New Roman" w:cs="Times New Roman"/>
          <w:sz w:val="24"/>
        </w:rPr>
        <w:br w:type="page"/>
      </w:r>
    </w:p>
    <w:p w14:paraId="6D4E63E0" w14:textId="2601126C" w:rsidR="003A26C4" w:rsidDel="00BA316A" w:rsidRDefault="003A26C4" w:rsidP="007E1743">
      <w:pPr>
        <w:spacing w:line="480" w:lineRule="auto"/>
        <w:rPr>
          <w:del w:id="1" w:author="Miller, Harvey J." w:date="2020-06-01T09:31:00Z"/>
          <w:rFonts w:ascii="Times New Roman" w:hAnsi="Times New Roman" w:cs="Times New Roman"/>
          <w:sz w:val="24"/>
        </w:rPr>
      </w:pPr>
      <w:del w:id="2" w:author="Miller, Harvey J." w:date="2020-06-01T09:31:00Z">
        <w:r w:rsidDel="00BA316A">
          <w:rPr>
            <w:rFonts w:ascii="Times New Roman" w:hAnsi="Times New Roman" w:cs="Times New Roman"/>
            <w:sz w:val="24"/>
          </w:rPr>
          <w:lastRenderedPageBreak/>
          <w:delText xml:space="preserve">Abstract: </w:delText>
        </w:r>
      </w:del>
    </w:p>
    <w:p w14:paraId="146F2D83" w14:textId="122C854A" w:rsidR="0045018C" w:rsidRPr="000D3D9B" w:rsidRDefault="0045018C" w:rsidP="007E1743">
      <w:pPr>
        <w:spacing w:line="480" w:lineRule="auto"/>
        <w:jc w:val="both"/>
        <w:rPr>
          <w:rFonts w:ascii="Times New Roman" w:hAnsi="Times New Roman" w:cs="Times New Roman"/>
          <w:b/>
          <w:sz w:val="24"/>
        </w:rPr>
      </w:pPr>
      <w:r w:rsidRPr="000D3D9B">
        <w:rPr>
          <w:rFonts w:ascii="Times New Roman" w:hAnsi="Times New Roman" w:cs="Times New Roman"/>
          <w:b/>
          <w:sz w:val="24"/>
        </w:rPr>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w:t>
      </w:r>
      <w:commentRangeStart w:id="3"/>
      <w:r w:rsidRPr="00292C3D">
        <w:rPr>
          <w:rFonts w:ascii="Times New Roman" w:hAnsi="Times New Roman" w:cs="Times New Roman"/>
          <w:sz w:val="24"/>
        </w:rPr>
        <w:t>demand</w:t>
      </w:r>
      <w:r w:rsidR="00B91111">
        <w:rPr>
          <w:rFonts w:ascii="Times New Roman" w:hAnsi="Times New Roman" w:cs="Times New Roman"/>
          <w:sz w:val="24"/>
        </w:rPr>
        <w:t xml:space="preserve"> decline</w:t>
      </w:r>
      <w:r w:rsidRPr="00292C3D">
        <w:rPr>
          <w:rFonts w:ascii="Times New Roman" w:hAnsi="Times New Roman" w:cs="Times New Roman"/>
          <w:sz w:val="24"/>
        </w:rPr>
        <w:t xml:space="preserve"> </w:t>
      </w:r>
      <w:commentRangeEnd w:id="3"/>
      <w:r>
        <w:rPr>
          <w:rStyle w:val="CommentReference"/>
        </w:rPr>
        <w:commentReference w:id="3"/>
      </w:r>
      <w:r w:rsidRPr="00292C3D">
        <w:rPr>
          <w:rFonts w:ascii="Times New Roman" w:hAnsi="Times New Roman" w:cs="Times New Roman"/>
          <w:sz w:val="24"/>
        </w:rPr>
        <w:t xml:space="preserve">began </w:t>
      </w:r>
      <w:r>
        <w:rPr>
          <w:rFonts w:ascii="Times New Roman" w:hAnsi="Times New Roman" w:cs="Times New Roman"/>
          <w:sz w:val="24"/>
        </w:rPr>
        <w:t xml:space="preserve">and the final date when the decline decreased. Regression </w:t>
      </w:r>
      <w:commentRangeStart w:id="4"/>
      <w:r>
        <w:rPr>
          <w:rFonts w:ascii="Times New Roman" w:hAnsi="Times New Roman" w:cs="Times New Roman"/>
          <w:sz w:val="24"/>
        </w:rPr>
        <w:t>analyses reveal</w:t>
      </w:r>
      <w:commentRangeEnd w:id="4"/>
      <w:r>
        <w:rPr>
          <w:rStyle w:val="CommentReference"/>
        </w:rPr>
        <w:commentReference w:id="4"/>
      </w:r>
      <w:r>
        <w:rPr>
          <w:rFonts w:ascii="Times New Roman" w:hAnsi="Times New Roman" w:cs="Times New Roman"/>
          <w:sz w:val="24"/>
        </w:rPr>
        <w:t xml:space="preserve">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w:t>
      </w:r>
      <w:r w:rsidR="00726F1A">
        <w:rPr>
          <w:rFonts w:ascii="Times New Roman" w:hAnsi="Times New Roman" w:cs="Times New Roman"/>
          <w:sz w:val="24"/>
        </w:rPr>
        <w:t>more</w:t>
      </w:r>
      <w:commentRangeStart w:id="5"/>
      <w:r>
        <w:rPr>
          <w:rFonts w:ascii="Times New Roman" w:hAnsi="Times New Roman" w:cs="Times New Roman"/>
          <w:sz w:val="24"/>
        </w:rPr>
        <w:t xml:space="preserve"> </w:t>
      </w:r>
      <w:commentRangeEnd w:id="5"/>
      <w:r>
        <w:rPr>
          <w:rStyle w:val="CommentReference"/>
        </w:rPr>
        <w:commentReference w:id="5"/>
      </w:r>
      <w:r>
        <w:rPr>
          <w:rFonts w:ascii="Times New Roman" w:hAnsi="Times New Roman" w:cs="Times New Roman"/>
          <w:sz w:val="24"/>
        </w:rPr>
        <w:t xml:space="preserve">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007D4AA6" w:rsidRPr="007D4AA6">
        <w:rPr>
          <w:rFonts w:ascii="Times New Roman" w:hAnsi="Times New Roman" w:cs="Times New Roman"/>
          <w:sz w:val="24"/>
        </w:rPr>
        <w:t>Additionally, approximately half of the agencies experienced their decline before the local spread of COVID-19 likely began</w:t>
      </w:r>
      <w:r w:rsidR="007D4AA6">
        <w:rPr>
          <w:rFonts w:ascii="Times New Roman" w:hAnsi="Times New Roman" w:cs="Times New Roman"/>
          <w:sz w:val="24"/>
        </w:rPr>
        <w:t xml:space="preserve"> and most of them are concentrated in Midwest</w:t>
      </w:r>
      <w:r w:rsidR="009A509B">
        <w:rPr>
          <w:rFonts w:ascii="Times New Roman" w:hAnsi="Times New Roman" w:cs="Times New Roman"/>
          <w:sz w:val="24"/>
        </w:rPr>
        <w:t>;</w:t>
      </w:r>
      <w:r w:rsidR="007D4AA6">
        <w:rPr>
          <w:rFonts w:ascii="Times New Roman" w:hAnsi="Times New Roman" w:cs="Times New Roman"/>
          <w:sz w:val="24"/>
        </w:rPr>
        <w:t xml:space="preserve"> </w:t>
      </w:r>
      <w:r w:rsidR="009A509B">
        <w:rPr>
          <w:rFonts w:ascii="Times New Roman" w:hAnsi="Times New Roman" w:cs="Times New Roman"/>
          <w:sz w:val="24"/>
        </w:rPr>
        <w:t xml:space="preserve">however, </w:t>
      </w:r>
      <w:r>
        <w:rPr>
          <w:rFonts w:ascii="Times New Roman" w:hAnsi="Times New Roman" w:cs="Times New Roman"/>
          <w:sz w:val="24"/>
        </w:rPr>
        <w:t xml:space="preserve">almost no transit systems finished the decline process </w:t>
      </w:r>
      <w:r w:rsidR="009A509B">
        <w:rPr>
          <w:rFonts w:ascii="Times New Roman" w:hAnsi="Times New Roman" w:cs="Times New Roman"/>
          <w:sz w:val="24"/>
        </w:rPr>
        <w:t>before</w:t>
      </w:r>
      <w:r>
        <w:rPr>
          <w:rFonts w:ascii="Times New Roman" w:hAnsi="Times New Roman" w:cs="Times New Roman"/>
          <w:sz w:val="24"/>
        </w:rPr>
        <w:t xml:space="preserve"> the local community spread. We also compare hourly demand profiles for each system before and during COVID-19 using ordinary Procrustes distance analysis. The results show substantial departures from typical weekday hourly demand profiles</w:t>
      </w:r>
      <w:r w:rsidR="00101EC9">
        <w:rPr>
          <w:rFonts w:ascii="Times New Roman" w:hAnsi="Times New Roman" w:cs="Times New Roman"/>
          <w:sz w:val="24"/>
        </w:rPr>
        <w:t>.</w:t>
      </w:r>
      <w:r w:rsidR="00A4761B">
        <w:rPr>
          <w:rFonts w:ascii="Times New Roman" w:hAnsi="Times New Roman" w:cs="Times New Roman"/>
          <w:sz w:val="24"/>
        </w:rPr>
        <w:t xml:space="preserve"> </w:t>
      </w:r>
      <w:r>
        <w:rPr>
          <w:rFonts w:ascii="Times New Roman" w:hAnsi="Times New Roman" w:cs="Times New Roman"/>
          <w:sz w:val="24"/>
        </w:rPr>
        <w:t xml:space="preserve">We </w:t>
      </w:r>
      <w:r w:rsidR="00101EC9">
        <w:rPr>
          <w:rFonts w:ascii="Times New Roman" w:hAnsi="Times New Roman" w:cs="Times New Roman"/>
          <w:sz w:val="24"/>
        </w:rPr>
        <w:t xml:space="preserve">also </w:t>
      </w:r>
      <w:r>
        <w:rPr>
          <w:rFonts w:ascii="Times New Roman" w:hAnsi="Times New Roman" w:cs="Times New Roman"/>
          <w:sz w:val="24"/>
        </w:rPr>
        <w:t>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7062081A" w14:textId="77777777" w:rsidR="003A26C4" w:rsidRDefault="003A26C4" w:rsidP="007E1743">
      <w:pPr>
        <w:spacing w:line="480" w:lineRule="auto"/>
        <w:rPr>
          <w:rFonts w:ascii="Times New Roman" w:hAnsi="Times New Roman" w:cs="Times New Roman"/>
          <w:sz w:val="24"/>
        </w:rPr>
      </w:pPr>
    </w:p>
    <w:p w14:paraId="7BDDB092" w14:textId="2ECCE7E2"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t xml:space="preserve">Keywords: </w:t>
      </w:r>
      <w:r w:rsidR="008550A1">
        <w:rPr>
          <w:rFonts w:ascii="Times New Roman" w:hAnsi="Times New Roman" w:cs="Times New Roman"/>
          <w:sz w:val="24"/>
        </w:rPr>
        <w:t>COVID-19, public transit, transit dependence, essential jobs.</w:t>
      </w:r>
    </w:p>
    <w:p w14:paraId="02CBDD3C" w14:textId="77777777" w:rsidR="003A26C4" w:rsidRDefault="003A26C4" w:rsidP="007E1743">
      <w:pPr>
        <w:spacing w:line="480" w:lineRule="auto"/>
        <w:rPr>
          <w:rFonts w:ascii="Times New Roman" w:hAnsi="Times New Roman" w:cs="Times New Roman"/>
          <w:sz w:val="24"/>
        </w:rPr>
      </w:pPr>
    </w:p>
    <w:p w14:paraId="61F2F494" w14:textId="77777777" w:rsidR="003A26C4" w:rsidRPr="009457DC"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Introduction</w:t>
      </w:r>
    </w:p>
    <w:p w14:paraId="409DAAEF" w14:textId="5F3411E0"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w:t>
      </w:r>
      <w:commentRangeStart w:id="6"/>
      <w:r>
        <w:rPr>
          <w:rFonts w:ascii="Times New Roman" w:hAnsi="Times New Roman" w:cs="Times New Roman"/>
          <w:sz w:val="24"/>
        </w:rPr>
        <w:t>stay</w:t>
      </w:r>
      <w:ins w:id="7" w:author="Jonathan Scheff" w:date="2020-06-01T11:34:00Z">
        <w:r w:rsidR="00F17C0F">
          <w:rPr>
            <w:rFonts w:ascii="Times New Roman" w:hAnsi="Times New Roman" w:cs="Times New Roman"/>
            <w:sz w:val="24"/>
          </w:rPr>
          <w:t xml:space="preserve"> </w:t>
        </w:r>
      </w:ins>
      <w:del w:id="8" w:author="Jonathan Scheff" w:date="2020-06-01T11:34:00Z">
        <w:r w:rsidDel="00F17C0F">
          <w:rPr>
            <w:rFonts w:ascii="Times New Roman" w:hAnsi="Times New Roman" w:cs="Times New Roman"/>
            <w:sz w:val="24"/>
          </w:rPr>
          <w:delText>-</w:delText>
        </w:r>
      </w:del>
      <w:r>
        <w:rPr>
          <w:rFonts w:ascii="Times New Roman" w:hAnsi="Times New Roman" w:cs="Times New Roman"/>
          <w:sz w:val="24"/>
        </w:rPr>
        <w:t>at</w:t>
      </w:r>
      <w:ins w:id="9" w:author="Jonathan Scheff" w:date="2020-06-01T11:34:00Z">
        <w:r w:rsidR="00F17C0F">
          <w:rPr>
            <w:rFonts w:ascii="Times New Roman" w:hAnsi="Times New Roman" w:cs="Times New Roman"/>
            <w:sz w:val="24"/>
          </w:rPr>
          <w:t xml:space="preserve"> </w:t>
        </w:r>
      </w:ins>
      <w:del w:id="10" w:author="Jonathan Scheff" w:date="2020-06-01T11:34:00Z">
        <w:r w:rsidDel="00F17C0F">
          <w:rPr>
            <w:rFonts w:ascii="Times New Roman" w:hAnsi="Times New Roman" w:cs="Times New Roman"/>
            <w:sz w:val="24"/>
          </w:rPr>
          <w:delText>-</w:delText>
        </w:r>
      </w:del>
      <w:r>
        <w:rPr>
          <w:rFonts w:ascii="Times New Roman" w:hAnsi="Times New Roman" w:cs="Times New Roman"/>
          <w:sz w:val="24"/>
        </w:rPr>
        <w:t>home</w:t>
      </w:r>
      <w:commentRangeEnd w:id="6"/>
      <w:r w:rsidR="00F17C0F">
        <w:rPr>
          <w:rStyle w:val="CommentReference"/>
        </w:rPr>
        <w:commentReference w:id="6"/>
      </w:r>
      <w:r>
        <w:rPr>
          <w:rFonts w:ascii="Times New Roman" w:hAnsi="Times New Roman" w:cs="Times New Roman"/>
          <w:sz w:val="24"/>
        </w:rPr>
        <w:t>. These sudden and unprecedented shutdowns led to declines in travel demand</w:t>
      </w:r>
      <w:del w:id="11" w:author="Jonathan Scheff" w:date="2020-06-01T11:35:00Z">
        <w:r w:rsidDel="00F17C0F">
          <w:rPr>
            <w:rFonts w:ascii="Times New Roman" w:hAnsi="Times New Roman" w:cs="Times New Roman"/>
            <w:sz w:val="24"/>
          </w:rPr>
          <w:delText>s</w:delText>
        </w:r>
      </w:del>
      <w:r>
        <w:rPr>
          <w:rFonts w:ascii="Times New Roman" w:hAnsi="Times New Roman" w:cs="Times New Roman"/>
          <w:sz w:val="24"/>
        </w:rPr>
        <w:t xml:space="preserve">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7BB36325" w14:textId="59CC317A"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Public transit systems in the US experienced dramatic</w:t>
      </w:r>
      <w:del w:id="12" w:author="Jonathan Scheff" w:date="2020-06-01T11:35:00Z">
        <w:r w:rsidDel="00F17C0F">
          <w:rPr>
            <w:rFonts w:ascii="Times New Roman" w:hAnsi="Times New Roman" w:cs="Times New Roman"/>
            <w:sz w:val="24"/>
          </w:rPr>
          <w:delText>s</w:delText>
        </w:r>
      </w:del>
      <w:r>
        <w:rPr>
          <w:rFonts w:ascii="Times New Roman" w:hAnsi="Times New Roman" w:cs="Times New Roman"/>
          <w:sz w:val="24"/>
        </w:rPr>
        <w:t xml:space="preserve"> drops in demand and ridership due to COVID-19.</w:t>
      </w:r>
      <w:del w:id="13" w:author="Liu, Luyu" w:date="2020-06-01T13:43:00Z">
        <w:r w:rsidDel="000638C8">
          <w:rPr>
            <w:rFonts w:ascii="Times New Roman" w:hAnsi="Times New Roman" w:cs="Times New Roman"/>
            <w:sz w:val="24"/>
          </w:rPr>
          <w:delText xml:space="preserve">  </w:delText>
        </w:r>
      </w:del>
      <w:ins w:id="14" w:author="Liu, Luyu" w:date="2020-06-01T13:44:00Z">
        <w:r w:rsidR="008B5A34">
          <w:rPr>
            <w:rFonts w:ascii="Times New Roman" w:hAnsi="Times New Roman" w:cs="Times New Roman"/>
            <w:sz w:val="24"/>
          </w:rPr>
          <w:t xml:space="preserve"> </w:t>
        </w:r>
      </w:ins>
      <w:del w:id="15" w:author="Liu, Luyu" w:date="2020-06-01T13:44:00Z">
        <w:r w:rsidDel="000638C8">
          <w:rPr>
            <w:rFonts w:ascii="Times New Roman" w:hAnsi="Times New Roman" w:cs="Times New Roman"/>
            <w:sz w:val="24"/>
          </w:rPr>
          <w:delText xml:space="preserve"> </w:delText>
        </w:r>
      </w:del>
      <w:r>
        <w:rPr>
          <w:rFonts w:ascii="Times New Roman" w:hAnsi="Times New Roman" w:cs="Times New Roman"/>
          <w:sz w:val="24"/>
        </w:rPr>
        <w:t xml:space="preserve">In </w:t>
      </w:r>
      <w:r w:rsidRPr="00F34A9D">
        <w:rPr>
          <w:rFonts w:ascii="Times New Roman" w:hAnsi="Times New Roman" w:cs="Times New Roman"/>
          <w:sz w:val="24"/>
        </w:rPr>
        <w:t>Washington DC</w:t>
      </w:r>
      <w:r>
        <w:rPr>
          <w:rFonts w:ascii="Times New Roman" w:hAnsi="Times New Roman" w:cs="Times New Roman"/>
          <w:sz w:val="24"/>
        </w:rPr>
        <w:t>,</w:t>
      </w:r>
      <w:del w:id="16" w:author="Liu, Luyu" w:date="2020-06-01T13:43:00Z">
        <w:r w:rsidDel="000638C8">
          <w:rPr>
            <w:rFonts w:ascii="Times New Roman" w:hAnsi="Times New Roman" w:cs="Times New Roman"/>
            <w:sz w:val="24"/>
          </w:rPr>
          <w:delText xml:space="preserve"> </w:delText>
        </w:r>
        <w:r w:rsidRPr="00F34A9D" w:rsidDel="000638C8">
          <w:rPr>
            <w:rFonts w:ascii="Times New Roman" w:hAnsi="Times New Roman" w:cs="Times New Roman"/>
            <w:sz w:val="24"/>
          </w:rPr>
          <w:delText xml:space="preserve"> </w:delText>
        </w:r>
      </w:del>
      <w:ins w:id="17"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w:t>
      </w:r>
      <w:del w:id="18" w:author="Liu, Luyu" w:date="2020-06-01T13:43:00Z">
        <w:r w:rsidDel="000638C8">
          <w:rPr>
            <w:rFonts w:ascii="Times New Roman" w:hAnsi="Times New Roman" w:cs="Times New Roman"/>
            <w:sz w:val="24"/>
          </w:rPr>
          <w:delText xml:space="preserve">  </w:delText>
        </w:r>
      </w:del>
      <w:ins w:id="19"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commentRangeStart w:id="20"/>
      <w:commentRangeStart w:id="21"/>
      <w:r>
        <w:rPr>
          <w:rFonts w:ascii="Times New Roman" w:hAnsi="Times New Roman" w:cs="Times New Roman"/>
          <w:sz w:val="24"/>
        </w:rPr>
        <w:t xml:space="preserve">. </w:t>
      </w:r>
      <w:commentRangeEnd w:id="20"/>
      <w:r w:rsidR="00F17C0F">
        <w:rPr>
          <w:rStyle w:val="CommentReference"/>
        </w:rPr>
        <w:commentReference w:id="20"/>
      </w:r>
      <w:commentRangeEnd w:id="21"/>
      <w:r w:rsidR="008039BB">
        <w:rPr>
          <w:rStyle w:val="CommentReference"/>
        </w:rPr>
        <w:commentReference w:id="21"/>
      </w:r>
      <w:del w:id="22" w:author="Jonathan Scheff" w:date="2020-06-01T11:35:00Z">
        <w:r w:rsidDel="00F17C0F">
          <w:rPr>
            <w:rFonts w:ascii="Times New Roman" w:hAnsi="Times New Roman" w:cs="Times New Roman"/>
            <w:sz w:val="24"/>
          </w:rPr>
          <w:delText xml:space="preserve"> </w:delText>
        </w:r>
      </w:del>
      <w:r>
        <w:rPr>
          <w:rFonts w:ascii="Times New Roman" w:hAnsi="Times New Roman" w:cs="Times New Roman"/>
          <w:sz w:val="24"/>
        </w:rPr>
        <w:t>The consequent drop in fare box revenue may lead to subsequent cuts in services, particularly since cash-strapped local governments may not have the ability to increase their support.</w:t>
      </w:r>
      <w:del w:id="23" w:author="Liu, Luyu" w:date="2020-06-01T13:43:00Z">
        <w:r w:rsidDel="000638C8">
          <w:rPr>
            <w:rFonts w:ascii="Times New Roman" w:hAnsi="Times New Roman" w:cs="Times New Roman"/>
            <w:sz w:val="24"/>
          </w:rPr>
          <w:delText xml:space="preserve">  </w:delText>
        </w:r>
      </w:del>
      <w:ins w:id="24"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 decline in ridership is unequal across social dimensions since many information, managerial, tech</w:t>
      </w:r>
      <w:r w:rsidR="00EF7E94">
        <w:rPr>
          <w:rFonts w:ascii="Times New Roman" w:hAnsi="Times New Roman" w:cs="Times New Roman"/>
          <w:sz w:val="24"/>
        </w:rPr>
        <w:t>,</w:t>
      </w:r>
      <w:r>
        <w:rPr>
          <w:rFonts w:ascii="Times New Roman" w:hAnsi="Times New Roman" w:cs="Times New Roman"/>
          <w:sz w:val="24"/>
        </w:rPr>
        <w:t xml:space="preserve">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w:t>
      </w:r>
      <w:del w:id="25" w:author="Liu, Luyu" w:date="2020-06-01T13:43:00Z">
        <w:r w:rsidDel="000638C8">
          <w:rPr>
            <w:rFonts w:ascii="Times New Roman" w:hAnsi="Times New Roman" w:cs="Times New Roman"/>
            <w:sz w:val="24"/>
          </w:rPr>
          <w:delText xml:space="preserve">  </w:delText>
        </w:r>
      </w:del>
      <w:ins w:id="26"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 remaining public transit users during a pandemic such as COVID-19 are likely "captive" riders who depend on public transit for mobility and accessibility to jobs, health care</w:t>
      </w:r>
      <w:ins w:id="27" w:author="Jonathan Scheff" w:date="2020-06-01T11:40:00Z">
        <w:r w:rsidR="00F17C0F">
          <w:rPr>
            <w:rFonts w:ascii="Times New Roman" w:hAnsi="Times New Roman" w:cs="Times New Roman"/>
            <w:sz w:val="24"/>
          </w:rPr>
          <w:t>,</w:t>
        </w:r>
      </w:ins>
      <w:r>
        <w:rPr>
          <w:rFonts w:ascii="Times New Roman" w:hAnsi="Times New Roman" w:cs="Times New Roman"/>
          <w:sz w:val="24"/>
        </w:rPr>
        <w:t xml:space="preserv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w:t>
      </w:r>
      <w:del w:id="28" w:author="Liu, Luyu" w:date="2020-06-01T13:43:00Z">
        <w:r w:rsidDel="000638C8">
          <w:rPr>
            <w:rFonts w:ascii="Times New Roman" w:hAnsi="Times New Roman" w:cs="Times New Roman"/>
            <w:sz w:val="24"/>
          </w:rPr>
          <w:delText xml:space="preserve">  </w:delText>
        </w:r>
      </w:del>
      <w:ins w:id="29"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w:t>
      </w:r>
      <w:del w:id="30" w:author="Liu, Luyu" w:date="2020-06-01T13:43:00Z">
        <w:r w:rsidDel="000638C8">
          <w:rPr>
            <w:rFonts w:ascii="Times New Roman" w:hAnsi="Times New Roman" w:cs="Times New Roman"/>
            <w:sz w:val="24"/>
          </w:rPr>
          <w:delText xml:space="preserve">  </w:delText>
        </w:r>
      </w:del>
      <w:ins w:id="31" w:author="Liu, Luyu" w:date="2020-06-01T13:45:00Z">
        <w:r w:rsidR="000638C8">
          <w:rPr>
            <w:rFonts w:ascii="Times New Roman" w:hAnsi="Times New Roman" w:cs="Times New Roman"/>
            <w:sz w:val="24"/>
          </w:rPr>
          <w:t xml:space="preserve"> </w:t>
        </w:r>
      </w:ins>
    </w:p>
    <w:p w14:paraId="2BEF77DB" w14:textId="30CDDDC9"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ab/>
        <w:t>In addition to the closing of business</w:t>
      </w:r>
      <w:ins w:id="32" w:author="Jonathan Scheff" w:date="2020-06-01T11:40:00Z">
        <w:r w:rsidR="00F17C0F">
          <w:rPr>
            <w:rFonts w:ascii="Times New Roman" w:hAnsi="Times New Roman" w:cs="Times New Roman"/>
            <w:sz w:val="24"/>
          </w:rPr>
          <w:t>es</w:t>
        </w:r>
      </w:ins>
      <w:r>
        <w:rPr>
          <w:rFonts w:ascii="Times New Roman" w:hAnsi="Times New Roman" w:cs="Times New Roman"/>
          <w:sz w:val="24"/>
        </w:rPr>
        <w:t xml:space="preserve">, and substitution of telework for onsite work, another factor affecting the decline of public transit demand during a pandemic is fear. According to an online survey, about 48% of Americans and 40% of Canadians feel that using transit poses a </w:t>
      </w:r>
      <w:r>
        <w:rPr>
          <w:rFonts w:ascii="Times New Roman" w:hAnsi="Times New Roman" w:cs="Times New Roman"/>
          <w:sz w:val="24"/>
        </w:rPr>
        <w:lastRenderedPageBreak/>
        <w:t xml:space="preserve">high health risk due to the </w:t>
      </w:r>
      <w:commentRangeStart w:id="33"/>
      <w:r>
        <w:rPr>
          <w:rFonts w:ascii="Times New Roman" w:hAnsi="Times New Roman" w:cs="Times New Roman"/>
          <w:sz w:val="24"/>
        </w:rPr>
        <w:t>coronavirus</w:t>
      </w:r>
      <w:commentRangeEnd w:id="33"/>
      <w:r>
        <w:rPr>
          <w:rStyle w:val="CommentReference"/>
        </w:rPr>
        <w:commentReference w:id="33"/>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w:t>
      </w:r>
      <w:del w:id="34" w:author="Liu, Luyu" w:date="2020-06-01T13:43:00Z">
        <w:r w:rsidDel="000638C8">
          <w:rPr>
            <w:rFonts w:ascii="Times New Roman" w:hAnsi="Times New Roman" w:cs="Times New Roman"/>
            <w:sz w:val="24"/>
          </w:rPr>
          <w:delText xml:space="preserve">  </w:delText>
        </w:r>
      </w:del>
      <w:ins w:id="35" w:author="Liu, Luyu" w:date="2020-06-01T13:45:00Z">
        <w:r w:rsidR="000638C8">
          <w:rPr>
            <w:rFonts w:ascii="Times New Roman" w:hAnsi="Times New Roman" w:cs="Times New Roman"/>
            <w:sz w:val="24"/>
          </w:rPr>
          <w:t xml:space="preserve"> </w:t>
        </w:r>
      </w:ins>
      <w:r>
        <w:rPr>
          <w:rFonts w:ascii="Times New Roman" w:hAnsi="Times New Roman" w:cs="Times New Roman"/>
          <w:sz w:val="24"/>
        </w:rPr>
        <w:t>In an analysis of public transit ridership in Taipei during the 2003 SARS pandemic,</w:t>
      </w:r>
      <w:del w:id="36" w:author="Liu, Luyu" w:date="2020-06-01T13:43:00Z">
        <w:r w:rsidDel="000638C8">
          <w:rPr>
            <w:rFonts w:ascii="Times New Roman" w:hAnsi="Times New Roman" w:cs="Times New Roman"/>
            <w:sz w:val="24"/>
          </w:rPr>
          <w:delText xml:space="preserve">  </w:delText>
        </w:r>
      </w:del>
      <w:ins w:id="37" w:author="Liu, Luyu" w:date="2020-06-01T13:45:00Z">
        <w:r w:rsidR="000638C8">
          <w:rPr>
            <w:rFonts w:ascii="Times New Roman" w:hAnsi="Times New Roman" w:cs="Times New Roman"/>
            <w:sz w:val="24"/>
          </w:rPr>
          <w:t xml:space="preserve"> </w:t>
        </w:r>
      </w:ins>
      <w:del w:id="38" w:author="Liu, Luyu" w:date="2020-06-01T13:52:00Z">
        <w:r w:rsidDel="00D550D7">
          <w:rPr>
            <w:rFonts w:ascii="Times New Roman" w:hAnsi="Times New Roman" w:cs="Times New Roman"/>
            <w:sz w:val="24"/>
          </w:rPr>
          <w:delText xml:space="preserve">there was an </w:delText>
        </w:r>
      </w:del>
      <w:del w:id="39" w:author="Liu, Luyu" w:date="2020-06-01T13:51:00Z">
        <w:r w:rsidDel="00D550D7">
          <w:rPr>
            <w:rFonts w:ascii="Times New Roman" w:hAnsi="Times New Roman" w:cs="Times New Roman"/>
            <w:sz w:val="24"/>
          </w:rPr>
          <w:delText xml:space="preserve">immediate loss of </w:delText>
        </w:r>
        <w:commentRangeStart w:id="40"/>
        <w:commentRangeStart w:id="41"/>
        <w:commentRangeStart w:id="42"/>
        <w:commentRangeStart w:id="43"/>
        <w:commentRangeStart w:id="44"/>
        <w:commentRangeStart w:id="45"/>
        <w:r w:rsidDel="00D550D7">
          <w:rPr>
            <w:rFonts w:ascii="Times New Roman" w:hAnsi="Times New Roman" w:cs="Times New Roman"/>
            <w:sz w:val="24"/>
          </w:rPr>
          <w:delText xml:space="preserve">1200 ridership and continued </w:delText>
        </w:r>
      </w:del>
      <w:del w:id="46" w:author="Liu, Luyu" w:date="2020-06-01T13:52:00Z">
        <w:r w:rsidDel="00D550D7">
          <w:rPr>
            <w:rFonts w:ascii="Times New Roman" w:hAnsi="Times New Roman" w:cs="Times New Roman"/>
            <w:sz w:val="24"/>
          </w:rPr>
          <w:delText>loss of</w:delText>
        </w:r>
      </w:del>
      <w:ins w:id="47" w:author="Liu, Luyu" w:date="2020-06-01T13:52:00Z">
        <w:r w:rsidR="00D550D7">
          <w:rPr>
            <w:rFonts w:ascii="Times New Roman" w:hAnsi="Times New Roman" w:cs="Times New Roman"/>
            <w:sz w:val="24"/>
          </w:rPr>
          <w:t>Taipei underground lost</w:t>
        </w:r>
      </w:ins>
      <w:r>
        <w:rPr>
          <w:rFonts w:ascii="Times New Roman" w:hAnsi="Times New Roman" w:cs="Times New Roman"/>
          <w:sz w:val="24"/>
        </w:rPr>
        <w:t xml:space="preserve"> almost 50% of daily ridership during the peak of the SARS pandemic </w:t>
      </w:r>
      <w:commentRangeEnd w:id="40"/>
      <w:r>
        <w:rPr>
          <w:rStyle w:val="CommentReference"/>
        </w:rPr>
        <w:commentReference w:id="40"/>
      </w:r>
      <w:commentRangeEnd w:id="41"/>
      <w:r>
        <w:rPr>
          <w:rStyle w:val="CommentReference"/>
        </w:rPr>
        <w:commentReference w:id="41"/>
      </w:r>
      <w:commentRangeEnd w:id="42"/>
      <w:r>
        <w:rPr>
          <w:rStyle w:val="CommentReference"/>
        </w:rPr>
        <w:commentReference w:id="42"/>
      </w:r>
      <w:commentRangeEnd w:id="43"/>
      <w:r>
        <w:rPr>
          <w:rStyle w:val="CommentReference"/>
        </w:rPr>
        <w:commentReference w:id="43"/>
      </w:r>
      <w:commentRangeEnd w:id="44"/>
      <w:r w:rsidR="00F17C0F">
        <w:rPr>
          <w:rStyle w:val="CommentReference"/>
        </w:rPr>
        <w:commentReference w:id="44"/>
      </w:r>
      <w:commentRangeEnd w:id="45"/>
      <w:r w:rsidR="00D550D7">
        <w:rPr>
          <w:rStyle w:val="CommentReference"/>
        </w:rPr>
        <w:commentReference w:id="45"/>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w:t>
      </w:r>
      <w:del w:id="48" w:author="Liu, Luyu" w:date="2020-06-01T13:43:00Z">
        <w:r w:rsidDel="000638C8">
          <w:rPr>
            <w:rFonts w:ascii="Times New Roman" w:hAnsi="Times New Roman" w:cs="Times New Roman"/>
            <w:sz w:val="24"/>
          </w:rPr>
          <w:delText xml:space="preserve">  </w:delText>
        </w:r>
      </w:del>
      <w:ins w:id="49" w:author="Liu, Luyu" w:date="2020-06-01T13:45:00Z">
        <w:r w:rsidR="000638C8">
          <w:rPr>
            <w:rFonts w:ascii="Times New Roman" w:hAnsi="Times New Roman" w:cs="Times New Roman"/>
            <w:sz w:val="24"/>
          </w:rPr>
          <w:t xml:space="preserve"> </w:t>
        </w:r>
      </w:ins>
      <w:commentRangeStart w:id="50"/>
      <w:commentRangeStart w:id="51"/>
      <w:r>
        <w:rPr>
          <w:rFonts w:ascii="Times New Roman" w:hAnsi="Times New Roman" w:cs="Times New Roman"/>
          <w:sz w:val="24"/>
        </w:rPr>
        <w:t>An analysis of Seoul transit system smart card transaction data during the 2015 MERS outbreak shows variations in the decline in trip frequencies across different public transit modes, different populations, and neighborhoods.</w:t>
      </w:r>
      <w:del w:id="52" w:author="Liu, Luyu" w:date="2020-06-01T13:43:00Z">
        <w:r w:rsidDel="000638C8">
          <w:rPr>
            <w:rFonts w:ascii="Times New Roman" w:hAnsi="Times New Roman" w:cs="Times New Roman"/>
            <w:sz w:val="24"/>
          </w:rPr>
          <w:delText xml:space="preserve">  </w:delText>
        </w:r>
      </w:del>
      <w:ins w:id="53"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The study finds that </w:t>
      </w:r>
      <w:del w:id="54" w:author="Liu, Luyu" w:date="2020-06-01T14:06:00Z">
        <w:r w:rsidDel="00421F0D">
          <w:rPr>
            <w:rFonts w:ascii="Times New Roman" w:hAnsi="Times New Roman" w:cs="Times New Roman"/>
            <w:sz w:val="24"/>
          </w:rPr>
          <w:delText xml:space="preserve">while </w:delText>
        </w:r>
      </w:del>
      <w:r>
        <w:rPr>
          <w:rFonts w:ascii="Times New Roman" w:hAnsi="Times New Roman" w:cs="Times New Roman"/>
          <w:sz w:val="24"/>
        </w:rPr>
        <w:t>fear of the pandemic significantly influenced travel behavior</w:t>
      </w:r>
      <w:ins w:id="55" w:author="Liu, Luyu" w:date="2020-06-01T14:06:00Z">
        <w:r w:rsidR="00421F0D">
          <w:rPr>
            <w:rFonts w:ascii="Times New Roman" w:hAnsi="Times New Roman" w:cs="Times New Roman"/>
            <w:sz w:val="24"/>
          </w:rPr>
          <w:t>.</w:t>
        </w:r>
      </w:ins>
      <w:del w:id="56" w:author="Liu, Luyu" w:date="2020-06-01T14:06:00Z">
        <w:r w:rsidDel="00421F0D">
          <w:rPr>
            <w:rFonts w:ascii="Times New Roman" w:hAnsi="Times New Roman" w:cs="Times New Roman"/>
            <w:sz w:val="24"/>
          </w:rPr>
          <w:delText>,</w:delText>
        </w:r>
      </w:del>
      <w:del w:id="57" w:author="Liu, Luyu" w:date="2020-06-01T14:07:00Z">
        <w:r w:rsidDel="00421F0D">
          <w:rPr>
            <w:rFonts w:ascii="Times New Roman" w:hAnsi="Times New Roman" w:cs="Times New Roman"/>
            <w:sz w:val="24"/>
          </w:rPr>
          <w:delText xml:space="preserve"> </w:delText>
        </w:r>
      </w:del>
      <w:ins w:id="58" w:author="Liu, Luyu" w:date="2020-06-01T14:07:00Z">
        <w:r w:rsidR="00421F0D">
          <w:rPr>
            <w:rFonts w:ascii="Times New Roman" w:hAnsi="Times New Roman" w:cs="Times New Roman"/>
            <w:sz w:val="24"/>
          </w:rPr>
          <w:t xml:space="preserve"> T</w:t>
        </w:r>
      </w:ins>
      <w:ins w:id="59" w:author="Liu, Luyu" w:date="2020-06-01T14:03:00Z">
        <w:r w:rsidR="00421F0D">
          <w:rPr>
            <w:rFonts w:ascii="Times New Roman" w:hAnsi="Times New Roman" w:cs="Times New Roman"/>
            <w:sz w:val="24"/>
          </w:rPr>
          <w:t>he ability for people to change their daily routine</w:t>
        </w:r>
      </w:ins>
      <w:ins w:id="60" w:author="Liu, Luyu" w:date="2020-06-01T14:04:00Z">
        <w:r w:rsidR="00421F0D">
          <w:rPr>
            <w:rFonts w:ascii="Times New Roman" w:hAnsi="Times New Roman" w:cs="Times New Roman"/>
            <w:sz w:val="24"/>
          </w:rPr>
          <w:t xml:space="preserve"> measured by</w:t>
        </w:r>
      </w:ins>
      <w:ins w:id="61" w:author="Liu, Luyu" w:date="2020-06-01T14:05:00Z">
        <w:r w:rsidR="00421F0D">
          <w:rPr>
            <w:rFonts w:ascii="Times New Roman" w:hAnsi="Times New Roman" w:cs="Times New Roman"/>
            <w:sz w:val="24"/>
          </w:rPr>
          <w:t xml:space="preserve"> land value</w:t>
        </w:r>
      </w:ins>
      <w:ins w:id="62" w:author="Liu, Luyu" w:date="2020-06-01T14:03:00Z">
        <w:r w:rsidR="00421F0D">
          <w:rPr>
            <w:rFonts w:ascii="Times New Roman" w:hAnsi="Times New Roman" w:cs="Times New Roman"/>
            <w:sz w:val="24"/>
          </w:rPr>
          <w:t xml:space="preserve"> and regional characteristics are the two primary </w:t>
        </w:r>
      </w:ins>
      <w:ins w:id="63" w:author="Liu, Luyu" w:date="2020-06-01T14:05:00Z">
        <w:r w:rsidR="00421F0D">
          <w:rPr>
            <w:rFonts w:ascii="Times New Roman" w:hAnsi="Times New Roman" w:cs="Times New Roman"/>
            <w:sz w:val="24"/>
          </w:rPr>
          <w:t>determinants</w:t>
        </w:r>
      </w:ins>
      <w:ins w:id="64" w:author="Liu, Luyu" w:date="2020-06-01T14:04:00Z">
        <w:r w:rsidR="00A20593">
          <w:rPr>
            <w:rFonts w:ascii="Times New Roman" w:hAnsi="Times New Roman" w:cs="Times New Roman"/>
            <w:sz w:val="24"/>
          </w:rPr>
          <w:t xml:space="preserve"> of shifted travel behavior</w:t>
        </w:r>
      </w:ins>
      <w:del w:id="65" w:author="Liu, Luyu" w:date="2020-06-01T14:04:00Z">
        <w:r w:rsidDel="00421F0D">
          <w:rPr>
            <w:rFonts w:ascii="Times New Roman" w:hAnsi="Times New Roman" w:cs="Times New Roman"/>
            <w:sz w:val="24"/>
          </w:rPr>
          <w:delText>there were social differences in the ability for people to change their daily routine</w:delText>
        </w:r>
      </w:del>
      <w:del w:id="66" w:author="Liu, Luyu" w:date="2020-06-01T13:57:00Z">
        <w:r w:rsidDel="00421F0D">
          <w:rPr>
            <w:rFonts w:ascii="Times New Roman" w:hAnsi="Times New Roman" w:cs="Times New Roman"/>
            <w:sz w:val="24"/>
          </w:rPr>
          <w:delText>,</w:delText>
        </w:r>
      </w:del>
      <w:r>
        <w:rPr>
          <w:rFonts w:ascii="Times New Roman" w:hAnsi="Times New Roman" w:cs="Times New Roman"/>
          <w:sz w:val="24"/>
        </w:rPr>
        <w:t xml:space="preserve"> </w:t>
      </w:r>
      <w:del w:id="67" w:author="Liu, Luyu" w:date="2020-06-01T13:57:00Z">
        <w:r w:rsidDel="00421F0D">
          <w:rPr>
            <w:rFonts w:ascii="Times New Roman" w:hAnsi="Times New Roman" w:cs="Times New Roman"/>
            <w:sz w:val="24"/>
          </w:rPr>
          <w:delText xml:space="preserve">measured by neighborhood land value </w:delText>
        </w:r>
      </w:del>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w:t>
      </w:r>
      <w:del w:id="68" w:author="Liu, Luyu" w:date="2020-06-01T13:43:00Z">
        <w:r w:rsidDel="000638C8">
          <w:rPr>
            <w:rFonts w:ascii="Times New Roman" w:hAnsi="Times New Roman" w:cs="Times New Roman"/>
            <w:sz w:val="24"/>
          </w:rPr>
          <w:delText xml:space="preserve">  </w:delText>
        </w:r>
      </w:del>
      <w:commentRangeEnd w:id="50"/>
      <w:commentRangeEnd w:id="51"/>
      <w:ins w:id="69" w:author="Liu, Luyu" w:date="2020-06-01T13:45:00Z">
        <w:r w:rsidR="000638C8">
          <w:rPr>
            <w:rFonts w:ascii="Times New Roman" w:hAnsi="Times New Roman" w:cs="Times New Roman"/>
            <w:sz w:val="24"/>
          </w:rPr>
          <w:t xml:space="preserve"> </w:t>
        </w:r>
      </w:ins>
      <w:r w:rsidR="000A1350">
        <w:rPr>
          <w:rStyle w:val="CommentReference"/>
        </w:rPr>
        <w:commentReference w:id="50"/>
      </w:r>
      <w:r w:rsidR="00D550D7">
        <w:rPr>
          <w:rStyle w:val="CommentReference"/>
        </w:rPr>
        <w:commentReference w:id="51"/>
      </w:r>
    </w:p>
    <w:p w14:paraId="1CD5D850" w14:textId="28135E5F" w:rsidR="003A26C4" w:rsidRPr="00292C3D"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COVID-19 provides </w:t>
      </w:r>
      <w:commentRangeStart w:id="70"/>
      <w:commentRangeStart w:id="71"/>
      <w:commentRangeStart w:id="72"/>
      <w:commentRangeStart w:id="73"/>
      <w:r>
        <w:rPr>
          <w:rFonts w:ascii="Times New Roman" w:hAnsi="Times New Roman" w:cs="Times New Roman"/>
          <w:sz w:val="24"/>
        </w:rPr>
        <w:t xml:space="preserve">an unfortunate but imperative </w:t>
      </w:r>
      <w:ins w:id="74" w:author="Miller, Harvey J." w:date="2020-06-01T09:33:00Z">
        <w:r w:rsidR="00BA316A">
          <w:rPr>
            <w:rFonts w:ascii="Times New Roman" w:hAnsi="Times New Roman" w:cs="Times New Roman"/>
            <w:sz w:val="24"/>
          </w:rPr>
          <w:t>juncture</w:t>
        </w:r>
      </w:ins>
      <w:del w:id="75" w:author="Miller, Harvey J." w:date="2020-06-01T09:33:00Z">
        <w:r w:rsidDel="00BA316A">
          <w:rPr>
            <w:rFonts w:ascii="Times New Roman" w:hAnsi="Times New Roman" w:cs="Times New Roman"/>
            <w:sz w:val="24"/>
          </w:rPr>
          <w:delText>opportunity</w:delText>
        </w:r>
      </w:del>
      <w:r>
        <w:rPr>
          <w:rFonts w:ascii="Times New Roman" w:hAnsi="Times New Roman" w:cs="Times New Roman"/>
          <w:sz w:val="24"/>
        </w:rPr>
        <w:t xml:space="preserve"> </w:t>
      </w:r>
      <w:commentRangeEnd w:id="70"/>
      <w:r>
        <w:rPr>
          <w:rStyle w:val="CommentReference"/>
        </w:rPr>
        <w:commentReference w:id="70"/>
      </w:r>
      <w:commentRangeEnd w:id="71"/>
      <w:r>
        <w:rPr>
          <w:rStyle w:val="CommentReference"/>
        </w:rPr>
        <w:commentReference w:id="71"/>
      </w:r>
      <w:commentRangeEnd w:id="72"/>
      <w:r w:rsidR="00BA316A">
        <w:rPr>
          <w:rStyle w:val="CommentReference"/>
        </w:rPr>
        <w:commentReference w:id="72"/>
      </w:r>
      <w:commentRangeEnd w:id="73"/>
      <w:r w:rsidR="009375F3">
        <w:rPr>
          <w:rStyle w:val="CommentReference"/>
        </w:rPr>
        <w:commentReference w:id="73"/>
      </w:r>
      <w:r>
        <w:rPr>
          <w:rFonts w:ascii="Times New Roman" w:hAnsi="Times New Roman" w:cs="Times New Roman"/>
          <w:sz w:val="24"/>
        </w:rPr>
        <w:t>to understand the differential impacts of a major shock such as a pandemic on public transit</w:t>
      </w:r>
      <w:ins w:id="76" w:author="Miller, Harvey J." w:date="2020-06-01T09:34:00Z">
        <w:r w:rsidR="00BA316A">
          <w:rPr>
            <w:rFonts w:ascii="Times New Roman" w:hAnsi="Times New Roman" w:cs="Times New Roman"/>
            <w:sz w:val="24"/>
          </w:rPr>
          <w:t>.</w:t>
        </w:r>
      </w:ins>
      <w:del w:id="77" w:author="Miller, Harvey J." w:date="2020-06-01T09:34:00Z">
        <w:r w:rsidDel="00BA316A">
          <w:rPr>
            <w:rFonts w:ascii="Times New Roman" w:hAnsi="Times New Roman" w:cs="Times New Roman"/>
            <w:sz w:val="24"/>
          </w:rPr>
          <w:delText xml:space="preserve"> travel demand</w:delText>
        </w:r>
      </w:del>
      <w:r>
        <w:rPr>
          <w:rFonts w:ascii="Times New Roman" w:hAnsi="Times New Roman" w:cs="Times New Roman"/>
          <w:sz w:val="24"/>
        </w:rPr>
        <w:t>.</w:t>
      </w:r>
      <w:del w:id="78" w:author="Liu, Luyu" w:date="2020-06-01T13:43:00Z">
        <w:r w:rsidDel="000638C8">
          <w:rPr>
            <w:rFonts w:ascii="Times New Roman" w:hAnsi="Times New Roman" w:cs="Times New Roman"/>
            <w:sz w:val="24"/>
          </w:rPr>
          <w:delText xml:space="preserve">  </w:delText>
        </w:r>
      </w:del>
      <w:ins w:id="79"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-19 on US public transit systems.</w:t>
      </w:r>
      <w:del w:id="80" w:author="Liu, Luyu" w:date="2020-06-01T13:43:00Z">
        <w:r w:rsidDel="000638C8">
          <w:rPr>
            <w:rFonts w:ascii="Times New Roman" w:hAnsi="Times New Roman" w:cs="Times New Roman"/>
            <w:sz w:val="24"/>
          </w:rPr>
          <w:delText xml:space="preserve">  </w:delText>
        </w:r>
      </w:del>
      <w:ins w:id="81" w:author="Liu, Luyu" w:date="2020-06-01T13:45:00Z">
        <w:r w:rsidR="000638C8">
          <w:rPr>
            <w:rFonts w:ascii="Times New Roman" w:hAnsi="Times New Roman" w:cs="Times New Roman"/>
            <w:sz w:val="24"/>
          </w:rPr>
          <w:t xml:space="preserve"> </w:t>
        </w:r>
      </w:ins>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of the demand decline.</w:t>
      </w:r>
      <w:del w:id="82" w:author="Liu, Luyu" w:date="2020-06-01T13:43:00Z">
        <w:r w:rsidDel="000638C8">
          <w:rPr>
            <w:rFonts w:ascii="Times New Roman" w:hAnsi="Times New Roman" w:cs="Times New Roman"/>
            <w:sz w:val="24"/>
          </w:rPr>
          <w:delText xml:space="preserve"> </w:delText>
        </w:r>
        <w:r w:rsidRPr="00292C3D" w:rsidDel="000638C8">
          <w:rPr>
            <w:rFonts w:ascii="Times New Roman" w:hAnsi="Times New Roman" w:cs="Times New Roman"/>
            <w:sz w:val="24"/>
          </w:rPr>
          <w:delText xml:space="preserve"> </w:delText>
        </w:r>
      </w:del>
      <w:ins w:id="83"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conduct regression and correlation analyses relating the floor values and decay rates to socioeconomic and demographic factors in each community.</w:t>
      </w:r>
      <w:del w:id="84" w:author="Liu, Luyu" w:date="2020-06-01T13:43:00Z">
        <w:r w:rsidDel="000638C8">
          <w:rPr>
            <w:rFonts w:ascii="Times New Roman" w:hAnsi="Times New Roman" w:cs="Times New Roman"/>
            <w:sz w:val="24"/>
          </w:rPr>
          <w:delText xml:space="preserve">  </w:delText>
        </w:r>
      </w:del>
      <w:ins w:id="85"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w:t>
      </w:r>
      <w:r>
        <w:rPr>
          <w:rFonts w:ascii="Times New Roman" w:hAnsi="Times New Roman" w:cs="Times New Roman"/>
          <w:sz w:val="24"/>
        </w:rPr>
        <w:lastRenderedPageBreak/>
        <w:t>measure the similarity of hourly demand profile</w:t>
      </w:r>
      <w:ins w:id="86" w:author="Jonathan Scheff" w:date="2020-06-01T11:49:00Z">
        <w:r w:rsidR="000F2896">
          <w:rPr>
            <w:rFonts w:ascii="Times New Roman" w:hAnsi="Times New Roman" w:cs="Times New Roman"/>
            <w:sz w:val="24"/>
          </w:rPr>
          <w:t>s</w:t>
        </w:r>
      </w:ins>
      <w:r>
        <w:rPr>
          <w:rFonts w:ascii="Times New Roman" w:hAnsi="Times New Roman" w:cs="Times New Roman"/>
          <w:sz w:val="24"/>
        </w:rPr>
        <w:t xml:space="preserve"> during the COVID-19 pandemic compared to the adjusted normal demand profile</w:t>
      </w:r>
      <w:ins w:id="87" w:author="Jonathan Scheff" w:date="2020-06-01T11:49:00Z">
        <w:r w:rsidR="000F2896">
          <w:rPr>
            <w:rFonts w:ascii="Times New Roman" w:hAnsi="Times New Roman" w:cs="Times New Roman"/>
            <w:sz w:val="24"/>
          </w:rPr>
          <w:t>s</w:t>
        </w:r>
      </w:ins>
      <w:r>
        <w:rPr>
          <w:rFonts w:ascii="Times New Roman" w:hAnsi="Times New Roman" w:cs="Times New Roman"/>
          <w:sz w:val="24"/>
        </w:rPr>
        <w:t>.</w:t>
      </w:r>
      <w:del w:id="88" w:author="Liu, Luyu" w:date="2020-06-01T13:43:00Z">
        <w:r w:rsidDel="000638C8">
          <w:rPr>
            <w:rFonts w:ascii="Times New Roman" w:hAnsi="Times New Roman" w:cs="Times New Roman"/>
            <w:sz w:val="24"/>
          </w:rPr>
          <w:delText xml:space="preserve">  </w:delText>
        </w:r>
      </w:del>
      <w:ins w:id="89"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conclude that COVID-19 had major impacts on</w:t>
      </w:r>
      <w:ins w:id="90" w:author="Jonathan Scheff" w:date="2020-06-01T11:50:00Z">
        <w:del w:id="91" w:author="Liu, Luyu" w:date="2020-06-01T13:43:00Z">
          <w:r w:rsidR="000F2896" w:rsidDel="000638C8">
            <w:rPr>
              <w:rFonts w:ascii="Times New Roman" w:hAnsi="Times New Roman" w:cs="Times New Roman"/>
              <w:sz w:val="24"/>
            </w:rPr>
            <w:delText xml:space="preserve"> </w:delText>
          </w:r>
        </w:del>
      </w:ins>
      <w:del w:id="92" w:author="Liu, Luyu" w:date="2020-06-01T13:43:00Z">
        <w:r w:rsidDel="000638C8">
          <w:rPr>
            <w:rFonts w:ascii="Times New Roman" w:hAnsi="Times New Roman" w:cs="Times New Roman"/>
            <w:sz w:val="24"/>
          </w:rPr>
          <w:delText xml:space="preserve"> </w:delText>
        </w:r>
      </w:del>
      <w:ins w:id="93" w:author="Liu, Luyu" w:date="2020-06-01T13:45:00Z">
        <w:r w:rsidR="000638C8">
          <w:rPr>
            <w:rFonts w:ascii="Times New Roman" w:hAnsi="Times New Roman" w:cs="Times New Roman"/>
            <w:sz w:val="24"/>
          </w:rPr>
          <w:t xml:space="preserve"> </w:t>
        </w:r>
      </w:ins>
      <w:del w:id="94" w:author="Jonathan Scheff" w:date="2020-06-01T11:50:00Z">
        <w:r w:rsidDel="000F2896">
          <w:rPr>
            <w:rFonts w:ascii="Times New Roman" w:hAnsi="Times New Roman" w:cs="Times New Roman"/>
            <w:sz w:val="24"/>
          </w:rPr>
          <w:delText xml:space="preserve">the </w:delText>
        </w:r>
      </w:del>
      <w:r>
        <w:rPr>
          <w:rFonts w:ascii="Times New Roman" w:hAnsi="Times New Roman" w:cs="Times New Roman"/>
          <w:sz w:val="24"/>
        </w:rPr>
        <w:t>transit system</w:t>
      </w:r>
      <w:ins w:id="95" w:author="Jonathan Scheff" w:date="2020-06-01T11:50:00Z">
        <w:r w:rsidR="000F2896">
          <w:rPr>
            <w:rFonts w:ascii="Times New Roman" w:hAnsi="Times New Roman" w:cs="Times New Roman"/>
            <w:sz w:val="24"/>
          </w:rPr>
          <w:t>s</w:t>
        </w:r>
      </w:ins>
      <w:r>
        <w:rPr>
          <w:rFonts w:ascii="Times New Roman" w:hAnsi="Times New Roman" w:cs="Times New Roman"/>
          <w:sz w:val="24"/>
        </w:rPr>
        <w:t xml:space="preserve"> in different dimensions and demonstrate the social equity issue of transit usage during the pandemic; we propose some future directions for transit stud</w:t>
      </w:r>
      <w:r w:rsidR="009E54D9">
        <w:rPr>
          <w:rFonts w:ascii="Times New Roman" w:hAnsi="Times New Roman" w:cs="Times New Roman"/>
          <w:sz w:val="24"/>
        </w:rPr>
        <w:t>ies in the context of pandemics.</w:t>
      </w:r>
    </w:p>
    <w:p w14:paraId="52D8410A" w14:textId="77777777" w:rsidR="003A26C4" w:rsidRDefault="003A26C4" w:rsidP="007E1743">
      <w:pPr>
        <w:spacing w:line="480" w:lineRule="auto"/>
        <w:rPr>
          <w:rFonts w:ascii="Times New Roman" w:hAnsi="Times New Roman" w:cs="Times New Roman"/>
          <w:sz w:val="24"/>
        </w:rPr>
      </w:pPr>
    </w:p>
    <w:p w14:paraId="4D43FD84" w14:textId="77777777" w:rsidR="003A26C4"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Data and methods</w:t>
      </w:r>
    </w:p>
    <w:p w14:paraId="44618579" w14:textId="3351EB03" w:rsidR="003A26C4" w:rsidRPr="009457DC"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In this section, we describe the primary data sources in our study, namely, Transit app demand data and COVID-19 case numbers.</w:t>
      </w:r>
      <w:del w:id="96" w:author="Liu, Luyu" w:date="2020-06-01T13:43:00Z">
        <w:r w:rsidDel="000638C8">
          <w:rPr>
            <w:rFonts w:ascii="Times New Roman" w:hAnsi="Times New Roman" w:cs="Times New Roman"/>
            <w:sz w:val="24"/>
          </w:rPr>
          <w:delText xml:space="preserve">  </w:delText>
        </w:r>
      </w:del>
      <w:ins w:id="97"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also describe our model of daily transit demand decline, the logistic curve.</w:t>
      </w:r>
      <w:del w:id="98" w:author="Liu, Luyu" w:date="2020-06-01T13:43:00Z">
        <w:r w:rsidDel="000638C8">
          <w:rPr>
            <w:rFonts w:ascii="Times New Roman" w:hAnsi="Times New Roman" w:cs="Times New Roman"/>
            <w:sz w:val="24"/>
          </w:rPr>
          <w:delText xml:space="preserve">  </w:delText>
        </w:r>
      </w:del>
      <w:ins w:id="99"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capturing the time lags between the first reported case in a community with respect to when decline started and stopped.</w:t>
      </w:r>
      <w:del w:id="100" w:author="Liu, Luyu" w:date="2020-06-01T13:43:00Z">
        <w:r w:rsidDel="000638C8">
          <w:rPr>
            <w:rFonts w:ascii="Times New Roman" w:hAnsi="Times New Roman" w:cs="Times New Roman"/>
            <w:sz w:val="24"/>
          </w:rPr>
          <w:delText xml:space="preserve">  </w:delText>
        </w:r>
      </w:del>
      <w:ins w:id="101" w:author="Liu, Luyu" w:date="2020-06-01T13:44:00Z">
        <w:r w:rsidR="008B5A34">
          <w:rPr>
            <w:rFonts w:ascii="Times New Roman" w:hAnsi="Times New Roman" w:cs="Times New Roman"/>
            <w:sz w:val="24"/>
          </w:rPr>
          <w:t xml:space="preserve"> </w:t>
        </w:r>
      </w:ins>
      <w:del w:id="102" w:author="Liu, Luyu" w:date="2020-06-01T13:44:00Z">
        <w:r w:rsidDel="000638C8">
          <w:rPr>
            <w:rFonts w:ascii="Times New Roman" w:hAnsi="Times New Roman" w:cs="Times New Roman"/>
            <w:sz w:val="24"/>
          </w:rPr>
          <w:delText xml:space="preserve"> </w:delText>
        </w:r>
      </w:del>
      <w:r w:rsidR="00EF7E94">
        <w:rPr>
          <w:rFonts w:ascii="Times New Roman" w:hAnsi="Times New Roman" w:cs="Times New Roman"/>
          <w:sz w:val="24"/>
        </w:rPr>
        <w:t>Moreover</w:t>
      </w:r>
      <w:r>
        <w:rPr>
          <w:rFonts w:ascii="Times New Roman" w:hAnsi="Times New Roman" w:cs="Times New Roman"/>
          <w:sz w:val="24"/>
        </w:rPr>
        <w:t xml:space="preserve">,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sidR="00E70A3C">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sidR="00EF7E94">
        <w:rPr>
          <w:rFonts w:ascii="Times New Roman" w:hAnsi="Times New Roman" w:cs="Times New Roman"/>
          <w:sz w:val="24"/>
        </w:rPr>
        <w:t>. Finally, we</w:t>
      </w:r>
      <w:r w:rsidR="007746C3">
        <w:rPr>
          <w:rFonts w:ascii="Times New Roman" w:hAnsi="Times New Roman" w:cs="Times New Roman"/>
          <w:sz w:val="24"/>
        </w:rPr>
        <w:t xml:space="preserve"> investigate the morning and afternoon rush hour’s shift due to COVID-19.</w:t>
      </w:r>
      <w:r w:rsidR="00EF7E94">
        <w:rPr>
          <w:rFonts w:ascii="Times New Roman" w:hAnsi="Times New Roman" w:cs="Times New Roman"/>
          <w:sz w:val="24"/>
        </w:rPr>
        <w:t xml:space="preserve"> </w:t>
      </w:r>
    </w:p>
    <w:p w14:paraId="6C4A4899"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78D00705" w14:textId="77777777" w:rsidR="003A26C4"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5FAA4B51"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2318500C"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Transit demand</w:t>
      </w:r>
    </w:p>
    <w:p w14:paraId="76C3AC3B" w14:textId="39E8A7B0" w:rsidR="003A26C4" w:rsidRPr="009457DC"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sz w:val="24"/>
        </w:rPr>
        <w:t xml:space="preserve">Since it is difficult to obtain comprehensive public transit ridership data at a national-scale, we use data from the Transit mobile phone app (transitapp.com) as an indicator of changes in daily and </w:t>
      </w:r>
      <w:r w:rsidRPr="009457DC">
        <w:rPr>
          <w:rFonts w:ascii="Times New Roman" w:hAnsi="Times New Roman" w:cs="Times New Roman"/>
          <w:sz w:val="24"/>
        </w:rPr>
        <w:lastRenderedPageBreak/>
        <w:t>hourly transit demand.</w:t>
      </w:r>
      <w:del w:id="103" w:author="Liu, Luyu" w:date="2020-06-01T13:43:00Z">
        <w:r w:rsidRPr="009457DC" w:rsidDel="000638C8">
          <w:rPr>
            <w:rFonts w:ascii="Times New Roman" w:hAnsi="Times New Roman" w:cs="Times New Roman"/>
            <w:sz w:val="24"/>
          </w:rPr>
          <w:delText xml:space="preserve">  </w:delText>
        </w:r>
      </w:del>
      <w:ins w:id="104" w:author="Liu, Luyu" w:date="2020-06-01T13:45:00Z">
        <w:r w:rsidR="000638C8">
          <w:rPr>
            <w:rFonts w:ascii="Times New Roman" w:hAnsi="Times New Roman" w:cs="Times New Roman"/>
            <w:sz w:val="24"/>
          </w:rPr>
          <w:t xml:space="preserve"> </w:t>
        </w:r>
      </w:ins>
      <w:r w:rsidRPr="009457DC">
        <w:rPr>
          <w:rFonts w:ascii="Times New Roman" w:hAnsi="Times New Roman" w:cs="Times New Roman"/>
          <w:sz w:val="24"/>
        </w:rPr>
        <w:t xml:space="preserve">Transit is a popular mobile phone app providing real-time public transit data and trip planning. The app covers over 200 cities around the world with more than 5 million 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 this empirically (below).</w:t>
      </w:r>
      <w:del w:id="105" w:author="Liu, Luyu" w:date="2020-06-01T13:43:00Z">
        <w:r w:rsidRPr="009457DC" w:rsidDel="000638C8">
          <w:rPr>
            <w:rFonts w:ascii="Times New Roman" w:hAnsi="Times New Roman" w:cs="Times New Roman"/>
            <w:sz w:val="24"/>
          </w:rPr>
          <w:delText xml:space="preserve">  </w:delText>
        </w:r>
      </w:del>
      <w:ins w:id="106" w:author="Liu, Luyu" w:date="2020-06-01T13:45:00Z">
        <w:r w:rsidR="000638C8">
          <w:rPr>
            <w:rFonts w:ascii="Times New Roman" w:hAnsi="Times New Roman" w:cs="Times New Roman"/>
            <w:sz w:val="24"/>
          </w:rPr>
          <w:t xml:space="preserve"> </w:t>
        </w:r>
      </w:ins>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F40679F" w14:textId="5B422DE6" w:rsidR="0038756D" w:rsidRDefault="0038756D" w:rsidP="007E1743">
      <w:pPr>
        <w:spacing w:line="480" w:lineRule="auto"/>
        <w:ind w:firstLine="720"/>
        <w:jc w:val="both"/>
        <w:rPr>
          <w:rFonts w:ascii="Times New Roman" w:hAnsi="Times New Roman" w:cs="Times New Roman"/>
          <w:sz w:val="24"/>
        </w:rPr>
      </w:pPr>
      <w:commentRangeStart w:id="107"/>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w:t>
      </w:r>
      <w:del w:id="108" w:author="Liu, Luyu" w:date="2020-06-01T13:43:00Z">
        <w:r w:rsidDel="000638C8">
          <w:rPr>
            <w:rFonts w:ascii="Times New Roman" w:hAnsi="Times New Roman" w:cs="Times New Roman"/>
            <w:sz w:val="24"/>
          </w:rPr>
          <w:delText xml:space="preserve">  </w:delText>
        </w:r>
      </w:del>
      <w:ins w:id="109"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The average difference between the Transit app estimate and agency reported value is 3.7%; </w:t>
      </w:r>
      <w:commentRangeStart w:id="110"/>
      <w:r>
        <w:rPr>
          <w:rFonts w:ascii="Times New Roman" w:hAnsi="Times New Roman" w:cs="Times New Roman"/>
          <w:sz w:val="24"/>
        </w:rPr>
        <w:t>a paired T-test indicates that we cannot reject the null hypothesis that the mean difference is zero (p = 0.14 &gt; 0.05).</w:t>
      </w:r>
      <w:del w:id="111" w:author="Liu, Luyu" w:date="2020-06-01T13:43:00Z">
        <w:r w:rsidDel="000638C8">
          <w:rPr>
            <w:rFonts w:ascii="Times New Roman" w:hAnsi="Times New Roman" w:cs="Times New Roman"/>
            <w:sz w:val="24"/>
          </w:rPr>
          <w:delText xml:space="preserve">  </w:delText>
        </w:r>
      </w:del>
      <w:ins w:id="112" w:author="Liu, Luyu" w:date="2020-06-01T13:45:00Z">
        <w:r w:rsidR="000638C8">
          <w:rPr>
            <w:rFonts w:ascii="Times New Roman" w:hAnsi="Times New Roman" w:cs="Times New Roman"/>
            <w:sz w:val="24"/>
          </w:rPr>
          <w:t xml:space="preserve"> </w:t>
        </w:r>
      </w:ins>
      <w:r>
        <w:rPr>
          <w:rFonts w:ascii="Times New Roman" w:hAnsi="Times New Roman" w:cs="Times New Roman"/>
          <w:sz w:val="24"/>
        </w:rPr>
        <w:t>However, the standard deviation of the differences is 15.96%</w:t>
      </w:r>
      <w:commentRangeEnd w:id="110"/>
      <w:r>
        <w:rPr>
          <w:rStyle w:val="CommentReference"/>
        </w:rPr>
        <w:commentReference w:id="110"/>
      </w:r>
      <w:r>
        <w:rPr>
          <w:rFonts w:ascii="Times New Roman" w:hAnsi="Times New Roman" w:cs="Times New Roman"/>
          <w:sz w:val="24"/>
        </w:rPr>
        <w:t xml:space="preserve">; </w:t>
      </w:r>
      <w:commentRangeStart w:id="113"/>
      <w:commentRangeStart w:id="114"/>
      <w:commentRangeStart w:id="115"/>
      <w:r>
        <w:rPr>
          <w:rFonts w:ascii="Times New Roman" w:hAnsi="Times New Roman" w:cs="Times New Roman"/>
          <w:sz w:val="24"/>
        </w:rPr>
        <w:t>this may be due to the varying definitions of normal ridership level among agencies</w:t>
      </w:r>
      <w:commentRangeEnd w:id="113"/>
      <w:r>
        <w:rPr>
          <w:rStyle w:val="CommentReference"/>
        </w:rPr>
        <w:commentReference w:id="113"/>
      </w:r>
      <w:commentRangeEnd w:id="114"/>
      <w:r w:rsidR="008F00CE">
        <w:rPr>
          <w:rStyle w:val="CommentReference"/>
        </w:rPr>
        <w:commentReference w:id="114"/>
      </w:r>
      <w:commentRangeEnd w:id="115"/>
      <w:r w:rsidR="00BA316A">
        <w:rPr>
          <w:rStyle w:val="CommentReference"/>
        </w:rPr>
        <w:commentReference w:id="115"/>
      </w:r>
      <w:r>
        <w:rPr>
          <w:rFonts w:ascii="Times New Roman" w:hAnsi="Times New Roman" w:cs="Times New Roman"/>
          <w:sz w:val="24"/>
        </w:rPr>
        <w:t xml:space="preserve">. Although the test suggests the Transit app data is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w:t>
      </w:r>
      <w:r>
        <w:rPr>
          <w:rFonts w:ascii="Times New Roman" w:hAnsi="Times New Roman" w:cs="Times New Roman"/>
          <w:sz w:val="24"/>
        </w:rPr>
        <w:lastRenderedPageBreak/>
        <w:t>individuals who cannot afford a smart phone and data plan, cannot use the app due to different abilities, or choose not to use it. However, these disadvantages are compensated by the large Transit app user base that allows comparison across transit systems.</w:t>
      </w:r>
      <w:commentRangeEnd w:id="107"/>
      <w:r>
        <w:rPr>
          <w:rStyle w:val="CommentReference"/>
        </w:rPr>
        <w:commentReference w:id="107"/>
      </w:r>
    </w:p>
    <w:p w14:paraId="377A3E89" w14:textId="315C64B5"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The daily Transit data includes demand decrease estimates for 182 public transit systems across the United States, Canada, Australia, New Zealand, and France. We select 113 county-level transit systems in 63 metro areas, 52 counties, and 28 states across the United States. We exclude</w:t>
      </w:r>
      <w:r w:rsidR="003E3882">
        <w:rPr>
          <w:rFonts w:ascii="Times New Roman" w:hAnsi="Times New Roman" w:cs="Times New Roman"/>
          <w:sz w:val="24"/>
        </w:rPr>
        <w:t xml:space="preserve"> 7 state-level or cross-county</w:t>
      </w:r>
      <w:r>
        <w:rPr>
          <w:rFonts w:ascii="Times New Roman" w:hAnsi="Times New Roman" w:cs="Times New Roman"/>
          <w:sz w:val="24"/>
        </w:rPr>
        <w:t xml:space="preserve">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w:t>
      </w:r>
      <w:r w:rsidR="001D6DEE">
        <w:rPr>
          <w:rFonts w:ascii="Times New Roman" w:hAnsi="Times New Roman" w:cs="Times New Roman"/>
          <w:sz w:val="24"/>
        </w:rPr>
        <w:t xml:space="preserve"> in the Northeast United States</w:t>
      </w:r>
      <w:r>
        <w:rPr>
          <w:rFonts w:ascii="Times New Roman" w:hAnsi="Times New Roman" w:cs="Times New Roman"/>
          <w:sz w:val="24"/>
        </w:rPr>
        <w:t>.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67BDD77F" w14:textId="77777777" w:rsidR="003A26C4" w:rsidRDefault="003A26C4" w:rsidP="007E1743">
      <w:pPr>
        <w:spacing w:line="480" w:lineRule="auto"/>
        <w:rPr>
          <w:rFonts w:ascii="Times New Roman" w:hAnsi="Times New Roman" w:cs="Times New Roman"/>
          <w:sz w:val="24"/>
        </w:rPr>
      </w:pPr>
    </w:p>
    <w:p w14:paraId="79011925" w14:textId="77777777" w:rsidR="003A26C4" w:rsidRPr="00423D84"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COVID-19 case numbers</w:t>
      </w:r>
    </w:p>
    <w:p w14:paraId="3A2EA3DE" w14:textId="3C91287A" w:rsidR="003A26C4" w:rsidRPr="009457DC"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includes all county-equivalents’ confirmed cases in the US for every day. To find the linkage between the case numbers and the demand decrease, we geocode</w:t>
      </w:r>
      <w:r w:rsidR="00940CE5">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2A514634" w14:textId="77777777" w:rsidR="003A26C4" w:rsidRDefault="003A26C4" w:rsidP="007E1743">
      <w:pPr>
        <w:spacing w:line="480" w:lineRule="auto"/>
        <w:rPr>
          <w:rFonts w:ascii="Times New Roman" w:hAnsi="Times New Roman" w:cs="Times New Roman"/>
          <w:sz w:val="24"/>
        </w:rPr>
      </w:pPr>
    </w:p>
    <w:p w14:paraId="0AFF0878" w14:textId="1B016282" w:rsidR="003A26C4"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for daily transit demand change</w:t>
      </w:r>
      <w:del w:id="116" w:author="Liu, Luyu" w:date="2020-06-01T13:43:00Z">
        <w:r w:rsidRPr="00F34C83" w:rsidDel="000638C8">
          <w:rPr>
            <w:rFonts w:ascii="Times New Roman" w:hAnsi="Times New Roman" w:cs="Times New Roman"/>
            <w:b/>
            <w:sz w:val="24"/>
          </w:rPr>
          <w:delText xml:space="preserve">  </w:delText>
        </w:r>
      </w:del>
      <w:ins w:id="117" w:author="Liu, Luyu" w:date="2020-06-01T13:45:00Z">
        <w:r w:rsidR="000638C8">
          <w:rPr>
            <w:rFonts w:ascii="Times New Roman" w:hAnsi="Times New Roman" w:cs="Times New Roman"/>
            <w:b/>
            <w:sz w:val="24"/>
          </w:rPr>
          <w:t xml:space="preserve"> </w:t>
        </w:r>
      </w:ins>
    </w:p>
    <w:p w14:paraId="74F49352" w14:textId="139B18E3"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lastRenderedPageBreak/>
        <w:t>Based on a visual examination of the data, we note a pattern of stable demand before the COVID-19 crisis, a period of decline, followed by re-stabilization at a lower demand level.</w:t>
      </w:r>
      <w:del w:id="118" w:author="Liu, Luyu" w:date="2020-06-01T13:43:00Z">
        <w:r w:rsidDel="000638C8">
          <w:rPr>
            <w:rFonts w:ascii="Times New Roman" w:hAnsi="Times New Roman" w:cs="Times New Roman"/>
            <w:sz w:val="24"/>
          </w:rPr>
          <w:delText xml:space="preserve">  </w:delText>
        </w:r>
      </w:del>
      <w:ins w:id="119" w:author="Liu, Luyu" w:date="2020-06-01T13:45:00Z">
        <w:r w:rsidR="000638C8">
          <w:rPr>
            <w:rFonts w:ascii="Times New Roman" w:hAnsi="Times New Roman" w:cs="Times New Roman"/>
            <w:sz w:val="24"/>
          </w:rPr>
          <w:t xml:space="preserve"> </w:t>
        </w:r>
      </w:ins>
      <w:r>
        <w:rPr>
          <w:rFonts w:ascii="Times New Roman" w:hAnsi="Times New Roman" w:cs="Times New Roman"/>
          <w:sz w:val="24"/>
        </w:rPr>
        <w:t>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3A26C4" w:rsidRPr="00E714F0" w14:paraId="54A1D1F1" w14:textId="77777777" w:rsidTr="00B75253">
        <w:trPr>
          <w:trHeight w:val="820"/>
          <w:jc w:val="center"/>
        </w:trPr>
        <w:tc>
          <w:tcPr>
            <w:tcW w:w="258" w:type="pct"/>
            <w:vAlign w:val="center"/>
          </w:tcPr>
          <w:p w14:paraId="65C4A5AD"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4414C579" w14:textId="77777777" w:rsidR="003A26C4" w:rsidRPr="003309FC" w:rsidRDefault="003A26C4" w:rsidP="007E1743">
            <w:pPr>
              <w:spacing w:line="48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6BE894D0"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120"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20"/>
          </w:p>
        </w:tc>
      </w:tr>
    </w:tbl>
    <w:p w14:paraId="5EFFF76C" w14:textId="77777777" w:rsidR="003A26C4" w:rsidRDefault="003A26C4" w:rsidP="007E1743">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CC3C127" w14:textId="77777777" w:rsidR="003A26C4" w:rsidRPr="009457DC" w:rsidRDefault="003A26C4" w:rsidP="007E1743">
      <w:pPr>
        <w:pStyle w:val="ListParagraph"/>
        <w:numPr>
          <w:ilvl w:val="2"/>
          <w:numId w:val="2"/>
        </w:numPr>
        <w:spacing w:line="480" w:lineRule="auto"/>
        <w:rPr>
          <w:rFonts w:ascii="Times New Roman" w:hAnsi="Times New Roman" w:cs="Times New Roman"/>
          <w:sz w:val="24"/>
        </w:rPr>
      </w:pPr>
      <w:r w:rsidRPr="009457DC">
        <w:rPr>
          <w:rFonts w:ascii="Times New Roman" w:hAnsi="Times New Roman" w:cs="Times New Roman"/>
          <w:sz w:val="24"/>
        </w:rPr>
        <w:t>Floor value</w:t>
      </w:r>
    </w:p>
    <w:p w14:paraId="1CD5C39F" w14:textId="36CBADFE"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del w:id="121" w:author="Liu, Luyu" w:date="2020-06-01T13:43:00Z">
        <w:r w:rsidDel="000638C8">
          <w:rPr>
            <w:rFonts w:ascii="Times New Roman" w:hAnsi="Times New Roman" w:cs="Times New Roman"/>
            <w:sz w:val="24"/>
          </w:rPr>
          <w:delText xml:space="preserve">  </w:delText>
        </w:r>
      </w:del>
      <w:ins w:id="122" w:author="Liu, Luyu" w:date="2020-06-01T13:45:00Z">
        <w:r w:rsidR="000638C8">
          <w:rPr>
            <w:rFonts w:ascii="Times New Roman" w:hAnsi="Times New Roman" w:cs="Times New Roman"/>
            <w:sz w:val="24"/>
          </w:rPr>
          <w:t xml:space="preserve"> </w:t>
        </w:r>
      </w:ins>
      <w:r>
        <w:rPr>
          <w:rFonts w:ascii="Times New Roman" w:hAnsi="Times New Roman" w:cs="Times New Roman"/>
          <w:sz w:val="24"/>
        </w:rPr>
        <w:t>The floor value represents the base level of demand from the initial shock to the system.</w:t>
      </w:r>
    </w:p>
    <w:p w14:paraId="4FBE650E" w14:textId="6CF97F48"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We examine relationships between the estimated floor values and socioeconomic factors using linear regression analysis. The county-level socioeconomic data are from the latest American Community Survey (ACS) 5-year estimate table (2014 - 2018). We derive several socio-economic indicators.</w:t>
      </w:r>
      <w:del w:id="123" w:author="Liu, Luyu" w:date="2020-06-01T13:43:00Z">
        <w:r w:rsidDel="000638C8">
          <w:rPr>
            <w:rFonts w:ascii="Times New Roman" w:hAnsi="Times New Roman" w:cs="Times New Roman"/>
            <w:sz w:val="24"/>
          </w:rPr>
          <w:delText xml:space="preserve">  </w:delText>
        </w:r>
      </w:del>
      <w:ins w:id="124"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del w:id="125" w:author="Liu, Luyu" w:date="2020-06-01T13:43:00Z">
        <w:r w:rsidDel="000638C8">
          <w:rPr>
            <w:rFonts w:ascii="Times New Roman" w:hAnsi="Times New Roman" w:cs="Times New Roman"/>
            <w:sz w:val="24"/>
          </w:rPr>
          <w:delText xml:space="preserve">  </w:delText>
        </w:r>
      </w:del>
      <w:ins w:id="126" w:author="Liu, Luyu" w:date="2020-06-01T13:45:00Z">
        <w:r w:rsidR="000638C8">
          <w:rPr>
            <w:rFonts w:ascii="Times New Roman" w:hAnsi="Times New Roman" w:cs="Times New Roman"/>
            <w:sz w:val="24"/>
          </w:rPr>
          <w:t xml:space="preserve"> </w:t>
        </w:r>
      </w:ins>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 xml:space="preserve">t represents how many people can work from home thus avoid regular transit commuting to reduce </w:t>
      </w:r>
      <w:r w:rsidRPr="009D4EE1">
        <w:rPr>
          <w:rFonts w:ascii="Times New Roman" w:hAnsi="Times New Roman" w:cs="Times New Roman"/>
          <w:sz w:val="24"/>
        </w:rPr>
        <w:lastRenderedPageBreak/>
        <w:t>contagion risk. If a</w:t>
      </w:r>
      <w:r>
        <w:rPr>
          <w:rFonts w:ascii="Times New Roman" w:hAnsi="Times New Roman" w:cs="Times New Roman"/>
          <w:sz w:val="24"/>
        </w:rPr>
        <w:t xml:space="preserve"> community </w:t>
      </w:r>
      <w:r w:rsidRPr="009D4EE1">
        <w:rPr>
          <w:rFonts w:ascii="Times New Roman" w:hAnsi="Times New Roman" w:cs="Times New Roman"/>
          <w:sz w:val="24"/>
        </w:rPr>
        <w:t>has higher ratio of non-physical jobs, more workers may 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del w:id="127" w:author="Liu, Luyu" w:date="2020-06-01T13:43:00Z">
        <w:r w:rsidRPr="009D4EE1" w:rsidDel="000638C8">
          <w:rPr>
            <w:rFonts w:ascii="Times New Roman" w:hAnsi="Times New Roman" w:cs="Times New Roman"/>
            <w:sz w:val="24"/>
          </w:rPr>
          <w:delText xml:space="preserve"> </w:delText>
        </w:r>
        <w:r w:rsidDel="000638C8">
          <w:rPr>
            <w:rFonts w:ascii="Times New Roman" w:hAnsi="Times New Roman" w:cs="Times New Roman"/>
            <w:sz w:val="24"/>
          </w:rPr>
          <w:delText xml:space="preserve"> </w:delText>
        </w:r>
      </w:del>
      <w:ins w:id="128"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5637B010" w14:textId="7CA24857" w:rsidR="003A26C4" w:rsidRDefault="003A26C4" w:rsidP="007E1743">
      <w:pPr>
        <w:spacing w:line="480" w:lineRule="auto"/>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w:t>
      </w:r>
      <w:del w:id="129" w:author="Liu, Luyu" w:date="2020-06-01T13:43:00Z">
        <w:r w:rsidDel="000638C8">
          <w:rPr>
            <w:rFonts w:ascii="Times New Roman" w:hAnsi="Times New Roman" w:cs="Times New Roman"/>
            <w:sz w:val="24"/>
          </w:rPr>
          <w:delText xml:space="preserve">  </w:delText>
        </w:r>
      </w:del>
      <w:ins w:id="130"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use the median income data from ACS.</w:t>
      </w:r>
    </w:p>
    <w:p w14:paraId="316A37D2" w14:textId="4DAFDE81"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sidR="00EC6848">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sidR="00EC6848">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2EC3D3E" w14:textId="331F48CF" w:rsidR="003A26C4" w:rsidRPr="009D4EE1"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del w:id="131" w:author="Liu, Luyu" w:date="2020-06-01T13:43:00Z">
        <w:r w:rsidRPr="009D4EE1" w:rsidDel="000638C8">
          <w:rPr>
            <w:rFonts w:ascii="Times New Roman" w:hAnsi="Times New Roman" w:cs="Times New Roman"/>
            <w:sz w:val="24"/>
          </w:rPr>
          <w:delText xml:space="preserve"> </w:delText>
        </w:r>
        <w:r w:rsidDel="000638C8">
          <w:rPr>
            <w:rFonts w:ascii="Times New Roman" w:hAnsi="Times New Roman" w:cs="Times New Roman"/>
            <w:sz w:val="24"/>
          </w:rPr>
          <w:delText xml:space="preserve"> </w:delText>
        </w:r>
      </w:del>
      <w:ins w:id="132"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4BF65814" w14:textId="77777777" w:rsidR="003A26C4"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49DC7F7" w14:textId="77777777" w:rsidR="003A26C4" w:rsidRPr="009D4EE1" w:rsidRDefault="003A26C4" w:rsidP="007E1743">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40D1A41" w14:textId="77777777" w:rsidR="003A26C4" w:rsidRDefault="003A26C4" w:rsidP="007E1743">
      <w:pPr>
        <w:spacing w:line="480" w:lineRule="auto"/>
        <w:ind w:firstLine="720"/>
        <w:jc w:val="both"/>
        <w:rPr>
          <w:rFonts w:ascii="Times New Roman" w:hAnsi="Times New Roman" w:cs="Times New Roman"/>
          <w:sz w:val="24"/>
        </w:rPr>
      </w:pPr>
      <w:commentRangeStart w:id="133"/>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commentRangeEnd w:id="133"/>
      <w:r>
        <w:rPr>
          <w:rStyle w:val="CommentReference"/>
        </w:rPr>
        <w:commentReference w:id="133"/>
      </w:r>
    </w:p>
    <w:p w14:paraId="35B5336A" w14:textId="77777777" w:rsidR="003A26C4" w:rsidRDefault="003A26C4" w:rsidP="007E1743">
      <w:pPr>
        <w:spacing w:line="480" w:lineRule="auto"/>
        <w:rPr>
          <w:rFonts w:ascii="Times New Roman" w:hAnsi="Times New Roman" w:cs="Times New Roman"/>
          <w:sz w:val="24"/>
        </w:rPr>
      </w:pPr>
    </w:p>
    <w:p w14:paraId="03823078"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Cliff/floor points and decay rate</w:t>
      </w:r>
    </w:p>
    <w:p w14:paraId="348A1F98" w14:textId="557C691E"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w:t>
      </w:r>
      <w:del w:id="134" w:author="Liu, Luyu" w:date="2020-06-01T13:43:00Z">
        <w:r w:rsidDel="000638C8">
          <w:rPr>
            <w:rFonts w:ascii="Times New Roman" w:hAnsi="Times New Roman" w:cs="Times New Roman"/>
            <w:sz w:val="24"/>
          </w:rPr>
          <w:delText xml:space="preserve">  </w:delText>
        </w:r>
      </w:del>
      <w:ins w:id="135"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We calculate these from the logistic curve using confidence interval theory rather than </w:t>
      </w:r>
      <w:r>
        <w:rPr>
          <w:rFonts w:ascii="Times New Roman" w:hAnsi="Times New Roman" w:cs="Times New Roman"/>
          <w:sz w:val="24"/>
        </w:rPr>
        <w:lastRenderedPageBreak/>
        <w:t>the observed data to provide more stable estimates.</w:t>
      </w:r>
      <w:del w:id="136" w:author="Liu, Luyu" w:date="2020-06-01T13:43:00Z">
        <w:r w:rsidDel="000638C8">
          <w:rPr>
            <w:rFonts w:ascii="Times New Roman" w:hAnsi="Times New Roman" w:cs="Times New Roman"/>
            <w:sz w:val="24"/>
          </w:rPr>
          <w:delText xml:space="preserve">  </w:delText>
        </w:r>
      </w:del>
      <w:ins w:id="137"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3A26C4" w:rsidRPr="00E714F0" w14:paraId="613DCDF9" w14:textId="77777777" w:rsidTr="0012634F">
        <w:trPr>
          <w:trHeight w:val="661"/>
          <w:jc w:val="center"/>
        </w:trPr>
        <w:tc>
          <w:tcPr>
            <w:tcW w:w="258" w:type="pct"/>
            <w:vAlign w:val="center"/>
          </w:tcPr>
          <w:p w14:paraId="31EAE64F"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1B92213E" w14:textId="77777777" w:rsidR="003A26C4" w:rsidRPr="005E3B67" w:rsidRDefault="003A26C4" w:rsidP="007E1743">
            <w:pPr>
              <w:spacing w:line="48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5012185F"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138"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38"/>
            <w:r w:rsidRPr="00E714F0">
              <w:rPr>
                <w:rFonts w:ascii="Times New Roman" w:eastAsia="Yu Mincho" w:hAnsi="Times New Roman" w:cs="Times New Roman"/>
                <w:sz w:val="24"/>
                <w:szCs w:val="24"/>
                <w:lang w:eastAsia="ja-JP"/>
              </w:rPr>
              <w:t>)</w:t>
            </w:r>
          </w:p>
        </w:tc>
      </w:tr>
      <w:tr w:rsidR="003A26C4" w:rsidRPr="00E714F0" w14:paraId="28EBC755" w14:textId="77777777" w:rsidTr="0012634F">
        <w:trPr>
          <w:trHeight w:val="661"/>
          <w:jc w:val="center"/>
        </w:trPr>
        <w:tc>
          <w:tcPr>
            <w:tcW w:w="258" w:type="pct"/>
            <w:vAlign w:val="center"/>
          </w:tcPr>
          <w:p w14:paraId="1B13C504"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079F215" w14:textId="5A355E3E" w:rsidR="003A26C4" w:rsidRPr="00AB345C" w:rsidRDefault="00F465FC" w:rsidP="007E1743">
            <w:pPr>
              <w:spacing w:line="48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1490258"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bookmarkStart w:id="139"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39"/>
            <w:r w:rsidRPr="00E714F0">
              <w:rPr>
                <w:rFonts w:ascii="Times New Roman" w:eastAsia="Yu Mincho" w:hAnsi="Times New Roman" w:cs="Times New Roman"/>
                <w:sz w:val="24"/>
                <w:szCs w:val="24"/>
                <w:lang w:eastAsia="ja-JP"/>
              </w:rPr>
              <w:t>)</w:t>
            </w:r>
          </w:p>
        </w:tc>
      </w:tr>
      <w:tr w:rsidR="00F465FC" w:rsidRPr="00E714F0" w14:paraId="36E0AF37" w14:textId="77777777" w:rsidTr="0012634F">
        <w:trPr>
          <w:trHeight w:val="661"/>
          <w:jc w:val="center"/>
        </w:trPr>
        <w:tc>
          <w:tcPr>
            <w:tcW w:w="258" w:type="pct"/>
            <w:vAlign w:val="center"/>
          </w:tcPr>
          <w:p w14:paraId="5BD093FD" w14:textId="77777777" w:rsidR="00F465FC" w:rsidRPr="00E714F0" w:rsidRDefault="00F465FC"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BCA2F3E" w14:textId="2CB9556E" w:rsidR="00F465FC" w:rsidRPr="00F465FC" w:rsidRDefault="00F465FC" w:rsidP="007E1743">
            <w:pPr>
              <w:spacing w:line="48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68351AA" w14:textId="77777777" w:rsidR="00F465FC" w:rsidRPr="00E714F0" w:rsidRDefault="00F465FC" w:rsidP="007E1743">
            <w:pPr>
              <w:spacing w:line="480" w:lineRule="auto"/>
              <w:jc w:val="center"/>
              <w:rPr>
                <w:rFonts w:ascii="Times New Roman" w:eastAsia="Yu Mincho" w:hAnsi="Times New Roman" w:cs="Times New Roman"/>
                <w:sz w:val="24"/>
                <w:szCs w:val="24"/>
                <w:lang w:eastAsia="ja-JP"/>
              </w:rPr>
            </w:pPr>
            <w:bookmarkStart w:id="140"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40"/>
            <w:r w:rsidRPr="00E714F0">
              <w:rPr>
                <w:rFonts w:ascii="Times New Roman" w:eastAsia="Yu Mincho" w:hAnsi="Times New Roman" w:cs="Times New Roman"/>
                <w:sz w:val="24"/>
                <w:szCs w:val="24"/>
                <w:lang w:eastAsia="ja-JP"/>
              </w:rPr>
              <w:t>)</w:t>
            </w:r>
          </w:p>
        </w:tc>
      </w:tr>
    </w:tbl>
    <w:p w14:paraId="784AC7CA" w14:textId="69F435AD" w:rsidR="003A26C4" w:rsidRDefault="003A26C4" w:rsidP="007E1743">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m:oMath>
        <m:r>
          <w:rPr>
            <w:rFonts w:ascii="Cambria Math" w:hAnsi="Cambria Math" w:cs="Times New Roman"/>
            <w:sz w:val="24"/>
          </w:rPr>
          <m:t>α</m:t>
        </m:r>
      </m:oMath>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the confidence level.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EC546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w:t>
      </w:r>
      <w:r w:rsidR="00EC546A">
        <w:rPr>
          <w:rFonts w:ascii="Times New Roman" w:eastAsia="Yu Mincho" w:hAnsi="Times New Roman" w:cs="Times New Roman"/>
          <w:sz w:val="24"/>
          <w:szCs w:val="24"/>
          <w:lang w:eastAsia="ja-JP"/>
        </w:rPr>
        <w:t xml:space="preserve">, and </w:t>
      </w:r>
      <w:r w:rsidR="00EC546A">
        <w:rPr>
          <w:rFonts w:ascii="Times New Roman" w:eastAsia="Yu Mincho" w:hAnsi="Times New Roman" w:cs="Times New Roman"/>
          <w:sz w:val="24"/>
          <w:szCs w:val="24"/>
          <w:lang w:eastAsia="ja-JP"/>
        </w:rPr>
        <w:fldChar w:fldCharType="begin"/>
      </w:r>
      <w:r w:rsidR="00EC546A">
        <w:rPr>
          <w:rFonts w:ascii="Times New Roman" w:eastAsia="Yu Mincho" w:hAnsi="Times New Roman" w:cs="Times New Roman"/>
          <w:sz w:val="24"/>
          <w:szCs w:val="24"/>
          <w:lang w:eastAsia="ja-JP"/>
        </w:rPr>
        <w:instrText xml:space="preserve"> REF _Ref41743906 \h </w:instrText>
      </w:r>
      <w:r w:rsidR="00EC546A">
        <w:rPr>
          <w:rFonts w:ascii="Times New Roman" w:eastAsia="Yu Mincho" w:hAnsi="Times New Roman" w:cs="Times New Roman"/>
          <w:sz w:val="24"/>
          <w:szCs w:val="24"/>
          <w:lang w:eastAsia="ja-JP"/>
        </w:rPr>
      </w:r>
      <w:r w:rsidR="00EC546A">
        <w:rPr>
          <w:rFonts w:ascii="Times New Roman" w:eastAsia="Yu Mincho" w:hAnsi="Times New Roman" w:cs="Times New Roman"/>
          <w:sz w:val="24"/>
          <w:szCs w:val="24"/>
          <w:lang w:eastAsia="ja-JP"/>
        </w:rPr>
        <w:fldChar w:fldCharType="separate"/>
      </w:r>
      <w:r w:rsidR="00EC546A" w:rsidRPr="00E714F0">
        <w:rPr>
          <w:rFonts w:ascii="Times New Roman" w:eastAsia="Yu Mincho" w:hAnsi="Times New Roman" w:cs="Times New Roman"/>
          <w:sz w:val="24"/>
          <w:szCs w:val="24"/>
          <w:lang w:eastAsia="ja-JP"/>
        </w:rPr>
        <w:t>(</w:t>
      </w:r>
      <w:r w:rsidR="00EC546A" w:rsidRPr="00F465FC">
        <w:rPr>
          <w:rFonts w:ascii="Times New Roman" w:eastAsia="Yu Mincho" w:hAnsi="Times New Roman" w:cs="Times New Roman"/>
          <w:sz w:val="24"/>
          <w:szCs w:val="24"/>
          <w:lang w:eastAsia="ja-JP"/>
        </w:rPr>
        <w:t>4</w:t>
      </w:r>
      <w:r w:rsidR="00EC546A">
        <w:rPr>
          <w:rFonts w:ascii="Times New Roman" w:eastAsia="Yu Mincho" w:hAnsi="Times New Roman" w:cs="Times New Roman"/>
          <w:sz w:val="24"/>
          <w:szCs w:val="24"/>
          <w:lang w:eastAsia="ja-JP"/>
        </w:rPr>
        <w:fldChar w:fldCharType="end"/>
      </w:r>
      <w:r w:rsidR="00D615E0">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w:t>
      </w:r>
      <w:commentRangeStart w:id="141"/>
      <w:r>
        <w:rPr>
          <w:rFonts w:ascii="Times New Roman" w:eastAsia="Yu Mincho" w:hAnsi="Times New Roman" w:cs="Times New Roman"/>
          <w:sz w:val="24"/>
          <w:szCs w:val="24"/>
          <w:lang w:eastAsia="ja-JP"/>
        </w:rPr>
        <w:t xml:space="preserve">ensures that the cliff and floor points </w:t>
      </w:r>
      <w:commentRangeStart w:id="142"/>
      <w:commentRangeStart w:id="143"/>
      <w:r>
        <w:rPr>
          <w:rFonts w:ascii="Times New Roman" w:eastAsia="Yu Mincho" w:hAnsi="Times New Roman" w:cs="Times New Roman"/>
          <w:sz w:val="24"/>
          <w:szCs w:val="24"/>
          <w:lang w:eastAsia="ja-JP"/>
        </w:rPr>
        <w:t>demarcate the 95% of the decline</w:t>
      </w:r>
      <w:commentRangeEnd w:id="142"/>
      <w:r>
        <w:rPr>
          <w:rStyle w:val="CommentReference"/>
        </w:rPr>
        <w:commentReference w:id="142"/>
      </w:r>
      <w:commentRangeEnd w:id="143"/>
      <w:r>
        <w:rPr>
          <w:rStyle w:val="CommentReference"/>
        </w:rPr>
        <w:commentReference w:id="143"/>
      </w:r>
      <w:commentRangeEnd w:id="141"/>
      <w:r w:rsidR="003857DB">
        <w:rPr>
          <w:rStyle w:val="CommentReference"/>
        </w:rPr>
        <w:commentReference w:id="141"/>
      </w:r>
      <w:r>
        <w:rPr>
          <w:rFonts w:ascii="Times New Roman" w:eastAsia="Yu Mincho" w:hAnsi="Times New Roman" w:cs="Times New Roman"/>
          <w:sz w:val="24"/>
          <w:szCs w:val="24"/>
          <w:lang w:eastAsia="ja-JP"/>
        </w:rPr>
        <w:t>.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3A26C4" w:rsidRPr="00E714F0" w14:paraId="53E4883E" w14:textId="77777777" w:rsidTr="0012634F">
        <w:trPr>
          <w:trHeight w:val="646"/>
          <w:jc w:val="center"/>
        </w:trPr>
        <w:tc>
          <w:tcPr>
            <w:tcW w:w="257" w:type="pct"/>
            <w:vAlign w:val="center"/>
          </w:tcPr>
          <w:p w14:paraId="67DF8E43" w14:textId="77777777" w:rsidR="003A26C4" w:rsidRPr="00E714F0" w:rsidRDefault="003A26C4" w:rsidP="007E1743">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0661802D" w14:textId="0E156907" w:rsidR="003A26C4" w:rsidRPr="00E714F0" w:rsidRDefault="00EF0AB6" w:rsidP="007E1743">
            <w:pPr>
              <w:spacing w:line="48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657EFE09" w14:textId="1DFEE7BA" w:rsidR="003A26C4" w:rsidRPr="00E714F0" w:rsidRDefault="003A26C4" w:rsidP="007E1743">
            <w:pPr>
              <w:spacing w:line="480" w:lineRule="auto"/>
              <w:jc w:val="both"/>
              <w:rPr>
                <w:rFonts w:ascii="Times New Roman" w:eastAsia="Yu Mincho" w:hAnsi="Times New Roman" w:cs="Times New Roman"/>
                <w:sz w:val="24"/>
                <w:szCs w:val="24"/>
                <w:lang w:eastAsia="ja-JP"/>
              </w:rPr>
            </w:pPr>
            <w:bookmarkStart w:id="144"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B234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44"/>
            <w:r w:rsidRPr="00E714F0">
              <w:rPr>
                <w:rFonts w:ascii="Times New Roman" w:eastAsia="Yu Mincho" w:hAnsi="Times New Roman" w:cs="Times New Roman"/>
                <w:sz w:val="24"/>
                <w:szCs w:val="24"/>
                <w:lang w:eastAsia="ja-JP"/>
              </w:rPr>
              <w:t>)</w:t>
            </w:r>
          </w:p>
        </w:tc>
      </w:tr>
      <w:tr w:rsidR="00A36F5B" w:rsidRPr="00E714F0" w14:paraId="75784424" w14:textId="77777777" w:rsidTr="0012634F">
        <w:trPr>
          <w:trHeight w:val="646"/>
          <w:jc w:val="center"/>
        </w:trPr>
        <w:tc>
          <w:tcPr>
            <w:tcW w:w="257" w:type="pct"/>
            <w:vAlign w:val="center"/>
          </w:tcPr>
          <w:p w14:paraId="0A8044D8" w14:textId="77777777" w:rsidR="00A36F5B" w:rsidRPr="00E714F0" w:rsidRDefault="00A36F5B" w:rsidP="007E1743">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75DDC352" w14:textId="666AE637" w:rsidR="00A36F5B" w:rsidRPr="00A36F5B" w:rsidRDefault="00EF0AB6" w:rsidP="007E1743">
            <w:pPr>
              <w:spacing w:line="48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79B221B" w14:textId="19CCD72A" w:rsidR="00A36F5B" w:rsidRPr="00E714F0" w:rsidRDefault="00A36F5B" w:rsidP="007E1743">
            <w:pPr>
              <w:spacing w:line="480" w:lineRule="auto"/>
              <w:jc w:val="both"/>
              <w:rPr>
                <w:rFonts w:ascii="Times New Roman" w:eastAsia="Yu Mincho" w:hAnsi="Times New Roman" w:cs="Times New Roman"/>
                <w:sz w:val="24"/>
                <w:szCs w:val="24"/>
                <w:lang w:eastAsia="ja-JP"/>
              </w:rPr>
            </w:pPr>
            <w:bookmarkStart w:id="145"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sidR="00EB234B">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45"/>
            <w:r w:rsidRPr="00E714F0">
              <w:rPr>
                <w:rFonts w:ascii="Times New Roman" w:eastAsia="Yu Mincho" w:hAnsi="Times New Roman" w:cs="Times New Roman"/>
                <w:sz w:val="24"/>
                <w:szCs w:val="24"/>
                <w:lang w:eastAsia="ja-JP"/>
              </w:rPr>
              <w:t>)</w:t>
            </w:r>
          </w:p>
        </w:tc>
      </w:tr>
    </w:tbl>
    <w:p w14:paraId="01F40C15" w14:textId="77777777" w:rsidR="00A36F5B" w:rsidRDefault="00A36F5B" w:rsidP="007E1743">
      <w:pPr>
        <w:spacing w:line="480" w:lineRule="auto"/>
        <w:jc w:val="both"/>
        <w:rPr>
          <w:rFonts w:ascii="Times New Roman" w:hAnsi="Times New Roman" w:cs="Times New Roman"/>
          <w:sz w:val="24"/>
        </w:rPr>
      </w:pPr>
    </w:p>
    <w:p w14:paraId="014B9EB9" w14:textId="2C47064B"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w:t>
      </w:r>
      <w:ins w:id="146" w:author="Jonathan Scheff" w:date="2020-06-01T11:59:00Z">
        <w:r w:rsidR="003857DB">
          <w:rPr>
            <w:rFonts w:ascii="Times New Roman" w:hAnsi="Times New Roman" w:cs="Times New Roman"/>
            <w:sz w:val="24"/>
          </w:rPr>
          <w:t>normal</w:t>
        </w:r>
      </w:ins>
      <w:del w:id="147" w:author="Jonathan Scheff" w:date="2020-06-01T11:59:00Z">
        <w:r w:rsidDel="003857DB">
          <w:rPr>
            <w:rFonts w:ascii="Times New Roman" w:hAnsi="Times New Roman" w:cs="Times New Roman"/>
            <w:sz w:val="24"/>
          </w:rPr>
          <w:delText>the normality</w:delText>
        </w:r>
      </w:del>
      <w:ins w:id="148" w:author="Jonathan Scheff" w:date="2020-06-01T11:59:00Z">
        <w:r w:rsidR="003857DB">
          <w:rPr>
            <w:rFonts w:ascii="Times New Roman" w:hAnsi="Times New Roman" w:cs="Times New Roman"/>
            <w:sz w:val="24"/>
          </w:rPr>
          <w:t xml:space="preserve">—i.e., </w:t>
        </w:r>
      </w:ins>
      <w:del w:id="149" w:author="Jonathan Scheff" w:date="2020-06-01T11:59:00Z">
        <w:r w:rsidDel="003857DB">
          <w:rPr>
            <w:rFonts w:ascii="Times New Roman" w:hAnsi="Times New Roman" w:cs="Times New Roman"/>
            <w:sz w:val="24"/>
          </w:rPr>
          <w:delText xml:space="preserve">; it also represents </w:delText>
        </w:r>
      </w:del>
      <w:r>
        <w:rPr>
          <w:rFonts w:ascii="Times New Roman" w:hAnsi="Times New Roman" w:cs="Times New Roman"/>
          <w:sz w:val="24"/>
        </w:rPr>
        <w:t xml:space="preserve">when </w:t>
      </w:r>
      <w:del w:id="150" w:author="Jonathan Scheff" w:date="2020-06-01T11:59:00Z">
        <w:r w:rsidDel="003857DB">
          <w:rPr>
            <w:rFonts w:ascii="Times New Roman" w:hAnsi="Times New Roman" w:cs="Times New Roman"/>
            <w:sz w:val="24"/>
          </w:rPr>
          <w:delText xml:space="preserve">the </w:delText>
        </w:r>
      </w:del>
      <w:r>
        <w:rPr>
          <w:rFonts w:ascii="Times New Roman" w:hAnsi="Times New Roman" w:cs="Times New Roman"/>
          <w:sz w:val="24"/>
        </w:rPr>
        <w:t>transit users start</w:t>
      </w:r>
      <w:del w:id="151" w:author="Jonathan Scheff" w:date="2020-06-01T11:59:00Z">
        <w:r w:rsidDel="003857DB">
          <w:rPr>
            <w:rFonts w:ascii="Times New Roman" w:hAnsi="Times New Roman" w:cs="Times New Roman"/>
            <w:sz w:val="24"/>
          </w:rPr>
          <w:delText xml:space="preserve"> to act</w:delText>
        </w:r>
      </w:del>
      <w:r>
        <w:rPr>
          <w:rFonts w:ascii="Times New Roman" w:hAnsi="Times New Roman" w:cs="Times New Roman"/>
          <w:sz w:val="24"/>
        </w:rPr>
        <w:t xml:space="preserve"> to avoid the transit</w:t>
      </w:r>
      <w:del w:id="152" w:author="Jonathan Scheff" w:date="2020-06-01T11:59:00Z">
        <w:r w:rsidDel="003857DB">
          <w:rPr>
            <w:rFonts w:ascii="Times New Roman" w:hAnsi="Times New Roman" w:cs="Times New Roman"/>
            <w:sz w:val="24"/>
          </w:rPr>
          <w:delText xml:space="preserve"> trips</w:delText>
        </w:r>
      </w:del>
      <w:r>
        <w:rPr>
          <w:rFonts w:ascii="Times New Roman" w:hAnsi="Times New Roman" w:cs="Times New Roman"/>
          <w:sz w:val="24"/>
        </w:rPr>
        <w:t>. The floor point is the day when decline slows and transit demand has re-stabilized.</w:t>
      </w:r>
    </w:p>
    <w:p w14:paraId="4D14DDC6" w14:textId="3BC9295D" w:rsidR="003A26C4" w:rsidRDefault="003A26C4" w:rsidP="007E1743">
      <w:pPr>
        <w:spacing w:line="480" w:lineRule="auto"/>
        <w:rPr>
          <w:rFonts w:ascii="Times New Roman" w:hAnsi="Times New Roman" w:cs="Times New Roman"/>
          <w:sz w:val="24"/>
        </w:rPr>
      </w:pPr>
      <w:r>
        <w:rPr>
          <w:rFonts w:ascii="Times New Roman" w:hAnsi="Times New Roman" w:cs="Times New Roman"/>
          <w:sz w:val="24"/>
        </w:rPr>
        <w:lastRenderedPageBreak/>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s the rate of transit demand decline</w:t>
      </w:r>
      <w:ins w:id="153" w:author="Jonathan Scheff" w:date="2020-06-01T12:00:00Z">
        <w:r w:rsidR="003857DB">
          <w:rPr>
            <w:rFonts w:ascii="Times New Roman" w:hAnsi="Times New Roman" w:cs="Times New Roman"/>
            <w:sz w:val="24"/>
          </w:rPr>
          <w:t>;</w:t>
        </w:r>
      </w:ins>
      <w:del w:id="154" w:author="Jonathan Scheff" w:date="2020-06-01T12:00:00Z">
        <w:r w:rsidDel="003857DB">
          <w:rPr>
            <w:rFonts w:ascii="Times New Roman" w:hAnsi="Times New Roman" w:cs="Times New Roman"/>
            <w:sz w:val="24"/>
          </w:rPr>
          <w:delText>,</w:delText>
        </w:r>
      </w:del>
      <w:r>
        <w:rPr>
          <w:rFonts w:ascii="Times New Roman" w:hAnsi="Times New Roman" w:cs="Times New Roman"/>
          <w:sz w:val="24"/>
        </w:rPr>
        <w:t xml:space="preserv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16FF6E90" w14:textId="44244781" w:rsidR="003A26C4" w:rsidRDefault="003A26C4" w:rsidP="007E1743">
      <w:pPr>
        <w:spacing w:line="480" w:lineRule="auto"/>
        <w:rPr>
          <w:rFonts w:ascii="Times New Roman" w:hAnsi="Times New Roman" w:cs="Times New Roman"/>
          <w:sz w:val="24"/>
        </w:rPr>
      </w:pPr>
    </w:p>
    <w:p w14:paraId="60413B3D" w14:textId="77777777" w:rsidR="003A26C4" w:rsidRPr="009457DC" w:rsidRDefault="003A26C4" w:rsidP="007E1743">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Response intervals with incubation lags</w:t>
      </w:r>
    </w:p>
    <w:p w14:paraId="418A8474" w14:textId="4ACCB12C" w:rsidR="003A26C4" w:rsidRDefault="003A26C4" w:rsidP="007E1743">
      <w:pPr>
        <w:spacing w:line="480" w:lineRule="auto"/>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w:t>
      </w:r>
      <w:del w:id="155" w:author="Liu, Luyu" w:date="2020-06-01T13:43:00Z">
        <w:r w:rsidDel="000638C8">
          <w:rPr>
            <w:rFonts w:ascii="Times New Roman" w:hAnsi="Times New Roman" w:cs="Times New Roman"/>
            <w:sz w:val="24"/>
          </w:rPr>
          <w:delText xml:space="preserve">  </w:delText>
        </w:r>
      </w:del>
      <w:ins w:id="156" w:author="Liu, Luyu" w:date="2020-06-01T13:45:00Z">
        <w:r w:rsidR="000638C8">
          <w:rPr>
            <w:rFonts w:ascii="Times New Roman" w:hAnsi="Times New Roman" w:cs="Times New Roman"/>
            <w:sz w:val="24"/>
          </w:rPr>
          <w:t xml:space="preserve"> </w:t>
        </w:r>
      </w:ins>
      <w:r>
        <w:rPr>
          <w:rFonts w:ascii="Times New Roman" w:hAnsi="Times New Roman" w:cs="Times New Roman"/>
          <w:sz w:val="24"/>
        </w:rPr>
        <w:t>This measures the responsiveness of transit demand to the pandemic.</w:t>
      </w:r>
      <w:del w:id="157" w:author="Liu, Luyu" w:date="2020-06-01T13:43:00Z">
        <w:r w:rsidDel="000638C8">
          <w:rPr>
            <w:rFonts w:ascii="Times New Roman" w:hAnsi="Times New Roman" w:cs="Times New Roman"/>
            <w:sz w:val="24"/>
          </w:rPr>
          <w:delText xml:space="preserve">  </w:delText>
        </w:r>
      </w:del>
      <w:ins w:id="158" w:author="Liu, Luyu" w:date="2020-06-01T13:45:00Z">
        <w:r w:rsidR="000638C8">
          <w:rPr>
            <w:rFonts w:ascii="Times New Roman" w:hAnsi="Times New Roman" w:cs="Times New Roman"/>
            <w:sz w:val="24"/>
          </w:rPr>
          <w:t xml:space="preserve"> </w:t>
        </w:r>
      </w:ins>
      <w:r>
        <w:rPr>
          <w:rFonts w:ascii="Times New Roman" w:hAnsi="Times New Roman" w:cs="Times New Roman"/>
          <w:sz w:val="24"/>
        </w:rPr>
        <w:t>Although declines in transit demand are not welcome from a revenue perspective, lower demand means fewer people potentially exposed on transit; it also means the remaining dependent riders are less exposed and can practice social distancing more easily.</w:t>
      </w:r>
      <w:del w:id="159" w:author="Liu, Luyu" w:date="2020-06-01T13:43:00Z">
        <w:r w:rsidDel="000638C8">
          <w:rPr>
            <w:rFonts w:ascii="Times New Roman" w:hAnsi="Times New Roman" w:cs="Times New Roman"/>
            <w:sz w:val="24"/>
          </w:rPr>
          <w:delText xml:space="preserve">  </w:delText>
        </w:r>
      </w:del>
      <w:ins w:id="160" w:author="Liu, Luyu" w:date="2020-06-01T13:45:00Z">
        <w:r w:rsidR="000638C8">
          <w:rPr>
            <w:rFonts w:ascii="Times New Roman" w:hAnsi="Times New Roman" w:cs="Times New Roman"/>
            <w:sz w:val="24"/>
          </w:rPr>
          <w:t xml:space="preserve"> </w:t>
        </w:r>
      </w:ins>
      <w:r>
        <w:rPr>
          <w:rFonts w:ascii="Times New Roman" w:hAnsi="Times New Roman" w:cs="Times New Roman"/>
          <w:sz w:val="24"/>
        </w:rPr>
        <w:t>Ideally, a transit system initiates and finishes it</w:t>
      </w:r>
      <w:ins w:id="161" w:author="Jonathan Scheff" w:date="2020-06-01T12:48:00Z">
        <w:r w:rsidR="00BA6C99">
          <w:rPr>
            <w:rFonts w:ascii="Times New Roman" w:hAnsi="Times New Roman" w:cs="Times New Roman"/>
            <w:sz w:val="24"/>
          </w:rPr>
          <w:t>s</w:t>
        </w:r>
      </w:ins>
      <w:r>
        <w:rPr>
          <w:rFonts w:ascii="Times New Roman" w:hAnsi="Times New Roman" w:cs="Times New Roman"/>
          <w:sz w:val="24"/>
        </w:rPr>
        <w:t xml:space="preserve"> demand decline before there is community spread. </w:t>
      </w:r>
    </w:p>
    <w:p w14:paraId="7A082231" w14:textId="2B088D6B" w:rsidR="003A26C4" w:rsidDel="00BB15EE" w:rsidRDefault="006C6E23" w:rsidP="007E1743">
      <w:pPr>
        <w:spacing w:line="480" w:lineRule="auto"/>
        <w:ind w:firstLine="720"/>
        <w:jc w:val="both"/>
        <w:rPr>
          <w:del w:id="162" w:author="Liu, Luyu" w:date="2020-06-01T21:54:00Z"/>
          <w:rFonts w:ascii="Times New Roman" w:hAnsi="Times New Roman" w:cs="Times New Roman"/>
          <w:sz w:val="24"/>
        </w:rPr>
      </w:pPr>
      <w:ins w:id="163" w:author="Liu, Luyu" w:date="2020-06-01T21:58:00Z">
        <w:r>
          <w:rPr>
            <w:rFonts w:ascii="Times New Roman" w:hAnsi="Times New Roman" w:cs="Times New Roman"/>
            <w:sz w:val="24"/>
          </w:rPr>
          <w:t xml:space="preserve">Meanwhile, </w:t>
        </w:r>
      </w:ins>
      <w:ins w:id="164" w:author="Liu, Luyu" w:date="2020-06-01T21:54:00Z">
        <w:r>
          <w:rPr>
            <w:rFonts w:ascii="Times New Roman" w:hAnsi="Times New Roman" w:cs="Times New Roman"/>
            <w:sz w:val="24"/>
          </w:rPr>
          <w:t>t</w:t>
        </w:r>
        <w:r w:rsidR="00BB15EE">
          <w:rPr>
            <w:rFonts w:ascii="Times New Roman" w:hAnsi="Times New Roman" w:cs="Times New Roman"/>
            <w:sz w:val="24"/>
          </w:rPr>
          <w:t>he</w:t>
        </w:r>
      </w:ins>
      <w:ins w:id="165" w:author="Liu, Luyu" w:date="2020-06-01T21:58:00Z">
        <w:r w:rsidR="00343C6A">
          <w:rPr>
            <w:rFonts w:ascii="Times New Roman" w:hAnsi="Times New Roman" w:cs="Times New Roman"/>
            <w:sz w:val="24"/>
          </w:rPr>
          <w:t xml:space="preserve"> </w:t>
        </w:r>
      </w:ins>
      <w:commentRangeStart w:id="166"/>
      <w:del w:id="167" w:author="Liu, Luyu" w:date="2020-06-01T21:54:00Z">
        <w:r w:rsidR="003A26C4" w:rsidDel="00BB15EE">
          <w:rPr>
            <w:rFonts w:ascii="Times New Roman" w:hAnsi="Times New Roman" w:cs="Times New Roman"/>
            <w:sz w:val="24"/>
          </w:rPr>
          <w:delText xml:space="preserve">We justify these measures with an analogy. When the fire department investigates the evacuation of </w:delText>
        </w:r>
      </w:del>
      <w:ins w:id="168" w:author="Jonathan Scheff" w:date="2020-06-01T12:49:00Z">
        <w:del w:id="169" w:author="Liu, Luyu" w:date="2020-06-01T21:54:00Z">
          <w:r w:rsidR="00BA6C99" w:rsidDel="00BB15EE">
            <w:rPr>
              <w:rFonts w:ascii="Times New Roman" w:hAnsi="Times New Roman" w:cs="Times New Roman"/>
              <w:sz w:val="24"/>
            </w:rPr>
            <w:delText xml:space="preserve">a </w:delText>
          </w:r>
        </w:del>
      </w:ins>
      <w:del w:id="170" w:author="Liu, Luyu" w:date="2020-06-01T21:54:00Z">
        <w:r w:rsidR="003A26C4" w:rsidDel="00BB15EE">
          <w:rPr>
            <w:rFonts w:ascii="Times New Roman" w:hAnsi="Times New Roman" w:cs="Times New Roman"/>
            <w:sz w:val="24"/>
          </w:rPr>
          <w:delText xml:space="preserve">building after an alarm, they </w:delText>
        </w:r>
      </w:del>
      <w:ins w:id="171" w:author="Jonathan Scheff" w:date="2020-06-01T12:49:00Z">
        <w:del w:id="172" w:author="Liu, Luyu" w:date="2020-06-01T21:54:00Z">
          <w:r w:rsidR="00BA6C99" w:rsidDel="00BB15EE">
            <w:rPr>
              <w:rFonts w:ascii="Times New Roman" w:hAnsi="Times New Roman" w:cs="Times New Roman"/>
              <w:sz w:val="24"/>
            </w:rPr>
            <w:delText xml:space="preserve">it </w:delText>
          </w:r>
        </w:del>
      </w:ins>
      <w:del w:id="173" w:author="Liu, Luyu" w:date="2020-06-01T21:54:00Z">
        <w:r w:rsidR="003A26C4" w:rsidDel="00BB15EE">
          <w:rPr>
            <w:rFonts w:ascii="Times New Roman" w:hAnsi="Times New Roman" w:cs="Times New Roman"/>
            <w:sz w:val="24"/>
          </w:rPr>
          <w:delText>compare</w:delText>
        </w:r>
      </w:del>
      <w:ins w:id="174" w:author="Jonathan Scheff" w:date="2020-06-01T12:49:00Z">
        <w:del w:id="175" w:author="Liu, Luyu" w:date="2020-06-01T21:54:00Z">
          <w:r w:rsidR="00BA6C99" w:rsidDel="00BB15EE">
            <w:rPr>
              <w:rFonts w:ascii="Times New Roman" w:hAnsi="Times New Roman" w:cs="Times New Roman"/>
              <w:sz w:val="24"/>
            </w:rPr>
            <w:delText>s</w:delText>
          </w:r>
        </w:del>
      </w:ins>
      <w:del w:id="176" w:author="Liu, Luyu" w:date="2020-06-01T21:54:00Z">
        <w:r w:rsidR="003A26C4" w:rsidDel="00BB15EE">
          <w:rPr>
            <w:rFonts w:ascii="Times New Roman" w:hAnsi="Times New Roman" w:cs="Times New Roman"/>
            <w:sz w:val="24"/>
          </w:rPr>
          <w:delText>: i) when the alarm occurred (first community spread); ii) when people began to evacuate (cliff point) and; iii) when the building was vacated (floor point). In our case, it is also possible for people to vacate before the alarm:</w:delText>
        </w:r>
      </w:del>
      <w:del w:id="177" w:author="Liu, Luyu" w:date="2020-06-01T13:43:00Z">
        <w:r w:rsidR="003A26C4" w:rsidDel="000638C8">
          <w:rPr>
            <w:rFonts w:ascii="Times New Roman" w:hAnsi="Times New Roman" w:cs="Times New Roman"/>
            <w:sz w:val="24"/>
          </w:rPr>
          <w:delText xml:space="preserve">  </w:delText>
        </w:r>
      </w:del>
      <w:del w:id="178" w:author="Liu, Luyu" w:date="2020-06-01T21:54:00Z">
        <w:r w:rsidR="003A26C4" w:rsidDel="00BB15EE">
          <w:rPr>
            <w:rFonts w:ascii="Times New Roman" w:hAnsi="Times New Roman" w:cs="Times New Roman"/>
            <w:sz w:val="24"/>
          </w:rPr>
          <w:delText>people may hear alarms from other buildings (media reports about spread in other communities) and prophylactically vacate their building.</w:delText>
        </w:r>
      </w:del>
      <w:del w:id="179" w:author="Liu, Luyu" w:date="2020-06-01T13:43:00Z">
        <w:r w:rsidR="003A26C4" w:rsidDel="000638C8">
          <w:rPr>
            <w:rFonts w:ascii="Times New Roman" w:hAnsi="Times New Roman" w:cs="Times New Roman"/>
            <w:sz w:val="24"/>
          </w:rPr>
          <w:delText xml:space="preserve">  </w:delText>
        </w:r>
      </w:del>
      <w:del w:id="180" w:author="Liu, Luyu" w:date="2020-06-01T21:54:00Z">
        <w:r w:rsidR="003A26C4" w:rsidDel="00BB15EE">
          <w:rPr>
            <w:rFonts w:ascii="Times New Roman" w:hAnsi="Times New Roman" w:cs="Times New Roman"/>
            <w:sz w:val="24"/>
          </w:rPr>
          <w:delText>These response intervals have implications for possible exposure to the virus on public transit in a community, and the ability for social distance with less crowding on the vehicles.</w:delText>
        </w:r>
      </w:del>
      <w:del w:id="181" w:author="Liu, Luyu" w:date="2020-06-01T13:43:00Z">
        <w:r w:rsidR="003A26C4" w:rsidDel="000638C8">
          <w:rPr>
            <w:rFonts w:ascii="Times New Roman" w:hAnsi="Times New Roman" w:cs="Times New Roman"/>
            <w:sz w:val="24"/>
          </w:rPr>
          <w:delText xml:space="preserve">      </w:delText>
        </w:r>
      </w:del>
    </w:p>
    <w:p w14:paraId="251499A7" w14:textId="23D49416" w:rsidR="003A26C4" w:rsidRDefault="003A26C4" w:rsidP="007E1743">
      <w:pPr>
        <w:spacing w:line="480" w:lineRule="auto"/>
        <w:ind w:firstLine="720"/>
        <w:jc w:val="both"/>
        <w:rPr>
          <w:rFonts w:ascii="Times New Roman" w:hAnsi="Times New Roman" w:cs="Times New Roman"/>
          <w:sz w:val="24"/>
        </w:rPr>
      </w:pPr>
      <w:del w:id="182" w:author="Liu, Luyu" w:date="2020-06-01T21:54:00Z">
        <w:r w:rsidDel="00BB15EE">
          <w:rPr>
            <w:rFonts w:ascii="Times New Roman" w:hAnsi="Times New Roman" w:cs="Times New Roman"/>
            <w:sz w:val="24"/>
          </w:rPr>
          <w:delText xml:space="preserve">Typically, </w:delText>
        </w:r>
        <w:r w:rsidRPr="005529E2" w:rsidDel="00BB15EE">
          <w:rPr>
            <w:rFonts w:ascii="Times New Roman" w:hAnsi="Times New Roman" w:cs="Times New Roman"/>
            <w:sz w:val="24"/>
          </w:rPr>
          <w:delText>fire alarm</w:delText>
        </w:r>
        <w:r w:rsidDel="00BB15EE">
          <w:rPr>
            <w:rFonts w:ascii="Times New Roman" w:hAnsi="Times New Roman" w:cs="Times New Roman"/>
            <w:sz w:val="24"/>
          </w:rPr>
          <w:delText>s</w:delText>
        </w:r>
        <w:r w:rsidRPr="005529E2" w:rsidDel="00BB15EE">
          <w:rPr>
            <w:rFonts w:ascii="Times New Roman" w:hAnsi="Times New Roman" w:cs="Times New Roman"/>
            <w:sz w:val="24"/>
          </w:rPr>
          <w:delText xml:space="preserve"> </w:delText>
        </w:r>
        <w:r w:rsidDel="00BB15EE">
          <w:rPr>
            <w:rFonts w:ascii="Times New Roman" w:hAnsi="Times New Roman" w:cs="Times New Roman"/>
            <w:sz w:val="24"/>
          </w:rPr>
          <w:delText xml:space="preserve">only occur after a </w:delText>
        </w:r>
        <w:r w:rsidRPr="005529E2" w:rsidDel="00BB15EE">
          <w:rPr>
            <w:rFonts w:ascii="Times New Roman" w:hAnsi="Times New Roman" w:cs="Times New Roman"/>
            <w:sz w:val="24"/>
          </w:rPr>
          <w:delText xml:space="preserve">fire </w:delText>
        </w:r>
        <w:r w:rsidDel="00BB15EE">
          <w:rPr>
            <w:rFonts w:ascii="Times New Roman" w:hAnsi="Times New Roman" w:cs="Times New Roman"/>
            <w:sz w:val="24"/>
          </w:rPr>
          <w:delText xml:space="preserve">is reported, and the fire may have been burning for a long time. </w:delText>
        </w:r>
        <w:commentRangeEnd w:id="166"/>
        <w:r w:rsidR="00BA6C99" w:rsidDel="00BB15EE">
          <w:rPr>
            <w:rStyle w:val="CommentReference"/>
          </w:rPr>
          <w:commentReference w:id="166"/>
        </w:r>
        <w:r w:rsidDel="00BB15EE">
          <w:rPr>
            <w:rFonts w:ascii="Times New Roman" w:hAnsi="Times New Roman" w:cs="Times New Roman"/>
            <w:sz w:val="24"/>
          </w:rPr>
          <w:delText xml:space="preserve">Similarly, the </w:delText>
        </w:r>
      </w:del>
      <w:del w:id="183" w:author="Liu, Luyu" w:date="2020-06-01T21:58:00Z">
        <w:r w:rsidDel="00B13197">
          <w:rPr>
            <w:rFonts w:ascii="Times New Roman" w:hAnsi="Times New Roman" w:cs="Times New Roman"/>
            <w:sz w:val="24"/>
          </w:rPr>
          <w:delText>date</w:delText>
        </w:r>
      </w:del>
      <w:proofErr w:type="gramStart"/>
      <w:ins w:id="184" w:author="Liu, Luyu" w:date="2020-06-01T21:58:00Z">
        <w:r w:rsidR="00B13197">
          <w:rPr>
            <w:rFonts w:ascii="Times New Roman" w:hAnsi="Times New Roman" w:cs="Times New Roman"/>
            <w:sz w:val="24"/>
          </w:rPr>
          <w:t>date</w:t>
        </w:r>
      </w:ins>
      <w:proofErr w:type="gramEnd"/>
      <w:r>
        <w:rPr>
          <w:rFonts w:ascii="Times New Roman" w:hAnsi="Times New Roman" w:cs="Times New Roman"/>
          <w:sz w:val="24"/>
        </w:rPr>
        <w:t xml:space="preserve"> of first reported community spread is not necessarily the </w:t>
      </w:r>
      <w:r>
        <w:rPr>
          <w:rFonts w:ascii="Times New Roman" w:hAnsi="Times New Roman" w:cs="Times New Roman"/>
          <w:sz w:val="24"/>
        </w:rPr>
        <w:lastRenderedPageBreak/>
        <w:t>first date of actual spread due to the incubation period for the disease</w:t>
      </w:r>
      <w:commentRangeStart w:id="185"/>
      <w:r>
        <w:rPr>
          <w:rFonts w:ascii="Times New Roman" w:hAnsi="Times New Roman" w:cs="Times New Roman"/>
          <w:sz w:val="24"/>
        </w:rPr>
        <w:t>.</w:t>
      </w:r>
      <w:commentRangeEnd w:id="185"/>
      <w:r>
        <w:rPr>
          <w:rStyle w:val="CommentReference"/>
        </w:rPr>
        <w:commentReference w:id="185"/>
      </w:r>
      <w:r>
        <w:rPr>
          <w:rFonts w:ascii="Times New Roman" w:hAnsi="Times New Roman" w:cs="Times New Roman"/>
          <w:sz w:val="24"/>
        </w:rPr>
        <w:t xml:space="preserve"> The median of incubation period is 5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w:t>
      </w:r>
      <w:commentRangeStart w:id="186"/>
      <w:del w:id="187" w:author="Jonathan Scheff" w:date="2020-06-01T13:07:00Z">
        <w:r w:rsidDel="00A53C6F">
          <w:rPr>
            <w:rFonts w:ascii="Times New Roman" w:hAnsi="Times New Roman" w:cs="Times New Roman"/>
            <w:sz w:val="24"/>
          </w:rPr>
          <w:delText xml:space="preserve">The incubation lag </w:delText>
        </w:r>
        <w:commentRangeEnd w:id="186"/>
        <w:r w:rsidR="00BA6C99" w:rsidDel="00A53C6F">
          <w:rPr>
            <w:rStyle w:val="CommentReference"/>
          </w:rPr>
          <w:commentReference w:id="186"/>
        </w:r>
        <w:r w:rsidDel="00A53C6F">
          <w:rPr>
            <w:rFonts w:ascii="Times New Roman" w:hAnsi="Times New Roman" w:cs="Times New Roman"/>
            <w:sz w:val="24"/>
          </w:rPr>
          <w:delText>may be even longer based on availability</w:delText>
        </w:r>
      </w:del>
      <w:ins w:id="188" w:author="Jonathan Scheff" w:date="2020-06-01T13:07:00Z">
        <w:r w:rsidR="00A53C6F">
          <w:rPr>
            <w:rFonts w:ascii="Times New Roman" w:hAnsi="Times New Roman" w:cs="Times New Roman"/>
            <w:sz w:val="24"/>
          </w:rPr>
          <w:t>Additionally, the availability</w:t>
        </w:r>
      </w:ins>
      <w:r>
        <w:rPr>
          <w:rFonts w:ascii="Times New Roman" w:hAnsi="Times New Roman" w:cs="Times New Roman"/>
          <w:sz w:val="24"/>
        </w:rPr>
        <w:t xml:space="preserve"> of testing kits and response times from local authorities</w:t>
      </w:r>
      <w:ins w:id="189" w:author="Jonathan Scheff" w:date="2020-06-01T13:07:00Z">
        <w:r w:rsidR="00A53C6F">
          <w:rPr>
            <w:rFonts w:ascii="Times New Roman" w:hAnsi="Times New Roman" w:cs="Times New Roman"/>
            <w:sz w:val="24"/>
          </w:rPr>
          <w:t xml:space="preserve"> can </w:t>
        </w:r>
      </w:ins>
      <w:ins w:id="190" w:author="Jonathan Scheff" w:date="2020-06-01T13:08:00Z">
        <w:r w:rsidR="001D781D">
          <w:rPr>
            <w:rFonts w:ascii="Times New Roman" w:hAnsi="Times New Roman" w:cs="Times New Roman"/>
            <w:sz w:val="24"/>
          </w:rPr>
          <w:t>lead to a</w:t>
        </w:r>
      </w:ins>
      <w:ins w:id="191" w:author="Jonathan Scheff" w:date="2020-06-01T13:09:00Z">
        <w:r w:rsidR="001D781D">
          <w:rPr>
            <w:rFonts w:ascii="Times New Roman" w:hAnsi="Times New Roman" w:cs="Times New Roman"/>
            <w:sz w:val="24"/>
          </w:rPr>
          <w:t xml:space="preserve">n underestimation of </w:t>
        </w:r>
      </w:ins>
      <w:ins w:id="192" w:author="Jonathan Scheff" w:date="2020-06-01T13:10:00Z">
        <w:r w:rsidR="001D781D">
          <w:rPr>
            <w:rFonts w:ascii="Times New Roman" w:hAnsi="Times New Roman" w:cs="Times New Roman"/>
            <w:sz w:val="24"/>
          </w:rPr>
          <w:t>total cases</w:t>
        </w:r>
      </w:ins>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w:t>
      </w:r>
      <w:del w:id="193" w:author="Liu, Luyu" w:date="2020-06-01T13:43:00Z">
        <w:r w:rsidDel="000638C8">
          <w:rPr>
            <w:rFonts w:ascii="Times New Roman" w:hAnsi="Times New Roman" w:cs="Times New Roman"/>
            <w:sz w:val="24"/>
          </w:rPr>
          <w:delText xml:space="preserve">  </w:delText>
        </w:r>
      </w:del>
      <w:ins w:id="194"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Since the incubation period </w:t>
      </w:r>
      <w:ins w:id="195" w:author="Jonathan Scheff" w:date="2020-06-01T13:11:00Z">
        <w:r w:rsidR="001D781D">
          <w:rPr>
            <w:rFonts w:ascii="Times New Roman" w:hAnsi="Times New Roman" w:cs="Times New Roman"/>
            <w:sz w:val="24"/>
          </w:rPr>
          <w:t>and case load accuracy both vary</w:t>
        </w:r>
      </w:ins>
      <w:del w:id="196" w:author="Jonathan Scheff" w:date="2020-06-01T13:10:00Z">
        <w:r w:rsidDel="001D781D">
          <w:rPr>
            <w:rFonts w:ascii="Times New Roman" w:hAnsi="Times New Roman" w:cs="Times New Roman"/>
            <w:sz w:val="24"/>
          </w:rPr>
          <w:delText>is unclear</w:delText>
        </w:r>
      </w:del>
      <w:r>
        <w:rPr>
          <w:rFonts w:ascii="Times New Roman" w:hAnsi="Times New Roman" w:cs="Times New Roman"/>
          <w:sz w:val="24"/>
        </w:rPr>
        <w:t xml:space="preserve">,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3A26C4" w:rsidRPr="00E714F0" w14:paraId="455A3A13" w14:textId="77777777" w:rsidTr="005D3D41">
        <w:trPr>
          <w:trHeight w:val="486"/>
        </w:trPr>
        <w:tc>
          <w:tcPr>
            <w:tcW w:w="258" w:type="pct"/>
            <w:vAlign w:val="center"/>
          </w:tcPr>
          <w:p w14:paraId="22576C38"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commentRangeStart w:id="197"/>
        <w:commentRangeStart w:id="198"/>
        <w:tc>
          <w:tcPr>
            <w:tcW w:w="4463" w:type="pct"/>
            <w:vAlign w:val="center"/>
            <w:hideMark/>
          </w:tcPr>
          <w:p w14:paraId="2A237F81" w14:textId="1ECCE2CA" w:rsidR="003A26C4" w:rsidRPr="0053358D" w:rsidRDefault="00EF0AB6" w:rsidP="007E1743">
            <w:pPr>
              <w:spacing w:line="48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w:commentRangeEnd w:id="197"/>
                <m:r>
                  <m:rPr>
                    <m:sty m:val="p"/>
                  </m:rPr>
                  <w:rPr>
                    <w:rStyle w:val="CommentReference"/>
                  </w:rPr>
                  <w:commentReference w:id="197"/>
                </m:r>
                <w:commentRangeEnd w:id="198"/>
                <m:r>
                  <m:rPr>
                    <m:sty m:val="p"/>
                  </m:rPr>
                  <w:rPr>
                    <w:rStyle w:val="CommentReference"/>
                  </w:rPr>
                  <w:commentReference w:id="198"/>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2EDF3DFF" w14:textId="011AF497"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744F3">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5D3D41" w:rsidRPr="00E714F0" w14:paraId="0726EAD2" w14:textId="77777777" w:rsidTr="005D3D41">
        <w:trPr>
          <w:trHeight w:val="486"/>
        </w:trPr>
        <w:tc>
          <w:tcPr>
            <w:tcW w:w="258" w:type="pct"/>
            <w:vAlign w:val="center"/>
          </w:tcPr>
          <w:p w14:paraId="406C90EB" w14:textId="77777777" w:rsidR="007744F3" w:rsidRPr="00E714F0" w:rsidRDefault="007744F3" w:rsidP="007E1743">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4BE5AC09" w14:textId="77777777" w:rsidR="007744F3" w:rsidRPr="007744F3" w:rsidRDefault="00EF0AB6" w:rsidP="007E1743">
            <w:pPr>
              <w:spacing w:line="48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4505B614" w14:textId="4A544AF8" w:rsidR="007744F3" w:rsidRPr="00E714F0" w:rsidRDefault="007744F3"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3172CDF5" w14:textId="3ACCABEB" w:rsidR="003A26C4" w:rsidRPr="006B2355" w:rsidRDefault="003A26C4" w:rsidP="007E1743">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w:t>
      </w:r>
      <w:ins w:id="199" w:author="Jonathan Scheff" w:date="2020-06-01T13:14:00Z">
        <w:r w:rsidR="001D781D">
          <w:rPr>
            <w:rFonts w:ascii="Times New Roman" w:hAnsi="Times New Roman" w:cs="Times New Roman"/>
            <w:sz w:val="24"/>
          </w:rPr>
          <w:t xml:space="preserve">; and </w:t>
        </w:r>
        <w:proofErr w:type="spellStart"/>
        <w:r w:rsidR="001D781D">
          <w:rPr>
            <w:rFonts w:ascii="Times New Roman" w:hAnsi="Times New Roman" w:cs="Times New Roman"/>
            <w:sz w:val="24"/>
          </w:rPr>
          <w:t>r</w:t>
        </w:r>
        <w:r w:rsidR="001D781D" w:rsidRPr="001D781D">
          <w:rPr>
            <w:rFonts w:ascii="Times New Roman" w:hAnsi="Times New Roman" w:cs="Times New Roman"/>
            <w:sz w:val="24"/>
            <w:vertAlign w:val="subscript"/>
            <w:rPrChange w:id="200" w:author="Jonathan Scheff" w:date="2020-06-01T13:14:00Z">
              <w:rPr>
                <w:rFonts w:ascii="Times New Roman" w:hAnsi="Times New Roman" w:cs="Times New Roman"/>
                <w:sz w:val="24"/>
              </w:rPr>
            </w:rPrChange>
          </w:rPr>
          <w:t>c</w:t>
        </w:r>
        <w:proofErr w:type="spellEnd"/>
        <w:r w:rsidR="001D781D">
          <w:rPr>
            <w:rFonts w:ascii="Times New Roman" w:hAnsi="Times New Roman" w:cs="Times New Roman"/>
            <w:sz w:val="24"/>
          </w:rPr>
          <w:t xml:space="preserve"> and </w:t>
        </w:r>
        <w:proofErr w:type="spellStart"/>
        <w:r w:rsidR="001D781D">
          <w:rPr>
            <w:rFonts w:ascii="Times New Roman" w:hAnsi="Times New Roman" w:cs="Times New Roman"/>
            <w:sz w:val="24"/>
          </w:rPr>
          <w:t>r</w:t>
        </w:r>
        <w:r w:rsidR="001D781D" w:rsidRPr="001D781D">
          <w:rPr>
            <w:rFonts w:ascii="Times New Roman" w:hAnsi="Times New Roman" w:cs="Times New Roman"/>
            <w:sz w:val="24"/>
            <w:vertAlign w:val="subscript"/>
            <w:rPrChange w:id="201" w:author="Jonathan Scheff" w:date="2020-06-01T13:14:00Z">
              <w:rPr>
                <w:rFonts w:ascii="Times New Roman" w:hAnsi="Times New Roman" w:cs="Times New Roman"/>
                <w:sz w:val="24"/>
              </w:rPr>
            </w:rPrChange>
          </w:rPr>
          <w:t>f</w:t>
        </w:r>
        <w:proofErr w:type="spellEnd"/>
        <w:r w:rsidR="001D781D">
          <w:rPr>
            <w:rFonts w:ascii="Times New Roman" w:hAnsi="Times New Roman" w:cs="Times New Roman"/>
            <w:sz w:val="24"/>
          </w:rPr>
          <w:t xml:space="preserve"> are the response inter</w:t>
        </w:r>
      </w:ins>
      <w:ins w:id="202" w:author="Jonathan Scheff" w:date="2020-06-01T13:15:00Z">
        <w:r w:rsidR="001D781D">
          <w:rPr>
            <w:rFonts w:ascii="Times New Roman" w:hAnsi="Times New Roman" w:cs="Times New Roman"/>
            <w:sz w:val="24"/>
          </w:rPr>
          <w:t xml:space="preserve">vals. A </w:t>
        </w:r>
      </w:ins>
      <w:del w:id="203" w:author="Jonathan Scheff" w:date="2020-06-01T13:13:00Z">
        <w:r w:rsidDel="001D781D">
          <w:rPr>
            <w:rFonts w:ascii="Times New Roman" w:hAnsi="Times New Roman" w:cs="Times New Roman"/>
            <w:sz w:val="24"/>
          </w:rPr>
          <w:delText xml:space="preserve">. </w:delText>
        </w:r>
      </w:del>
      <w:del w:id="204" w:author="Jonathan Scheff" w:date="2020-06-01T13:15:00Z">
        <w:r w:rsidDel="001D781D">
          <w:rPr>
            <w:rFonts w:ascii="Times New Roman" w:hAnsi="Times New Roman" w:cs="Times New Roman"/>
            <w:sz w:val="24"/>
          </w:rPr>
          <w:delText>P</w:delText>
        </w:r>
      </w:del>
      <w:ins w:id="205" w:author="Jonathan Scheff" w:date="2020-06-01T13:15:00Z">
        <w:r w:rsidR="001D781D">
          <w:rPr>
            <w:rFonts w:ascii="Times New Roman" w:hAnsi="Times New Roman" w:cs="Times New Roman"/>
            <w:sz w:val="24"/>
          </w:rPr>
          <w:t>p</w:t>
        </w:r>
      </w:ins>
      <w:r>
        <w:rPr>
          <w:rFonts w:ascii="Times New Roman" w:hAnsi="Times New Roman" w:cs="Times New Roman"/>
          <w:sz w:val="24"/>
        </w:rPr>
        <w:t xml:space="preserve">ositive response interval means that the transit users responded earlier than the epidemic spread; the larger the value is, </w:t>
      </w:r>
      <w:ins w:id="206" w:author="Jonathan Scheff" w:date="2020-06-01T13:21:00Z">
        <w:r w:rsidR="008E78E8">
          <w:rPr>
            <w:rFonts w:ascii="Times New Roman" w:hAnsi="Times New Roman" w:cs="Times New Roman"/>
            <w:sz w:val="24"/>
          </w:rPr>
          <w:t xml:space="preserve">the </w:t>
        </w:r>
      </w:ins>
      <w:commentRangeStart w:id="207"/>
      <w:commentRangeStart w:id="208"/>
      <w:del w:id="209" w:author="Jonathan Scheff" w:date="2020-06-01T13:15:00Z">
        <w:r w:rsidDel="001D781D">
          <w:rPr>
            <w:rFonts w:ascii="Times New Roman" w:hAnsi="Times New Roman" w:cs="Times New Roman"/>
            <w:sz w:val="24"/>
          </w:rPr>
          <w:delText>the less risk the transit users are exposed to the virus</w:delText>
        </w:r>
      </w:del>
      <w:ins w:id="210" w:author="Jonathan Scheff" w:date="2020-06-01T13:15:00Z">
        <w:r w:rsidR="001D781D">
          <w:rPr>
            <w:rFonts w:ascii="Times New Roman" w:hAnsi="Times New Roman" w:cs="Times New Roman"/>
            <w:sz w:val="24"/>
          </w:rPr>
          <w:t>earlier the transit users responded relative to the onset of the spread of the virus</w:t>
        </w:r>
      </w:ins>
      <w:commentRangeEnd w:id="207"/>
      <w:ins w:id="211" w:author="Jonathan Scheff" w:date="2020-06-01T13:16:00Z">
        <w:r w:rsidR="001D781D">
          <w:rPr>
            <w:rStyle w:val="CommentReference"/>
          </w:rPr>
          <w:commentReference w:id="207"/>
        </w:r>
      </w:ins>
      <w:commentRangeEnd w:id="208"/>
      <w:r w:rsidR="00130B03">
        <w:rPr>
          <w:rStyle w:val="CommentReference"/>
        </w:rPr>
        <w:commentReference w:id="208"/>
      </w:r>
      <w:r>
        <w:rPr>
          <w:rFonts w:ascii="Times New Roman" w:hAnsi="Times New Roman" w:cs="Times New Roman"/>
          <w:sz w:val="24"/>
        </w:rPr>
        <w:t xml:space="preserve">.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ins w:id="212" w:author="Jonathan Scheff" w:date="2020-06-01T13:19:00Z">
        <w:r w:rsidR="001D4289">
          <w:rPr>
            <w:rFonts w:ascii="Times New Roman" w:hAnsi="Times New Roman" w:cs="Times New Roman"/>
            <w:sz w:val="24"/>
          </w:rPr>
          <w:t>time</w:t>
        </w:r>
      </w:ins>
      <w:del w:id="213" w:author="Jonathan Scheff" w:date="2020-06-01T13:19:00Z">
        <w:r w:rsidRPr="006B2355" w:rsidDel="001D4289">
          <w:rPr>
            <w:rFonts w:ascii="Times New Roman" w:hAnsi="Times New Roman" w:cs="Times New Roman"/>
            <w:sz w:val="24"/>
          </w:rPr>
          <w:delText>speed</w:delText>
        </w:r>
      </w:del>
      <w:ins w:id="214" w:author="Jonathan Scheff" w:date="2020-06-01T13:22:00Z">
        <w:r w:rsidR="008E78E8">
          <w:rPr>
            <w:rFonts w:ascii="Times New Roman" w:hAnsi="Times New Roman" w:cs="Times New Roman"/>
            <w:sz w:val="24"/>
          </w:rPr>
          <w:t xml:space="preserve"> (a negative floor response interval that is large in magnitude, for example, indicates that public transit reached its minimum level long after t</w:t>
        </w:r>
      </w:ins>
      <w:ins w:id="215" w:author="Jonathan Scheff" w:date="2020-06-01T13:23:00Z">
        <w:r w:rsidR="008E78E8">
          <w:rPr>
            <w:rFonts w:ascii="Times New Roman" w:hAnsi="Times New Roman" w:cs="Times New Roman"/>
            <w:sz w:val="24"/>
          </w:rPr>
          <w:t>he first confirmed case in the county).</w:t>
        </w:r>
      </w:ins>
      <w:del w:id="216" w:author="Jonathan Scheff" w:date="2020-06-01T13:22:00Z">
        <w:r w:rsidRPr="006B2355" w:rsidDel="008E78E8">
          <w:rPr>
            <w:rFonts w:ascii="Times New Roman" w:hAnsi="Times New Roman" w:cs="Times New Roman"/>
            <w:sz w:val="24"/>
          </w:rPr>
          <w:delText xml:space="preserve">. </w:delText>
        </w:r>
      </w:del>
    </w:p>
    <w:p w14:paraId="1C540ECA" w14:textId="77777777" w:rsidR="003A26C4" w:rsidRPr="006B2355" w:rsidRDefault="003A26C4" w:rsidP="007E1743">
      <w:pPr>
        <w:spacing w:line="480" w:lineRule="auto"/>
        <w:rPr>
          <w:rFonts w:ascii="Times New Roman" w:hAnsi="Times New Roman" w:cs="Times New Roman"/>
          <w:sz w:val="24"/>
        </w:rPr>
      </w:pPr>
    </w:p>
    <w:p w14:paraId="5FC82C9A"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commentRangeStart w:id="217"/>
      <w:commentRangeEnd w:id="217"/>
      <w:r w:rsidRPr="006B2355">
        <w:rPr>
          <w:rStyle w:val="CommentReference"/>
          <w:b/>
        </w:rPr>
        <w:commentReference w:id="217"/>
      </w:r>
    </w:p>
    <w:p w14:paraId="1D640C41" w14:textId="2F8477CB" w:rsidR="003A26C4" w:rsidRDefault="003A26C4" w:rsidP="007E1743">
      <w:pPr>
        <w:spacing w:line="480" w:lineRule="auto"/>
        <w:jc w:val="both"/>
        <w:rPr>
          <w:rFonts w:ascii="Times New Roman" w:hAnsi="Times New Roman" w:cs="Times New Roman"/>
          <w:sz w:val="24"/>
        </w:rPr>
      </w:pPr>
      <w:r w:rsidRPr="006B2355">
        <w:rPr>
          <w:rFonts w:ascii="Times New Roman" w:hAnsi="Times New Roman" w:cs="Times New Roman"/>
          <w:sz w:val="24"/>
        </w:rPr>
        <w:t>The analyses based on the average daily transit demand shows the coarse-grained temporal variation among different transit system</w:t>
      </w:r>
      <w:ins w:id="218" w:author="Jonathan Scheff" w:date="2020-06-01T13:27:00Z">
        <w:r w:rsidR="0036697D">
          <w:rPr>
            <w:rFonts w:ascii="Times New Roman" w:hAnsi="Times New Roman" w:cs="Times New Roman"/>
            <w:sz w:val="24"/>
          </w:rPr>
          <w:t>s</w:t>
        </w:r>
      </w:ins>
      <w:r w:rsidRPr="006B2355">
        <w:rPr>
          <w:rFonts w:ascii="Times New Roman" w:hAnsi="Times New Roman" w:cs="Times New Roman"/>
          <w:sz w:val="24"/>
        </w:rPr>
        <w:t>.</w:t>
      </w:r>
      <w:del w:id="219" w:author="Liu, Luyu" w:date="2020-06-01T13:43:00Z">
        <w:r w:rsidRPr="006B2355" w:rsidDel="000638C8">
          <w:rPr>
            <w:rFonts w:ascii="Times New Roman" w:hAnsi="Times New Roman" w:cs="Times New Roman"/>
            <w:sz w:val="24"/>
          </w:rPr>
          <w:delText xml:space="preserve">  </w:delText>
        </w:r>
      </w:del>
      <w:ins w:id="220"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del w:id="221" w:author="Liu, Luyu" w:date="2020-06-01T13:43:00Z">
        <w:r w:rsidRPr="006B2355" w:rsidDel="000638C8">
          <w:rPr>
            <w:rFonts w:ascii="Times New Roman" w:hAnsi="Times New Roman" w:cs="Times New Roman"/>
            <w:sz w:val="24"/>
          </w:rPr>
          <w:delText xml:space="preserve">  </w:delText>
        </w:r>
      </w:del>
      <w:ins w:id="222" w:author="Liu, Luyu" w:date="2020-06-01T13:45:00Z">
        <w:r w:rsidR="000638C8">
          <w:rPr>
            <w:rFonts w:ascii="Times New Roman" w:hAnsi="Times New Roman" w:cs="Times New Roman"/>
            <w:sz w:val="24"/>
          </w:rPr>
          <w:t xml:space="preserve"> </w:t>
        </w:r>
      </w:ins>
      <w:r w:rsidRPr="006B2355">
        <w:rPr>
          <w:rFonts w:ascii="Times New Roman" w:hAnsi="Times New Roman" w:cs="Times New Roman"/>
          <w:sz w:val="24"/>
        </w:rPr>
        <w:t xml:space="preserve">For example, </w:t>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separate"/>
      </w:r>
      <w:r w:rsidR="00B75253" w:rsidRPr="009457DC">
        <w:rPr>
          <w:rFonts w:ascii="Times New Roman" w:hAnsi="Times New Roman" w:cs="Times New Roman"/>
          <w:sz w:val="24"/>
        </w:rPr>
        <w:t>Figure 1</w:t>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w:t>
      </w:r>
      <w:del w:id="223" w:author="Liu, Luyu" w:date="2020-06-01T13:43:00Z">
        <w:r w:rsidDel="000638C8">
          <w:rPr>
            <w:rFonts w:ascii="Times New Roman" w:hAnsi="Times New Roman" w:cs="Times New Roman"/>
            <w:sz w:val="24"/>
          </w:rPr>
          <w:delText xml:space="preserve">  </w:delText>
        </w:r>
      </w:del>
      <w:ins w:id="224" w:author="Liu, Luyu" w:date="2020-06-01T13:44:00Z">
        <w:r w:rsidR="000638C8">
          <w:rPr>
            <w:rFonts w:ascii="Times New Roman" w:hAnsi="Times New Roman" w:cs="Times New Roman"/>
            <w:sz w:val="24"/>
          </w:rPr>
          <w:t xml:space="preserve"> </w:t>
        </w:r>
      </w:ins>
      <w:del w:id="225" w:author="Liu, Luyu" w:date="2020-06-01T13:44:00Z">
        <w:r w:rsidDel="000638C8">
          <w:rPr>
            <w:rFonts w:ascii="Times New Roman" w:hAnsi="Times New Roman" w:cs="Times New Roman"/>
            <w:sz w:val="24"/>
          </w:rPr>
          <w:delText xml:space="preserve"> </w:delText>
        </w:r>
      </w:del>
      <w:r>
        <w:rPr>
          <w:rFonts w:ascii="Times New Roman" w:hAnsi="Times New Roman" w:cs="Times New Roman"/>
          <w:sz w:val="24"/>
        </w:rPr>
        <w:t xml:space="preserve">The higher and </w:t>
      </w:r>
      <w:r>
        <w:rPr>
          <w:rFonts w:ascii="Times New Roman" w:hAnsi="Times New Roman" w:cs="Times New Roman"/>
          <w:sz w:val="24"/>
        </w:rPr>
        <w:lastRenderedPageBreak/>
        <w:t>peaky curve is a typical US daily travel demand pattern, with morning and afternoon peak demand periods corresponding to commuting to and from work</w:t>
      </w:r>
      <w:ins w:id="226" w:author="Jonathan Scheff" w:date="2020-06-01T13:28:00Z">
        <w:r w:rsidR="0036697D">
          <w:rPr>
            <w:rFonts w:ascii="Times New Roman" w:hAnsi="Times New Roman" w:cs="Times New Roman"/>
            <w:sz w:val="24"/>
          </w:rPr>
          <w:t xml:space="preserve"> (</w:t>
        </w:r>
        <w:r w:rsidR="00E3124F">
          <w:rPr>
            <w:rFonts w:ascii="Times New Roman" w:hAnsi="Times New Roman" w:cs="Times New Roman"/>
            <w:sz w:val="24"/>
          </w:rPr>
          <w:t>for the “standard”, nine-to-five work day)</w:t>
        </w:r>
      </w:ins>
      <w:r>
        <w:rPr>
          <w:rFonts w:ascii="Times New Roman" w:hAnsi="Times New Roman" w:cs="Times New Roman"/>
          <w:sz w:val="24"/>
        </w:rPr>
        <w:t>, respectively.</w:t>
      </w:r>
      <w:del w:id="227" w:author="Liu, Luyu" w:date="2020-06-01T13:43:00Z">
        <w:r w:rsidDel="000638C8">
          <w:rPr>
            <w:rFonts w:ascii="Times New Roman" w:hAnsi="Times New Roman" w:cs="Times New Roman"/>
            <w:sz w:val="24"/>
          </w:rPr>
          <w:delText xml:space="preserve">  </w:delText>
        </w:r>
      </w:del>
      <w:ins w:id="228" w:author="Liu, Luyu" w:date="2020-06-01T13:45:00Z">
        <w:r w:rsidR="000638C8">
          <w:rPr>
            <w:rFonts w:ascii="Times New Roman" w:hAnsi="Times New Roman" w:cs="Times New Roman"/>
            <w:sz w:val="24"/>
          </w:rPr>
          <w:t xml:space="preserve"> </w:t>
        </w:r>
      </w:ins>
      <w:r>
        <w:rPr>
          <w:rFonts w:ascii="Times New Roman" w:hAnsi="Times New Roman" w:cs="Times New Roman"/>
          <w:sz w:val="24"/>
        </w:rPr>
        <w:t>In contrast, the COVID demand curve indicates not only lower demand, but less pronounced peak demand periods.</w:t>
      </w:r>
    </w:p>
    <w:p w14:paraId="2236DA34" w14:textId="77777777" w:rsidR="003A26C4" w:rsidRDefault="003A26C4" w:rsidP="007E1743">
      <w:pPr>
        <w:spacing w:line="480" w:lineRule="auto"/>
        <w:jc w:val="both"/>
        <w:rPr>
          <w:rFonts w:ascii="Times New Roman" w:hAnsi="Times New Roman" w:cs="Times New Roman"/>
          <w:sz w:val="24"/>
        </w:rPr>
      </w:pPr>
    </w:p>
    <w:p w14:paraId="2D5DC666" w14:textId="77777777" w:rsidR="003A26C4" w:rsidRDefault="003A26C4" w:rsidP="007E1743">
      <w:pPr>
        <w:keepNext/>
        <w:spacing w:line="480" w:lineRule="auto"/>
        <w:jc w:val="center"/>
      </w:pPr>
      <w:r w:rsidRPr="00822762">
        <w:rPr>
          <w:rFonts w:ascii="Times New Roman" w:hAnsi="Times New Roman" w:cs="Times New Roman"/>
          <w:noProof/>
          <w:sz w:val="24"/>
        </w:rPr>
        <w:drawing>
          <wp:inline distT="0" distB="0" distL="0" distR="0" wp14:anchorId="5BDEEBCB" wp14:editId="1208B034">
            <wp:extent cx="4272077" cy="3204058"/>
            <wp:effectExtent l="0" t="0" r="0" b="0"/>
            <wp:docPr id="2" name="Picture 2"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0190F1CD" w14:textId="77777777" w:rsidR="003A26C4" w:rsidRPr="009457DC" w:rsidRDefault="003A26C4" w:rsidP="007E1743">
      <w:pPr>
        <w:spacing w:line="480" w:lineRule="auto"/>
        <w:jc w:val="center"/>
        <w:rPr>
          <w:rFonts w:ascii="Times New Roman" w:hAnsi="Times New Roman" w:cs="Times New Roman"/>
          <w:sz w:val="24"/>
        </w:rPr>
      </w:pPr>
      <w:bookmarkStart w:id="229" w:name="_Ref40969774"/>
      <w:r w:rsidRPr="009457DC">
        <w:rPr>
          <w:rFonts w:ascii="Times New Roman" w:hAnsi="Times New Roman" w:cs="Times New Roman"/>
          <w:sz w:val="24"/>
        </w:rPr>
        <w:t xml:space="preserve">Figure </w:t>
      </w:r>
      <w:r w:rsidRPr="009457DC">
        <w:rPr>
          <w:rFonts w:ascii="Times New Roman" w:hAnsi="Times New Roman" w:cs="Times New Roman"/>
          <w:sz w:val="24"/>
        </w:rPr>
        <w:fldChar w:fldCharType="begin"/>
      </w:r>
      <w:r w:rsidRPr="009457DC">
        <w:rPr>
          <w:rFonts w:ascii="Times New Roman" w:hAnsi="Times New Roman" w:cs="Times New Roman"/>
          <w:sz w:val="24"/>
        </w:rPr>
        <w:instrText xml:space="preserve"> SEQ Figure \* ARABIC </w:instrText>
      </w:r>
      <w:r w:rsidRPr="009457DC">
        <w:rPr>
          <w:rFonts w:ascii="Times New Roman" w:hAnsi="Times New Roman" w:cs="Times New Roman"/>
          <w:sz w:val="24"/>
        </w:rPr>
        <w:fldChar w:fldCharType="separate"/>
      </w:r>
      <w:r w:rsidRPr="009457DC">
        <w:rPr>
          <w:rFonts w:ascii="Times New Roman" w:hAnsi="Times New Roman" w:cs="Times New Roman"/>
          <w:sz w:val="24"/>
        </w:rPr>
        <w:t>1</w:t>
      </w:r>
      <w:r w:rsidRPr="009457DC">
        <w:rPr>
          <w:rFonts w:ascii="Times New Roman" w:hAnsi="Times New Roman" w:cs="Times New Roman"/>
          <w:sz w:val="24"/>
        </w:rPr>
        <w:fldChar w:fldCharType="end"/>
      </w:r>
      <w:bookmarkEnd w:id="229"/>
      <w:r w:rsidRPr="009457DC">
        <w:rPr>
          <w:rFonts w:ascii="Times New Roman" w:hAnsi="Times New Roman" w:cs="Times New Roman"/>
          <w:sz w:val="24"/>
        </w:rPr>
        <w:t>: MTA New York City Subway hourly transit demand curve</w:t>
      </w:r>
      <w:r>
        <w:rPr>
          <w:rFonts w:ascii="Times New Roman" w:hAnsi="Times New Roman" w:cs="Times New Roman"/>
          <w:sz w:val="24"/>
        </w:rPr>
        <w:t>s</w:t>
      </w:r>
      <w:r w:rsidRPr="009457DC">
        <w:rPr>
          <w:rFonts w:ascii="Times New Roman" w:hAnsi="Times New Roman" w:cs="Times New Roman"/>
          <w:sz w:val="24"/>
        </w:rPr>
        <w:t xml:space="preserve"> (blue: </w:t>
      </w:r>
      <w:r>
        <w:rPr>
          <w:rFonts w:ascii="Times New Roman" w:hAnsi="Times New Roman" w:cs="Times New Roman"/>
          <w:sz w:val="24"/>
        </w:rPr>
        <w:t xml:space="preserve">typical </w:t>
      </w:r>
      <w:r w:rsidRPr="009457DC">
        <w:rPr>
          <w:rFonts w:ascii="Times New Roman" w:hAnsi="Times New Roman" w:cs="Times New Roman"/>
          <w:sz w:val="24"/>
        </w:rPr>
        <w:t xml:space="preserve">curve; orange: </w:t>
      </w:r>
      <w:r>
        <w:rPr>
          <w:rFonts w:ascii="Times New Roman" w:hAnsi="Times New Roman" w:cs="Times New Roman"/>
          <w:sz w:val="24"/>
        </w:rPr>
        <w:t>COVID</w:t>
      </w:r>
      <w:r w:rsidRPr="009457DC">
        <w:rPr>
          <w:rFonts w:ascii="Times New Roman" w:hAnsi="Times New Roman" w:cs="Times New Roman"/>
          <w:sz w:val="24"/>
        </w:rPr>
        <w:t xml:space="preserve"> curve)</w:t>
      </w:r>
    </w:p>
    <w:p w14:paraId="30990889" w14:textId="3DB04D90"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w:t>
      </w:r>
      <w:del w:id="230" w:author="Liu, Luyu" w:date="2020-06-01T13:43:00Z">
        <w:r w:rsidDel="000638C8">
          <w:rPr>
            <w:rFonts w:ascii="Times New Roman" w:hAnsi="Times New Roman" w:cs="Times New Roman"/>
            <w:sz w:val="24"/>
          </w:rPr>
          <w:delText xml:space="preserve">  </w:delText>
        </w:r>
      </w:del>
      <w:ins w:id="231" w:author="Liu, Luyu" w:date="2020-06-01T13:45:00Z">
        <w:r w:rsidR="000638C8">
          <w:rPr>
            <w:rFonts w:ascii="Times New Roman" w:hAnsi="Times New Roman" w:cs="Times New Roman"/>
            <w:sz w:val="24"/>
          </w:rPr>
          <w:t xml:space="preserve"> </w:t>
        </w:r>
      </w:ins>
      <w:r>
        <w:rPr>
          <w:rFonts w:ascii="Times New Roman" w:hAnsi="Times New Roman" w:cs="Times New Roman"/>
          <w:sz w:val="24"/>
        </w:rPr>
        <w:t>This involves measuring the transformations required to superimposing the two curves.</w:t>
      </w:r>
      <w:del w:id="232" w:author="Liu, Luyu" w:date="2020-06-01T13:43:00Z">
        <w:r w:rsidDel="000638C8">
          <w:rPr>
            <w:rFonts w:ascii="Times New Roman" w:hAnsi="Times New Roman" w:cs="Times New Roman"/>
            <w:sz w:val="24"/>
          </w:rPr>
          <w:delText xml:space="preserve">  </w:delText>
        </w:r>
      </w:del>
      <w:ins w:id="233"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w:t>
      </w:r>
      <w:del w:id="234" w:author="Liu, Luyu" w:date="2020-06-01T13:43:00Z">
        <w:r w:rsidDel="000638C8">
          <w:rPr>
            <w:rFonts w:ascii="Times New Roman" w:hAnsi="Times New Roman" w:cs="Times New Roman"/>
            <w:sz w:val="24"/>
          </w:rPr>
          <w:delText xml:space="preserve">  </w:delText>
        </w:r>
      </w:del>
      <w:ins w:id="235" w:author="Liu, Luyu" w:date="2020-06-01T13:45:00Z">
        <w:r w:rsidR="000638C8">
          <w:rPr>
            <w:rFonts w:ascii="Times New Roman" w:hAnsi="Times New Roman" w:cs="Times New Roman"/>
            <w:sz w:val="24"/>
          </w:rPr>
          <w:t xml:space="preserve"> </w:t>
        </w:r>
      </w:ins>
      <w:r>
        <w:rPr>
          <w:rFonts w:ascii="Times New Roman" w:hAnsi="Times New Roman" w:cs="Times New Roman"/>
          <w:sz w:val="24"/>
        </w:rPr>
        <w:t xml:space="preserve">In the case of one-dimensional </w:t>
      </w:r>
      <w:r>
        <w:rPr>
          <w:rFonts w:ascii="Times New Roman" w:hAnsi="Times New Roman" w:cs="Times New Roman"/>
          <w:sz w:val="24"/>
        </w:rPr>
        <w:lastRenderedPageBreak/>
        <w:t>curves, only scaling is appro</w:t>
      </w:r>
      <w:r w:rsidR="00387B55">
        <w:rPr>
          <w:rFonts w:ascii="Times New Roman" w:hAnsi="Times New Roman" w:cs="Times New Roman"/>
          <w:sz w:val="24"/>
        </w:rPr>
        <w:t xml:space="preserve">priate. We use a stretch factor </w:t>
      </w:r>
      <w:r w:rsidR="00387B55" w:rsidRPr="00387B55">
        <w:rPr>
          <w:rFonts w:ascii="Times New Roman" w:hAnsi="Times New Roman" w:cs="Times New Roman"/>
          <w:i/>
          <w:sz w:val="24"/>
        </w:rPr>
        <w:t>p</w:t>
      </w:r>
      <w:r w:rsidR="00387B55">
        <w:rPr>
          <w:rFonts w:ascii="Times New Roman" w:hAnsi="Times New Roman" w:cs="Times New Roman"/>
          <w:sz w:val="24"/>
        </w:rPr>
        <w:t xml:space="preserve"> </w:t>
      </w:r>
      <w:r>
        <w:rPr>
          <w:rFonts w:ascii="Times New Roman" w:hAnsi="Times New Roman" w:cs="Times New Roman"/>
          <w:sz w:val="24"/>
        </w:rPr>
        <w:t xml:space="preserve">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3A26C4" w:rsidRPr="00E714F0" w14:paraId="4CB90B79" w14:textId="77777777" w:rsidTr="00B75253">
        <w:trPr>
          <w:trHeight w:val="820"/>
          <w:jc w:val="center"/>
        </w:trPr>
        <w:tc>
          <w:tcPr>
            <w:tcW w:w="258" w:type="pct"/>
            <w:vAlign w:val="center"/>
          </w:tcPr>
          <w:p w14:paraId="79E9390C"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3E7F6E" w14:textId="77777777" w:rsidR="003A26C4" w:rsidRDefault="003A26C4" w:rsidP="007E1743">
            <w:pPr>
              <w:spacing w:line="48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0FAB56C9" w14:textId="77777777" w:rsidR="003A26C4" w:rsidRPr="0053358D" w:rsidRDefault="003A26C4" w:rsidP="007E1743">
            <w:pPr>
              <w:spacing w:line="48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3B2D1CDD" w14:textId="47241273"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1F9FBD8" w14:textId="01B28891" w:rsidR="003A26C4" w:rsidRDefault="004B68F2" w:rsidP="007E1743">
      <w:pPr>
        <w:spacing w:line="480" w:lineRule="auto"/>
        <w:jc w:val="both"/>
        <w:rPr>
          <w:rFonts w:ascii="Times New Roman" w:hAnsi="Times New Roman" w:cs="Times New Roman"/>
          <w:sz w:val="24"/>
        </w:rPr>
      </w:pPr>
      <w:r>
        <w:rPr>
          <w:rFonts w:ascii="Times New Roman" w:hAnsi="Times New Roman" w:cs="Times New Roman"/>
          <w:sz w:val="24"/>
        </w:rPr>
        <w:t xml:space="preserve">Where </w:t>
      </w:r>
      <w:proofErr w:type="gramStart"/>
      <w:r w:rsidRPr="004B68F2">
        <w:rPr>
          <w:rFonts w:ascii="Times New Roman" w:hAnsi="Times New Roman" w:cs="Times New Roman"/>
          <w:i/>
          <w:sz w:val="24"/>
        </w:rPr>
        <w:t>S(</w:t>
      </w:r>
      <w:proofErr w:type="gramEnd"/>
      <w:r w:rsidRPr="004B68F2">
        <w:rPr>
          <w:rFonts w:ascii="Times New Roman" w:hAnsi="Times New Roman" w:cs="Times New Roman"/>
          <w:i/>
          <w:sz w:val="24"/>
        </w:rPr>
        <w:t>p)</w:t>
      </w:r>
      <w:r>
        <w:rPr>
          <w:rFonts w:ascii="Times New Roman" w:hAnsi="Times New Roman" w:cs="Times New Roman"/>
          <w:sz w:val="24"/>
        </w:rPr>
        <w:t xml:space="preserve"> </w:t>
      </w:r>
      <w:r w:rsidR="003A26C4">
        <w:rPr>
          <w:rFonts w:ascii="Times New Roman" w:hAnsi="Times New Roman" w:cs="Times New Roman"/>
          <w:sz w:val="24"/>
        </w:rPr>
        <w:t xml:space="preserve">is the </w:t>
      </w:r>
      <w:r w:rsidR="003A26C4" w:rsidRPr="009C44A2">
        <w:rPr>
          <w:rFonts w:ascii="Times New Roman" w:hAnsi="Times New Roman" w:cs="Times New Roman"/>
          <w:sz w:val="24"/>
        </w:rPr>
        <w:t>Procrustes distance</w:t>
      </w:r>
      <w:r w:rsidR="002F4605">
        <w:rPr>
          <w:rFonts w:ascii="Times New Roman" w:hAnsi="Times New Roman" w:cs="Times New Roman"/>
          <w:sz w:val="24"/>
        </w:rPr>
        <w:t xml:space="preserve"> between the two curves, </w:t>
      </w:r>
      <w:r w:rsidR="002F4605" w:rsidRPr="002F4605">
        <w:rPr>
          <w:rFonts w:ascii="Times New Roman" w:hAnsi="Times New Roman" w:cs="Times New Roman"/>
          <w:i/>
          <w:sz w:val="24"/>
        </w:rPr>
        <w:t>p</w:t>
      </w:r>
      <w:r w:rsidR="003A26C4">
        <w:rPr>
          <w:rFonts w:ascii="Times New Roman" w:hAnsi="Times New Roman" w:cs="Times New Roman"/>
          <w:sz w:val="24"/>
        </w:rPr>
        <w:t xml:space="preserve"> is the </w:t>
      </w:r>
      <w:r w:rsidR="003A26C4" w:rsidRPr="009457DC">
        <w:rPr>
          <w:rFonts w:ascii="Times New Roman" w:hAnsi="Times New Roman" w:cs="Times New Roman"/>
          <w:sz w:val="24"/>
        </w:rPr>
        <w:t>stretch factor</w:t>
      </w:r>
      <w:r w:rsidR="003A26C4" w:rsidRPr="006B2355">
        <w:rPr>
          <w:rFonts w:ascii="Times New Roman" w:hAnsi="Times New Roman" w:cs="Times New Roman"/>
          <w:sz w:val="24"/>
        </w:rPr>
        <w:t>,</w:t>
      </w:r>
      <w:r w:rsidR="000966A0">
        <w:rPr>
          <w:rFonts w:ascii="Times New Roman" w:hAnsi="Times New Roman" w:cs="Times New Roman"/>
          <w:sz w:val="24"/>
        </w:rPr>
        <w:t xml:space="preserve"> </w:t>
      </w:r>
      <w:r w:rsidR="000966A0" w:rsidRPr="000966A0">
        <w:rPr>
          <w:rFonts w:ascii="Times New Roman" w:hAnsi="Times New Roman" w:cs="Times New Roman"/>
          <w:i/>
          <w:sz w:val="24"/>
        </w:rPr>
        <w:t>h</w:t>
      </w:r>
      <w:r w:rsidR="003A26C4">
        <w:rPr>
          <w:rFonts w:ascii="Times New Roman" w:hAnsi="Times New Roman" w:cs="Times New Roman"/>
          <w:sz w:val="24"/>
        </w:rPr>
        <w:t xml:space="preserve"> is the number of data points in the dataset, </w:t>
      </w:r>
      <w:r w:rsidR="000966A0" w:rsidRPr="000966A0">
        <w:rPr>
          <w:rFonts w:ascii="Times New Roman" w:hAnsi="Times New Roman" w:cs="Times New Roman"/>
          <w:i/>
          <w:sz w:val="24"/>
        </w:rPr>
        <w:t>f(t)</w:t>
      </w:r>
      <w:r w:rsidR="003A26C4">
        <w:rPr>
          <w:rFonts w:ascii="Times New Roman" w:hAnsi="Times New Roman" w:cs="Times New Roman"/>
          <w:sz w:val="24"/>
        </w:rPr>
        <w:t xml:space="preserve"> and </w:t>
      </w:r>
      <w:r w:rsidR="000966A0" w:rsidRPr="000966A0">
        <w:rPr>
          <w:rFonts w:ascii="Times New Roman" w:hAnsi="Times New Roman" w:cs="Times New Roman"/>
          <w:i/>
          <w:sz w:val="24"/>
        </w:rPr>
        <w:t>g(t)</w:t>
      </w:r>
      <w:r w:rsidR="003A26C4">
        <w:rPr>
          <w:rFonts w:ascii="Times New Roman" w:hAnsi="Times New Roman" w:cs="Times New Roman"/>
          <w:sz w:val="24"/>
        </w:rPr>
        <w:t xml:space="preserve"> ar</w:t>
      </w:r>
      <w:r w:rsidR="00430E62">
        <w:rPr>
          <w:rFonts w:ascii="Times New Roman" w:hAnsi="Times New Roman" w:cs="Times New Roman"/>
          <w:sz w:val="24"/>
        </w:rPr>
        <w:t xml:space="preserve">e the two curves’ value at time </w:t>
      </w:r>
      <w:r w:rsidR="00430E62" w:rsidRPr="00430E62">
        <w:rPr>
          <w:rFonts w:ascii="Times New Roman" w:hAnsi="Times New Roman" w:cs="Times New Roman"/>
          <w:i/>
          <w:sz w:val="24"/>
        </w:rPr>
        <w:t>t</w:t>
      </w:r>
      <w:r w:rsidR="003A26C4">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3A26C4" w:rsidRPr="00E714F0" w14:paraId="7D9DEA69" w14:textId="77777777" w:rsidTr="00B75253">
        <w:trPr>
          <w:trHeight w:val="820"/>
          <w:jc w:val="center"/>
        </w:trPr>
        <w:tc>
          <w:tcPr>
            <w:tcW w:w="258" w:type="pct"/>
            <w:vAlign w:val="center"/>
          </w:tcPr>
          <w:p w14:paraId="1E3F73F9" w14:textId="77777777" w:rsidR="003A26C4" w:rsidRPr="00E714F0" w:rsidRDefault="003A26C4" w:rsidP="007E1743">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50DD85" w14:textId="77777777" w:rsidR="003A26C4" w:rsidRPr="00EC7615" w:rsidRDefault="003A26C4" w:rsidP="007E1743">
            <w:pPr>
              <w:spacing w:line="48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w:commentRangeStart w:id="236"/>
                <w:commentRangeEnd w:id="236"/>
                <m:r>
                  <m:rPr>
                    <m:sty m:val="p"/>
                  </m:rPr>
                  <w:rPr>
                    <w:rStyle w:val="CommentReference"/>
                    <w:rFonts w:ascii="Cambria Math" w:hAnsi="Cambria Math"/>
                  </w:rPr>
                  <w:commentReference w:id="236"/>
                </m:r>
              </m:oMath>
            </m:oMathPara>
          </w:p>
        </w:tc>
        <w:tc>
          <w:tcPr>
            <w:tcW w:w="280" w:type="pct"/>
            <w:vAlign w:val="center"/>
            <w:hideMark/>
          </w:tcPr>
          <w:p w14:paraId="504EE46C" w14:textId="343F17C6" w:rsidR="003A26C4" w:rsidRPr="00E714F0" w:rsidRDefault="003A26C4" w:rsidP="007E1743">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E36B38F" w14:textId="3256A9A5" w:rsidR="003A26C4" w:rsidRDefault="00C71801"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w:t>
      </w:r>
      <w:r w:rsidR="003A26C4">
        <w:rPr>
          <w:rFonts w:ascii="Times New Roman" w:hAnsi="Times New Roman" w:cs="Times New Roman"/>
          <w:sz w:val="24"/>
        </w:rPr>
        <w:t>is a measure of the difference in the shapes of the curves: a larger Procrustes distance means bigger differences in the shape of analysis between the two curves.</w:t>
      </w:r>
      <w:del w:id="237" w:author="Liu, Luyu" w:date="2020-06-01T13:43:00Z">
        <w:r w:rsidR="003A26C4" w:rsidDel="000638C8">
          <w:rPr>
            <w:rFonts w:ascii="Times New Roman" w:hAnsi="Times New Roman" w:cs="Times New Roman"/>
            <w:sz w:val="24"/>
          </w:rPr>
          <w:delText xml:space="preserve">  </w:delText>
        </w:r>
      </w:del>
      <w:del w:id="238" w:author="Liu, Luyu" w:date="2020-06-01T13:44:00Z">
        <w:r w:rsidR="003A26C4" w:rsidDel="000638C8">
          <w:rPr>
            <w:rFonts w:ascii="Times New Roman" w:hAnsi="Times New Roman" w:cs="Times New Roman"/>
            <w:sz w:val="24"/>
          </w:rPr>
          <w:delText xml:space="preserve"> </w:delText>
        </w:r>
      </w:del>
    </w:p>
    <w:p w14:paraId="039340B5" w14:textId="14AA4FBC" w:rsidR="003A26C4" w:rsidRDefault="003A26C4" w:rsidP="007E1743">
      <w:pPr>
        <w:spacing w:line="48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 xml:space="preserve">between the </w:t>
      </w:r>
      <w:ins w:id="239" w:author="Liu, Luyu" w:date="2020-06-01T14:16:00Z">
        <w:r w:rsidR="00130B03">
          <w:rPr>
            <w:rFonts w:ascii="Times New Roman" w:hAnsi="Times New Roman" w:cs="Times New Roman"/>
            <w:sz w:val="24"/>
          </w:rPr>
          <w:t xml:space="preserve">normal </w:t>
        </w:r>
      </w:ins>
      <w:r>
        <w:rPr>
          <w:rFonts w:ascii="Times New Roman" w:hAnsi="Times New Roman" w:cs="Times New Roman"/>
          <w:sz w:val="24"/>
        </w:rPr>
        <w:t xml:space="preserve">hourly demand </w:t>
      </w:r>
      <w:commentRangeStart w:id="240"/>
      <w:commentRangeStart w:id="241"/>
      <w:r>
        <w:rPr>
          <w:rFonts w:ascii="Times New Roman" w:hAnsi="Times New Roman" w:cs="Times New Roman"/>
          <w:sz w:val="24"/>
        </w:rPr>
        <w:t>curve</w:t>
      </w:r>
      <w:del w:id="242" w:author="Liu, Luyu" w:date="2020-06-01T14:16:00Z">
        <w:r w:rsidDel="00130B03">
          <w:rPr>
            <w:rFonts w:ascii="Times New Roman" w:hAnsi="Times New Roman" w:cs="Times New Roman"/>
            <w:sz w:val="24"/>
          </w:rPr>
          <w:delText>s</w:delText>
        </w:r>
      </w:del>
      <w:r>
        <w:rPr>
          <w:rFonts w:ascii="Times New Roman" w:hAnsi="Times New Roman" w:cs="Times New Roman"/>
          <w:sz w:val="24"/>
        </w:rPr>
        <w:t xml:space="preserve"> </w:t>
      </w:r>
      <w:ins w:id="243" w:author="Liu, Luyu" w:date="2020-06-01T14:16:00Z">
        <w:r w:rsidR="00130B03">
          <w:rPr>
            <w:rFonts w:ascii="Times New Roman" w:hAnsi="Times New Roman" w:cs="Times New Roman"/>
            <w:sz w:val="24"/>
          </w:rPr>
          <w:t>and</w:t>
        </w:r>
      </w:ins>
      <w:del w:id="244" w:author="Liu, Luyu" w:date="2020-06-01T14:15:00Z">
        <w:r w:rsidRPr="00331257" w:rsidDel="00130B03">
          <w:rPr>
            <w:rFonts w:ascii="Times New Roman" w:hAnsi="Times New Roman" w:cs="Times New Roman"/>
            <w:sz w:val="24"/>
          </w:rPr>
          <w:delText>during and before</w:delText>
        </w:r>
      </w:del>
      <w:r w:rsidRPr="00331257">
        <w:rPr>
          <w:rFonts w:ascii="Times New Roman" w:hAnsi="Times New Roman" w:cs="Times New Roman"/>
          <w:sz w:val="24"/>
        </w:rPr>
        <w:t xml:space="preserve"> COVID </w:t>
      </w:r>
      <w:ins w:id="245" w:author="Liu, Luyu" w:date="2020-06-01T14:16:00Z">
        <w:r w:rsidR="00130B03">
          <w:rPr>
            <w:rFonts w:ascii="Times New Roman" w:hAnsi="Times New Roman" w:cs="Times New Roman"/>
            <w:sz w:val="24"/>
          </w:rPr>
          <w:t xml:space="preserve">curve </w:t>
        </w:r>
      </w:ins>
      <w:r>
        <w:rPr>
          <w:rFonts w:ascii="Times New Roman" w:hAnsi="Times New Roman" w:cs="Times New Roman"/>
          <w:sz w:val="24"/>
        </w:rPr>
        <w:t>for</w:t>
      </w:r>
      <w:ins w:id="246" w:author="Liu, Luyu" w:date="2020-06-01T14:17:00Z">
        <w:r w:rsidR="0027441F">
          <w:rPr>
            <w:rFonts w:ascii="Times New Roman" w:hAnsi="Times New Roman" w:cs="Times New Roman"/>
            <w:sz w:val="24"/>
          </w:rPr>
          <w:t xml:space="preserve"> each day </w:t>
        </w:r>
        <w:r w:rsidR="00994A2E">
          <w:rPr>
            <w:rFonts w:ascii="Times New Roman" w:hAnsi="Times New Roman" w:cs="Times New Roman"/>
            <w:sz w:val="24"/>
          </w:rPr>
          <w:t>between</w:t>
        </w:r>
      </w:ins>
      <w:del w:id="247" w:author="Liu, Luyu" w:date="2020-06-01T14:17:00Z">
        <w:r w:rsidDel="00994A2E">
          <w:rPr>
            <w:rFonts w:ascii="Times New Roman" w:hAnsi="Times New Roman" w:cs="Times New Roman"/>
            <w:sz w:val="24"/>
          </w:rPr>
          <w:delText xml:space="preserve"> the dates</w:delText>
        </w:r>
      </w:del>
      <w:r w:rsidRPr="000314F1">
        <w:t xml:space="preserve"> </w:t>
      </w:r>
      <w:r w:rsidR="00365875">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commentRangeEnd w:id="240"/>
      <w:r w:rsidR="00E3124F">
        <w:rPr>
          <w:rStyle w:val="CommentReference"/>
        </w:rPr>
        <w:commentReference w:id="240"/>
      </w:r>
      <w:commentRangeEnd w:id="241"/>
      <w:r w:rsidR="00870FBC">
        <w:rPr>
          <w:rStyle w:val="CommentReference"/>
        </w:rPr>
        <w:commentReference w:id="241"/>
      </w:r>
      <w:r w:rsidRPr="00331257">
        <w:rPr>
          <w:rFonts w:ascii="Times New Roman" w:hAnsi="Times New Roman" w:cs="Times New Roman"/>
          <w:sz w:val="24"/>
        </w:rPr>
        <w:t>.</w:t>
      </w:r>
      <w:del w:id="248" w:author="Liu, Luyu" w:date="2020-06-01T13:43:00Z">
        <w:r w:rsidRPr="00331257" w:rsidDel="000638C8">
          <w:rPr>
            <w:rFonts w:ascii="Times New Roman" w:hAnsi="Times New Roman" w:cs="Times New Roman"/>
            <w:sz w:val="24"/>
          </w:rPr>
          <w:delText xml:space="preserve">  </w:delText>
        </w:r>
      </w:del>
      <w:ins w:id="249" w:author="Liu, Luyu" w:date="2020-06-01T13:45:00Z">
        <w:r w:rsidR="000638C8">
          <w:rPr>
            <w:rFonts w:ascii="Times New Roman" w:hAnsi="Times New Roman" w:cs="Times New Roman"/>
            <w:sz w:val="24"/>
          </w:rPr>
          <w:t xml:space="preserve"> </w:t>
        </w:r>
      </w:ins>
      <w:r w:rsidRPr="00331257">
        <w:rPr>
          <w:rFonts w:ascii="Times New Roman" w:hAnsi="Times New Roman" w:cs="Times New Roman"/>
          <w:sz w:val="24"/>
        </w:rPr>
        <w:t xml:space="preserve">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Wednesdays</w:t>
      </w:r>
      <w:ins w:id="250" w:author="Jonathan Scheff" w:date="2020-06-01T13:35:00Z">
        <w:r w:rsidR="00E3124F">
          <w:rPr>
            <w:rFonts w:ascii="Times New Roman" w:hAnsi="Times New Roman" w:cs="Times New Roman"/>
            <w:sz w:val="24"/>
          </w:rPr>
          <w:t>’</w:t>
        </w:r>
      </w:ins>
      <w:r>
        <w:rPr>
          <w:rFonts w:ascii="Times New Roman" w:hAnsi="Times New Roman" w:cs="Times New Roman"/>
          <w:sz w:val="24"/>
        </w:rPr>
        <w:t xml:space="preserve"> (representing </w:t>
      </w:r>
      <w:ins w:id="251" w:author="Jonathan Scheff" w:date="2020-06-01T13:35:00Z">
        <w:r w:rsidR="00E3124F">
          <w:rPr>
            <w:rFonts w:ascii="Times New Roman" w:hAnsi="Times New Roman" w:cs="Times New Roman"/>
            <w:sz w:val="24"/>
          </w:rPr>
          <w:t xml:space="preserve">a </w:t>
        </w:r>
      </w:ins>
      <w:r>
        <w:rPr>
          <w:rFonts w:ascii="Times New Roman" w:hAnsi="Times New Roman" w:cs="Times New Roman"/>
          <w:sz w:val="24"/>
        </w:rPr>
        <w:t xml:space="preserve">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Sundays</w:t>
      </w:r>
      <w:ins w:id="252" w:author="Jonathan Scheff" w:date="2020-06-01T13:35:00Z">
        <w:r w:rsidR="00E3124F">
          <w:rPr>
            <w:rFonts w:ascii="Times New Roman" w:hAnsi="Times New Roman" w:cs="Times New Roman"/>
            <w:sz w:val="24"/>
          </w:rPr>
          <w:t>’</w:t>
        </w:r>
      </w:ins>
      <w:r>
        <w:rPr>
          <w:rFonts w:ascii="Times New Roman" w:hAnsi="Times New Roman" w:cs="Times New Roman"/>
          <w:sz w:val="24"/>
        </w:rPr>
        <w:t xml:space="preserve"> (representing </w:t>
      </w:r>
      <w:ins w:id="253" w:author="Jonathan Scheff" w:date="2020-06-01T13:35:00Z">
        <w:r w:rsidR="00E3124F">
          <w:rPr>
            <w:rFonts w:ascii="Times New Roman" w:hAnsi="Times New Roman" w:cs="Times New Roman"/>
            <w:sz w:val="24"/>
          </w:rPr>
          <w:t xml:space="preserve">a </w:t>
        </w:r>
      </w:ins>
      <w:r>
        <w:rPr>
          <w:rFonts w:ascii="Times New Roman" w:hAnsi="Times New Roman" w:cs="Times New Roman"/>
          <w:sz w:val="24"/>
        </w:rPr>
        <w:t xml:space="preserve">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del w:id="254" w:author="Liu, Luyu" w:date="2020-06-01T13:43:00Z">
        <w:r w:rsidRPr="00331257" w:rsidDel="000638C8">
          <w:rPr>
            <w:rFonts w:ascii="Times New Roman" w:hAnsi="Times New Roman" w:cs="Times New Roman"/>
            <w:sz w:val="24"/>
          </w:rPr>
          <w:delText xml:space="preserve">  </w:delText>
        </w:r>
      </w:del>
      <w:ins w:id="255" w:author="Liu, Luyu" w:date="2020-06-01T13:45:00Z">
        <w:r w:rsidR="000638C8">
          <w:rPr>
            <w:rFonts w:ascii="Times New Roman" w:hAnsi="Times New Roman" w:cs="Times New Roman"/>
            <w:sz w:val="24"/>
          </w:rPr>
          <w:t xml:space="preserve"> </w:t>
        </w:r>
      </w:ins>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sidR="00BA4767">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del w:id="256" w:author="Liu, Luyu" w:date="2020-06-01T13:43:00Z">
        <w:r w:rsidRPr="00331257" w:rsidDel="000638C8">
          <w:rPr>
            <w:rFonts w:ascii="Times New Roman" w:hAnsi="Times New Roman" w:cs="Times New Roman"/>
            <w:sz w:val="24"/>
          </w:rPr>
          <w:delText xml:space="preserve">  </w:delText>
        </w:r>
      </w:del>
      <w:ins w:id="257" w:author="Liu, Luyu" w:date="2020-06-01T13:45:00Z">
        <w:r w:rsidR="000638C8">
          <w:rPr>
            <w:rFonts w:ascii="Times New Roman" w:hAnsi="Times New Roman" w:cs="Times New Roman"/>
            <w:sz w:val="24"/>
          </w:rPr>
          <w:t xml:space="preserve"> </w:t>
        </w:r>
      </w:ins>
      <w:r w:rsidRPr="00331257">
        <w:rPr>
          <w:rFonts w:ascii="Times New Roman" w:hAnsi="Times New Roman" w:cs="Times New Roman"/>
          <w:sz w:val="24"/>
        </w:rPr>
        <w:t xml:space="preserve">We wish to see if </w:t>
      </w:r>
      <w:r>
        <w:rPr>
          <w:rFonts w:ascii="Times New Roman" w:hAnsi="Times New Roman" w:cs="Times New Roman"/>
          <w:sz w:val="24"/>
        </w:rPr>
        <w:t>weekday and weekend public transit demand profiles have converged during COVID.</w:t>
      </w:r>
      <w:del w:id="258" w:author="Liu, Luyu" w:date="2020-06-01T13:43:00Z">
        <w:r w:rsidRPr="00331257" w:rsidDel="000638C8">
          <w:rPr>
            <w:rFonts w:ascii="Times New Roman" w:hAnsi="Times New Roman" w:cs="Times New Roman"/>
            <w:sz w:val="24"/>
          </w:rPr>
          <w:delText xml:space="preserve">  </w:delText>
        </w:r>
      </w:del>
      <w:ins w:id="259" w:author="Liu, Luyu" w:date="2020-06-01T13:45:00Z">
        <w:r w:rsidR="000638C8">
          <w:rPr>
            <w:rFonts w:ascii="Times New Roman" w:hAnsi="Times New Roman" w:cs="Times New Roman"/>
            <w:sz w:val="24"/>
          </w:rPr>
          <w:t xml:space="preserve"> </w:t>
        </w:r>
      </w:ins>
    </w:p>
    <w:p w14:paraId="4326055E" w14:textId="77777777" w:rsidR="003A26C4" w:rsidRDefault="003A26C4" w:rsidP="007E1743">
      <w:pPr>
        <w:spacing w:line="480" w:lineRule="auto"/>
        <w:rPr>
          <w:rFonts w:ascii="Times New Roman" w:hAnsi="Times New Roman" w:cs="Times New Roman"/>
          <w:sz w:val="24"/>
        </w:rPr>
      </w:pPr>
    </w:p>
    <w:p w14:paraId="24A8C808" w14:textId="77777777" w:rsidR="003A26C4" w:rsidRDefault="003A26C4" w:rsidP="007E1743">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lastRenderedPageBreak/>
        <w:t>Results</w:t>
      </w:r>
    </w:p>
    <w:p w14:paraId="7A0EAF6C" w14:textId="77777777" w:rsidR="003A26C4" w:rsidRPr="009457DC" w:rsidRDefault="003A26C4" w:rsidP="007E1743">
      <w:pPr>
        <w:pStyle w:val="ListParagraph"/>
        <w:spacing w:line="480" w:lineRule="auto"/>
        <w:ind w:left="360"/>
        <w:rPr>
          <w:rFonts w:ascii="Times New Roman" w:hAnsi="Times New Roman" w:cs="Times New Roman"/>
          <w:b/>
          <w:sz w:val="24"/>
        </w:rPr>
      </w:pPr>
    </w:p>
    <w:p w14:paraId="206CBE3E" w14:textId="77777777" w:rsidR="003A26C4" w:rsidRPr="009457DC" w:rsidRDefault="003A26C4" w:rsidP="007E1743">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Floor values</w:t>
      </w:r>
    </w:p>
    <w:p w14:paraId="06CB1BAE" w14:textId="3D8D7937" w:rsidR="003A26C4" w:rsidRDefault="003A26C4" w:rsidP="007E1743">
      <w:pPr>
        <w:spacing w:line="480" w:lineRule="auto"/>
        <w:jc w:val="both"/>
        <w:rPr>
          <w:rFonts w:ascii="Times New Roman" w:hAnsi="Times New Roman" w:cs="Times New Roman"/>
          <w:sz w:val="24"/>
        </w:rPr>
      </w:pPr>
      <w:r>
        <w:rPr>
          <w:rFonts w:ascii="Times New Roman" w:hAnsi="Times New Roman" w:cs="Times New Roman"/>
          <w:sz w:val="24"/>
        </w:rPr>
        <w:t xml:space="preserve">The average floor value of 113 transit systems is -72.66% </w:t>
      </w:r>
      <w:commentRangeStart w:id="260"/>
      <w:r>
        <w:rPr>
          <w:rFonts w:ascii="Times New Roman" w:hAnsi="Times New Roman" w:cs="Times New Roman"/>
          <w:sz w:val="24"/>
        </w:rPr>
        <w:t>(</w:t>
      </w:r>
      <w:ins w:id="261" w:author="Liu, Luyu" w:date="2020-06-01T14:21:00Z">
        <w:r w:rsidR="00870FBC">
          <w:rPr>
            <w:rFonts w:ascii="Times New Roman" w:hAnsi="Times New Roman" w:cs="Times New Roman"/>
            <w:sz w:val="24"/>
          </w:rPr>
          <w:t xml:space="preserve">standard deviation </w:t>
        </w:r>
      </w:ins>
      <w:commentRangeStart w:id="262"/>
      <w:commentRangeStart w:id="263"/>
      <m:oMath>
        <m:r>
          <w:del w:id="264" w:author="Liu, Luyu" w:date="2020-06-01T14:21:00Z">
            <w:rPr>
              <w:rFonts w:ascii="Cambria Math" w:hAnsi="Cambria Math" w:cs="Times New Roman"/>
              <w:sz w:val="24"/>
            </w:rPr>
            <m:t>σ</m:t>
          </w:del>
        </m:r>
        <w:commentRangeEnd w:id="262"/>
        <m:r>
          <w:del w:id="265" w:author="Liu, Luyu" w:date="2020-06-01T14:21:00Z">
            <m:rPr>
              <m:sty m:val="p"/>
            </m:rPr>
            <w:rPr>
              <w:rStyle w:val="CommentReference"/>
            </w:rPr>
            <w:commentReference w:id="262"/>
          </w:del>
        </m:r>
        <w:commentRangeEnd w:id="263"/>
        <m:r>
          <w:del w:id="266" w:author="Liu, Luyu" w:date="2020-06-01T14:21:00Z">
            <m:rPr>
              <m:sty m:val="p"/>
            </m:rPr>
            <w:rPr>
              <w:rStyle w:val="CommentReference"/>
            </w:rPr>
            <w:commentReference w:id="263"/>
          </w:del>
        </m:r>
      </m:oMath>
      <w:del w:id="267" w:author="Liu, Luyu" w:date="2020-06-01T14:21:00Z">
        <w:r w:rsidDel="00870FBC">
          <w:rPr>
            <w:rFonts w:ascii="Times New Roman" w:hAnsi="Times New Roman" w:cs="Times New Roman"/>
            <w:sz w:val="24"/>
          </w:rPr>
          <w:delText xml:space="preserve"> </w:delText>
        </w:r>
      </w:del>
      <w:r>
        <w:rPr>
          <w:rFonts w:ascii="Times New Roman" w:hAnsi="Times New Roman" w:cs="Times New Roman"/>
          <w:sz w:val="24"/>
        </w:rPr>
        <w:t xml:space="preserve">= 11.58%) </w:t>
      </w:r>
      <w:commentRangeEnd w:id="260"/>
      <w:r w:rsidR="00870FBC">
        <w:rPr>
          <w:rStyle w:val="CommentReference"/>
        </w:rPr>
        <w:commentReference w:id="260"/>
      </w:r>
      <w:r>
        <w:rPr>
          <w:rFonts w:ascii="Times New Roman" w:hAnsi="Times New Roman" w:cs="Times New Roman"/>
          <w:sz w:val="24"/>
        </w:rPr>
        <w:t xml:space="preserve">and </w:t>
      </w:r>
      <w:commentRangeStart w:id="268"/>
      <w:r>
        <w:rPr>
          <w:rFonts w:ascii="Times New Roman" w:hAnsi="Times New Roman" w:cs="Times New Roman"/>
          <w:sz w:val="24"/>
        </w:rPr>
        <w:fldChar w:fldCharType="begin"/>
      </w:r>
      <w:r>
        <w:rPr>
          <w:rFonts w:ascii="Times New Roman" w:hAnsi="Times New Roman" w:cs="Times New Roman"/>
          <w:sz w:val="24"/>
        </w:rPr>
        <w:instrText xml:space="preserve"> REF _Ref40207857 \h  \* MERGEFORMAT </w:instrText>
      </w:r>
      <w:r>
        <w:rPr>
          <w:rFonts w:ascii="Times New Roman" w:hAnsi="Times New Roman" w:cs="Times New Roman"/>
          <w:sz w:val="24"/>
        </w:rPr>
      </w:r>
      <w:r>
        <w:rPr>
          <w:rFonts w:ascii="Times New Roman" w:hAnsi="Times New Roman" w:cs="Times New Roman"/>
          <w:sz w:val="24"/>
        </w:rPr>
        <w:fldChar w:fldCharType="separate"/>
      </w:r>
      <w:r w:rsidR="00B75253" w:rsidRPr="002F0BE4">
        <w:rPr>
          <w:rFonts w:ascii="Times New Roman" w:hAnsi="Times New Roman" w:cs="Times New Roman"/>
          <w:sz w:val="24"/>
        </w:rPr>
        <w:t xml:space="preserve">Figure </w:t>
      </w:r>
      <w:r w:rsidR="00B75253">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maps floor values for the US public transit systems in our study.</w:t>
      </w:r>
      <w:del w:id="269" w:author="Liu, Luyu" w:date="2020-06-01T13:43:00Z">
        <w:r w:rsidDel="000638C8">
          <w:rPr>
            <w:rFonts w:ascii="Times New Roman" w:hAnsi="Times New Roman" w:cs="Times New Roman"/>
            <w:sz w:val="24"/>
          </w:rPr>
          <w:delText xml:space="preserve">  </w:delText>
        </w:r>
      </w:del>
      <w:ins w:id="270" w:author="Liu, Luyu" w:date="2020-06-01T13:44:00Z">
        <w:r w:rsidR="008B5A34">
          <w:rPr>
            <w:rFonts w:ascii="Times New Roman" w:hAnsi="Times New Roman" w:cs="Times New Roman"/>
            <w:sz w:val="24"/>
          </w:rPr>
          <w:t xml:space="preserve"> </w:t>
        </w:r>
      </w:ins>
      <w:del w:id="271" w:author="Liu, Luyu" w:date="2020-06-01T13:44:00Z">
        <w:r w:rsidDel="000638C8">
          <w:rPr>
            <w:rFonts w:ascii="Times New Roman" w:hAnsi="Times New Roman" w:cs="Times New Roman"/>
            <w:sz w:val="24"/>
          </w:rPr>
          <w:delText xml:space="preserve"> </w:delText>
        </w:r>
      </w:del>
      <w:r>
        <w:rPr>
          <w:rFonts w:ascii="Times New Roman" w:hAnsi="Times New Roman" w:cs="Times New Roman"/>
          <w:sz w:val="24"/>
        </w:rPr>
        <w:t>We express these values as negative differences from previous demand levels: larger negative numbers are lower floors.</w:t>
      </w:r>
      <w:del w:id="272" w:author="Liu, Luyu" w:date="2020-06-01T13:43:00Z">
        <w:r w:rsidDel="000638C8">
          <w:rPr>
            <w:rFonts w:ascii="Times New Roman" w:hAnsi="Times New Roman" w:cs="Times New Roman"/>
            <w:sz w:val="24"/>
          </w:rPr>
          <w:delText xml:space="preserve">  </w:delText>
        </w:r>
      </w:del>
      <w:ins w:id="273" w:author="Liu, Luyu" w:date="2020-06-01T13:45:00Z">
        <w:r w:rsidR="000638C8">
          <w:rPr>
            <w:rFonts w:ascii="Times New Roman" w:hAnsi="Times New Roman" w:cs="Times New Roman"/>
            <w:sz w:val="24"/>
          </w:rPr>
          <w:t xml:space="preserve"> </w:t>
        </w:r>
      </w:ins>
      <w:r>
        <w:rPr>
          <w:rFonts w:ascii="Times New Roman" w:hAnsi="Times New Roman" w:cs="Times New Roman"/>
          <w:sz w:val="24"/>
        </w:rPr>
        <w:t>We can see clear geographic differences: cities in the Deep South and Midwest have higher floor values</w:t>
      </w:r>
      <w:ins w:id="274" w:author="Jonathan Scheff" w:date="2020-06-01T13:39:00Z">
        <w:r w:rsidR="008A6A33">
          <w:rPr>
            <w:rFonts w:ascii="Times New Roman" w:hAnsi="Times New Roman" w:cs="Times New Roman"/>
            <w:sz w:val="24"/>
          </w:rPr>
          <w:t xml:space="preserve"> (i.e., negative but smaller in magnitude—less decline in public transit)</w:t>
        </w:r>
      </w:ins>
      <w:r>
        <w:rPr>
          <w:rFonts w:ascii="Times New Roman" w:hAnsi="Times New Roman" w:cs="Times New Roman"/>
          <w:sz w:val="24"/>
        </w:rPr>
        <w:t xml:space="preserve">. Meanwhile, high tech cities such as the San Francisco Bay area and university cities such as Ithaca, Ann Arbor, and Madison generally have a very low floor value. </w:t>
      </w:r>
      <w:commentRangeEnd w:id="268"/>
      <w:r>
        <w:rPr>
          <w:rStyle w:val="CommentReference"/>
        </w:rPr>
        <w:commentReference w:id="268"/>
      </w:r>
    </w:p>
    <w:p w14:paraId="38F19CCE" w14:textId="77777777" w:rsidR="003A26C4" w:rsidRDefault="003A26C4" w:rsidP="007E1743">
      <w:pPr>
        <w:spacing w:line="480" w:lineRule="auto"/>
        <w:rPr>
          <w:rFonts w:ascii="Times New Roman" w:hAnsi="Times New Roman" w:cs="Times New Roman"/>
          <w:sz w:val="24"/>
        </w:rPr>
      </w:pPr>
    </w:p>
    <w:p w14:paraId="28196653" w14:textId="77777777" w:rsidR="003A26C4" w:rsidRDefault="003A26C4" w:rsidP="007E1743">
      <w:pPr>
        <w:keepNext/>
        <w:spacing w:line="480" w:lineRule="auto"/>
      </w:pPr>
      <w:r w:rsidRPr="00824F05">
        <w:rPr>
          <w:noProof/>
        </w:rPr>
        <w:lastRenderedPageBreak/>
        <w:t xml:space="preserve"> </w:t>
      </w:r>
      <w:commentRangeStart w:id="275"/>
      <w:commentRangeStart w:id="276"/>
      <w:r>
        <w:rPr>
          <w:noProof/>
        </w:rPr>
        <w:drawing>
          <wp:inline distT="0" distB="0" distL="0" distR="0" wp14:anchorId="725C6C1E" wp14:editId="5EACA1B3">
            <wp:extent cx="59436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7575"/>
                    </a:xfrm>
                    <a:prstGeom prst="rect">
                      <a:avLst/>
                    </a:prstGeom>
                  </pic:spPr>
                </pic:pic>
              </a:graphicData>
            </a:graphic>
          </wp:inline>
        </w:drawing>
      </w:r>
      <w:commentRangeEnd w:id="275"/>
      <w:r>
        <w:rPr>
          <w:rStyle w:val="CommentReference"/>
        </w:rPr>
        <w:commentReference w:id="275"/>
      </w:r>
      <w:commentRangeEnd w:id="276"/>
      <w:r>
        <w:rPr>
          <w:rStyle w:val="CommentReference"/>
        </w:rPr>
        <w:commentReference w:id="276"/>
      </w:r>
    </w:p>
    <w:p w14:paraId="71774FAC" w14:textId="77777777" w:rsidR="003A26C4" w:rsidRDefault="003A26C4" w:rsidP="007E1743">
      <w:pPr>
        <w:spacing w:line="480" w:lineRule="auto"/>
        <w:jc w:val="center"/>
        <w:rPr>
          <w:rFonts w:ascii="Times New Roman" w:hAnsi="Times New Roman" w:cs="Times New Roman"/>
          <w:sz w:val="24"/>
        </w:rPr>
      </w:pPr>
      <w:bookmarkStart w:id="277" w:name="_Ref40207857"/>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Pr>
          <w:rFonts w:ascii="Times New Roman" w:hAnsi="Times New Roman" w:cs="Times New Roman"/>
          <w:noProof/>
          <w:sz w:val="24"/>
        </w:rPr>
        <w:t>2</w:t>
      </w:r>
      <w:r w:rsidRPr="002F0BE4">
        <w:rPr>
          <w:rFonts w:ascii="Times New Roman" w:hAnsi="Times New Roman" w:cs="Times New Roman"/>
          <w:sz w:val="24"/>
        </w:rPr>
        <w:fldChar w:fldCharType="end"/>
      </w:r>
      <w:bookmarkEnd w:id="277"/>
      <w:r w:rsidRPr="002F0BE4">
        <w:rPr>
          <w:rFonts w:ascii="Times New Roman" w:hAnsi="Times New Roman" w:cs="Times New Roman"/>
          <w:sz w:val="24"/>
        </w:rPr>
        <w:t xml:space="preserve">: The distribution of </w:t>
      </w:r>
      <w:r>
        <w:rPr>
          <w:rFonts w:ascii="Times New Roman" w:hAnsi="Times New Roman" w:cs="Times New Roman"/>
          <w:sz w:val="24"/>
        </w:rPr>
        <w:t>floor values</w:t>
      </w:r>
      <w:r w:rsidRPr="002F0BE4">
        <w:rPr>
          <w:rFonts w:ascii="Times New Roman" w:hAnsi="Times New Roman" w:cs="Times New Roman"/>
          <w:sz w:val="24"/>
        </w:rPr>
        <w:t xml:space="preserve"> across the United States</w:t>
      </w:r>
      <w:r>
        <w:rPr>
          <w:rFonts w:ascii="Times New Roman" w:hAnsi="Times New Roman" w:cs="Times New Roman"/>
          <w:sz w:val="24"/>
        </w:rPr>
        <w:t xml:space="preserve"> (quantile classification)</w:t>
      </w:r>
      <w:r w:rsidRPr="002F0BE4">
        <w:rPr>
          <w:rFonts w:ascii="Times New Roman" w:hAnsi="Times New Roman" w:cs="Times New Roman"/>
          <w:sz w:val="24"/>
        </w:rPr>
        <w:t>.</w:t>
      </w:r>
    </w:p>
    <w:p w14:paraId="09386B4E" w14:textId="77777777" w:rsidR="003A26C4" w:rsidRDefault="003A26C4" w:rsidP="007E1743">
      <w:pPr>
        <w:spacing w:line="480" w:lineRule="auto"/>
        <w:ind w:firstLine="720"/>
        <w:jc w:val="both"/>
        <w:rPr>
          <w:rFonts w:ascii="Times New Roman" w:hAnsi="Times New Roman" w:cs="Times New Roman"/>
          <w:sz w:val="24"/>
        </w:rPr>
      </w:pPr>
    </w:p>
    <w:p w14:paraId="1944FBC3" w14:textId="662B2203" w:rsidR="00D6595C" w:rsidRPr="00867C60" w:rsidRDefault="00D6595C" w:rsidP="00D6595C">
      <w:pPr>
        <w:spacing w:line="480" w:lineRule="auto"/>
        <w:ind w:firstLine="720"/>
        <w:jc w:val="both"/>
        <w:rPr>
          <w:ins w:id="278" w:author="Liu, Luyu" w:date="2020-06-01T15:11:00Z"/>
          <w:rFonts w:ascii="Times New Roman" w:hAnsi="Times New Roman" w:cs="Times New Roman"/>
          <w:sz w:val="24"/>
        </w:rPr>
      </w:pPr>
      <w:ins w:id="279" w:author="Liu, Luyu" w:date="2020-06-01T15:11:00Z">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ins>
      <w:r w:rsidRPr="007F764A">
        <w:rPr>
          <w:rFonts w:ascii="Times New Roman" w:hAnsi="Times New Roman" w:cs="Times New Roman"/>
          <w:sz w:val="24"/>
        </w:rPr>
      </w:r>
      <w:ins w:id="280" w:author="Liu, Luyu" w:date="2020-06-01T15:11:00Z">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w:t>
        </w:r>
      </w:ins>
      <w:ins w:id="281" w:author="Liu, Luyu" w:date="2020-06-01T15:37:00Z">
        <w:r w:rsidR="00A20593">
          <w:rPr>
            <w:rFonts w:ascii="Times New Roman" w:hAnsi="Times New Roman" w:cs="Times New Roman"/>
            <w:sz w:val="24"/>
          </w:rPr>
          <w:t xml:space="preserve"> </w:t>
        </w:r>
      </w:ins>
      <w:ins w:id="282" w:author="Liu, Luyu" w:date="2020-06-01T15:11:00Z">
        <w:r>
          <w:rPr>
            <w:rFonts w:ascii="Times New Roman" w:hAnsi="Times New Roman" w:cs="Times New Roman"/>
            <w:sz w:val="24"/>
          </w:rPr>
          <w:t>Four indicators are significant (</w:t>
        </w:r>
        <w:r>
          <w:rPr>
            <w:rFonts w:ascii="Times New Roman" w:hAnsi="Times New Roman" w:cs="Times New Roman"/>
            <w:sz w:val="24"/>
          </w:rPr>
          <w:sym w:font="Symbol" w:char="F061"/>
        </w:r>
        <w:r>
          <w:rPr>
            <w:rFonts w:ascii="Times New Roman" w:hAnsi="Times New Roman" w:cs="Times New Roman"/>
            <w:sz w:val="24"/>
          </w:rPr>
          <w:t xml:space="preserve"> = 0.05).</w:t>
        </w:r>
      </w:ins>
      <w:ins w:id="283" w:author="Liu, Luyu" w:date="2020-06-01T15:37:00Z">
        <w:r w:rsidR="00A20593">
          <w:rPr>
            <w:rFonts w:ascii="Times New Roman" w:hAnsi="Times New Roman" w:cs="Times New Roman"/>
            <w:sz w:val="24"/>
          </w:rPr>
          <w:t xml:space="preserve"> </w:t>
        </w:r>
      </w:ins>
      <w:ins w:id="284" w:author="Liu, Luyu" w:date="2020-06-01T15:11:00Z">
        <w:r>
          <w:rPr>
            <w:rFonts w:ascii="Times New Roman" w:hAnsi="Times New Roman" w:cs="Times New Roman"/>
            <w:sz w:val="24"/>
          </w:rPr>
          <w:t xml:space="preserve">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w:t>
        </w:r>
        <w:r w:rsidRPr="00994F9A">
          <w:rPr>
            <w:rFonts w:ascii="Times New Roman" w:hAnsi="Times New Roman" w:cs="Times New Roman"/>
            <w:sz w:val="24"/>
          </w:rPr>
          <w:t>atio of people with non-physical occupation</w:t>
        </w:r>
        <w:r>
          <w:rPr>
            <w:rFonts w:ascii="Times New Roman" w:hAnsi="Times New Roman" w:cs="Times New Roman"/>
            <w:sz w:val="24"/>
          </w:rPr>
          <w:t>s.</w:t>
        </w:r>
      </w:ins>
      <w:ins w:id="285" w:author="Liu, Luyu" w:date="2020-06-01T15:37:00Z">
        <w:r w:rsidR="00A20593">
          <w:rPr>
            <w:rFonts w:ascii="Times New Roman" w:hAnsi="Times New Roman" w:cs="Times New Roman"/>
            <w:sz w:val="24"/>
          </w:rPr>
          <w:t xml:space="preserve"> </w:t>
        </w:r>
      </w:ins>
      <w:ins w:id="286" w:author="Liu, Luyu" w:date="2020-06-01T15:11:00Z">
        <w:r>
          <w:rPr>
            <w:rFonts w:ascii="Times New Roman" w:hAnsi="Times New Roman" w:cs="Times New Roman"/>
            <w:sz w:val="24"/>
          </w:rPr>
          <w:t xml:space="preserve">An F test shows the model is significant (p = </w:t>
        </w:r>
        <w:r w:rsidRPr="00867C60">
          <w:rPr>
            <w:rFonts w:ascii="Times New Roman" w:hAnsi="Times New Roman" w:cs="Times New Roman"/>
            <w:sz w:val="24"/>
          </w:rPr>
          <w:t>1.41e-10</w:t>
        </w:r>
        <w:r>
          <w:rPr>
            <w:rFonts w:ascii="Times New Roman" w:hAnsi="Times New Roman" w:cs="Times New Roman"/>
            <w:sz w:val="24"/>
          </w:rPr>
          <w:t>)</w:t>
        </w:r>
        <w:r w:rsidRPr="00867C60">
          <w:rPr>
            <w:rFonts w:ascii="Times New Roman" w:hAnsi="Times New Roman" w:cs="Times New Roman"/>
            <w:sz w:val="24"/>
          </w:rPr>
          <w:t xml:space="preserve">. </w:t>
        </w:r>
        <w:r>
          <w:rPr>
            <w:rFonts w:ascii="Times New Roman" w:hAnsi="Times New Roman" w:cs="Times New Roman"/>
            <w:sz w:val="24"/>
          </w:rPr>
          <w:t>The R-squared value is 0.38.</w:t>
        </w:r>
      </w:ins>
      <w:ins w:id="287" w:author="Liu, Luyu" w:date="2020-06-01T15:37:00Z">
        <w:r w:rsidR="00A20593">
          <w:rPr>
            <w:rFonts w:ascii="Times New Roman" w:hAnsi="Times New Roman" w:cs="Times New Roman"/>
            <w:sz w:val="24"/>
          </w:rPr>
          <w:t xml:space="preserve"> </w:t>
        </w:r>
      </w:ins>
      <w:ins w:id="288" w:author="Liu, Luyu" w:date="2020-06-01T15:11:00Z">
        <w:r>
          <w:rPr>
            <w:rFonts w:ascii="Times New Roman" w:hAnsi="Times New Roman" w:cs="Times New Roman"/>
            <w:sz w:val="24"/>
          </w:rPr>
          <w:t xml:space="preserve">A residuals assessment shows that the residuals are normally distributed and there are no lingering </w:t>
        </w:r>
        <w:proofErr w:type="spellStart"/>
        <w:r w:rsidRPr="00FE2EBF">
          <w:rPr>
            <w:rFonts w:ascii="Times New Roman" w:hAnsi="Times New Roman" w:cs="Times New Roman"/>
            <w:sz w:val="24"/>
          </w:rPr>
          <w:t>multicollinearity</w:t>
        </w:r>
        <w:proofErr w:type="spellEnd"/>
        <w:r>
          <w:rPr>
            <w:rFonts w:ascii="Times New Roman" w:hAnsi="Times New Roman" w:cs="Times New Roman"/>
            <w:sz w:val="24"/>
          </w:rPr>
          <w:t xml:space="preserve"> effects.</w:t>
        </w:r>
      </w:ins>
    </w:p>
    <w:p w14:paraId="067B2609" w14:textId="77777777" w:rsidR="00D6595C" w:rsidRDefault="00D6595C" w:rsidP="00D6595C">
      <w:pPr>
        <w:spacing w:line="240" w:lineRule="auto"/>
        <w:rPr>
          <w:ins w:id="289" w:author="Liu, Luyu" w:date="2020-06-01T15:11:00Z"/>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D6595C" w:rsidRPr="00D22632" w14:paraId="4A90A774" w14:textId="77777777" w:rsidTr="00D6595C">
        <w:trPr>
          <w:trHeight w:val="233"/>
          <w:ins w:id="290" w:author="Liu, Luyu" w:date="2020-06-01T15:11:00Z"/>
        </w:trPr>
        <w:tc>
          <w:tcPr>
            <w:tcW w:w="2154" w:type="dxa"/>
            <w:noWrap/>
            <w:hideMark/>
          </w:tcPr>
          <w:p w14:paraId="3D6ED19B" w14:textId="77777777" w:rsidR="00D6595C" w:rsidRPr="00397CDC" w:rsidRDefault="00D6595C" w:rsidP="00D6595C">
            <w:pPr>
              <w:spacing w:after="160"/>
              <w:rPr>
                <w:ins w:id="291" w:author="Liu, Luyu" w:date="2020-06-01T15:11:00Z"/>
                <w:rFonts w:ascii="Times New Roman" w:hAnsi="Times New Roman" w:cs="Times New Roman"/>
                <w:sz w:val="24"/>
              </w:rPr>
            </w:pPr>
          </w:p>
        </w:tc>
        <w:tc>
          <w:tcPr>
            <w:tcW w:w="1351" w:type="dxa"/>
            <w:noWrap/>
            <w:hideMark/>
          </w:tcPr>
          <w:p w14:paraId="5F6BF2D6" w14:textId="77777777" w:rsidR="00D6595C" w:rsidRPr="00397CDC" w:rsidRDefault="00D6595C" w:rsidP="00D6595C">
            <w:pPr>
              <w:spacing w:after="160"/>
              <w:rPr>
                <w:ins w:id="292" w:author="Liu, Luyu" w:date="2020-06-01T15:11:00Z"/>
                <w:rFonts w:ascii="Times New Roman" w:hAnsi="Times New Roman" w:cs="Times New Roman"/>
                <w:sz w:val="24"/>
              </w:rPr>
            </w:pPr>
            <w:ins w:id="293" w:author="Liu, Luyu" w:date="2020-06-01T15:11:00Z">
              <w:r w:rsidRPr="00397CDC">
                <w:rPr>
                  <w:rFonts w:ascii="Times New Roman" w:hAnsi="Times New Roman" w:cs="Times New Roman"/>
                  <w:sz w:val="24"/>
                </w:rPr>
                <w:t>Estimate coefficient</w:t>
              </w:r>
            </w:ins>
          </w:p>
        </w:tc>
        <w:tc>
          <w:tcPr>
            <w:tcW w:w="1170" w:type="dxa"/>
            <w:noWrap/>
            <w:hideMark/>
          </w:tcPr>
          <w:p w14:paraId="4B4FD92D" w14:textId="77777777" w:rsidR="00D6595C" w:rsidRPr="00397CDC" w:rsidRDefault="00D6595C" w:rsidP="00D6595C">
            <w:pPr>
              <w:spacing w:after="160"/>
              <w:rPr>
                <w:ins w:id="294" w:author="Liu, Luyu" w:date="2020-06-01T15:11:00Z"/>
                <w:rFonts w:ascii="Times New Roman" w:hAnsi="Times New Roman" w:cs="Times New Roman"/>
                <w:sz w:val="24"/>
              </w:rPr>
            </w:pPr>
            <w:ins w:id="295" w:author="Liu, Luyu" w:date="2020-06-01T15:11:00Z">
              <w:r w:rsidRPr="00397CDC">
                <w:rPr>
                  <w:rFonts w:ascii="Times New Roman" w:hAnsi="Times New Roman" w:cs="Times New Roman"/>
                  <w:sz w:val="24"/>
                </w:rPr>
                <w:t>Standard Error</w:t>
              </w:r>
            </w:ins>
          </w:p>
        </w:tc>
        <w:tc>
          <w:tcPr>
            <w:tcW w:w="990" w:type="dxa"/>
            <w:noWrap/>
            <w:hideMark/>
          </w:tcPr>
          <w:p w14:paraId="514B8098" w14:textId="77777777" w:rsidR="00D6595C" w:rsidRPr="00397CDC" w:rsidRDefault="00D6595C" w:rsidP="00D6595C">
            <w:pPr>
              <w:spacing w:after="160"/>
              <w:rPr>
                <w:ins w:id="296" w:author="Liu, Luyu" w:date="2020-06-01T15:11:00Z"/>
                <w:rFonts w:ascii="Times New Roman" w:hAnsi="Times New Roman" w:cs="Times New Roman"/>
                <w:sz w:val="24"/>
              </w:rPr>
            </w:pPr>
            <w:ins w:id="297" w:author="Liu, Luyu" w:date="2020-06-01T15:11:00Z">
              <w:r w:rsidRPr="00397CDC">
                <w:rPr>
                  <w:rFonts w:ascii="Times New Roman" w:hAnsi="Times New Roman" w:cs="Times New Roman"/>
                  <w:sz w:val="24"/>
                </w:rPr>
                <w:t>t value</w:t>
              </w:r>
            </w:ins>
          </w:p>
        </w:tc>
        <w:tc>
          <w:tcPr>
            <w:tcW w:w="1170" w:type="dxa"/>
            <w:noWrap/>
            <w:hideMark/>
          </w:tcPr>
          <w:p w14:paraId="58911A9D" w14:textId="77777777" w:rsidR="00D6595C" w:rsidRPr="00397CDC" w:rsidRDefault="00D6595C" w:rsidP="00D6595C">
            <w:pPr>
              <w:spacing w:after="160"/>
              <w:rPr>
                <w:ins w:id="298" w:author="Liu, Luyu" w:date="2020-06-01T15:11:00Z"/>
                <w:rFonts w:ascii="Times New Roman" w:hAnsi="Times New Roman" w:cs="Times New Roman"/>
                <w:sz w:val="24"/>
              </w:rPr>
            </w:pPr>
            <w:proofErr w:type="spellStart"/>
            <w:ins w:id="299" w:author="Liu, Luyu" w:date="2020-06-01T15:11:00Z">
              <w:r w:rsidRPr="00397CDC">
                <w:rPr>
                  <w:rFonts w:ascii="Times New Roman" w:hAnsi="Times New Roman" w:cs="Times New Roman"/>
                  <w:sz w:val="24"/>
                </w:rPr>
                <w:t>Pr</w:t>
              </w:r>
              <w:proofErr w:type="spellEnd"/>
              <w:r w:rsidRPr="00397CDC">
                <w:rPr>
                  <w:rFonts w:ascii="Times New Roman" w:hAnsi="Times New Roman" w:cs="Times New Roman"/>
                  <w:sz w:val="24"/>
                </w:rPr>
                <w:t>(&gt;|t|)</w:t>
              </w:r>
            </w:ins>
          </w:p>
        </w:tc>
        <w:tc>
          <w:tcPr>
            <w:tcW w:w="1170" w:type="dxa"/>
          </w:tcPr>
          <w:p w14:paraId="51B6D93E" w14:textId="77777777" w:rsidR="00D6595C" w:rsidRPr="00397CDC" w:rsidRDefault="00D6595C" w:rsidP="00D6595C">
            <w:pPr>
              <w:spacing w:after="160"/>
              <w:rPr>
                <w:ins w:id="300" w:author="Liu, Luyu" w:date="2020-06-01T15:11:00Z"/>
                <w:rFonts w:ascii="Times New Roman" w:hAnsi="Times New Roman" w:cs="Times New Roman"/>
                <w:sz w:val="24"/>
              </w:rPr>
            </w:pPr>
            <w:ins w:id="301" w:author="Liu, Luyu" w:date="2020-06-01T15:11:00Z">
              <w:r w:rsidRPr="00397CDC">
                <w:rPr>
                  <w:rFonts w:ascii="Times New Roman" w:hAnsi="Times New Roman" w:cs="Times New Roman"/>
                  <w:sz w:val="24"/>
                </w:rPr>
                <w:t>Variance Inflation Factor</w:t>
              </w:r>
            </w:ins>
          </w:p>
        </w:tc>
        <w:tc>
          <w:tcPr>
            <w:tcW w:w="1345" w:type="dxa"/>
          </w:tcPr>
          <w:p w14:paraId="6EB9020D" w14:textId="77777777" w:rsidR="00D6595C" w:rsidRPr="00397CDC" w:rsidRDefault="00D6595C" w:rsidP="00D6595C">
            <w:pPr>
              <w:spacing w:after="160"/>
              <w:rPr>
                <w:ins w:id="302" w:author="Liu, Luyu" w:date="2020-06-01T15:11:00Z"/>
                <w:rFonts w:ascii="Times New Roman" w:hAnsi="Times New Roman" w:cs="Times New Roman"/>
                <w:sz w:val="24"/>
              </w:rPr>
            </w:pPr>
            <w:ins w:id="303" w:author="Liu, Luyu" w:date="2020-06-01T15:11:00Z">
              <w:r w:rsidRPr="00397CDC">
                <w:rPr>
                  <w:rFonts w:ascii="Times New Roman" w:hAnsi="Times New Roman" w:cs="Times New Roman"/>
                  <w:sz w:val="24"/>
                </w:rPr>
                <w:t>R-squared increment</w:t>
              </w:r>
            </w:ins>
          </w:p>
        </w:tc>
      </w:tr>
      <w:tr w:rsidR="00D6595C" w:rsidRPr="00D22632" w14:paraId="59F65014" w14:textId="77777777" w:rsidTr="00D6595C">
        <w:trPr>
          <w:trHeight w:val="233"/>
          <w:ins w:id="304" w:author="Liu, Luyu" w:date="2020-06-01T15:11:00Z"/>
        </w:trPr>
        <w:tc>
          <w:tcPr>
            <w:tcW w:w="2154" w:type="dxa"/>
            <w:noWrap/>
            <w:hideMark/>
          </w:tcPr>
          <w:p w14:paraId="2A74FB5D" w14:textId="77777777" w:rsidR="00D6595C" w:rsidRPr="00397CDC" w:rsidRDefault="00D6595C" w:rsidP="00D6595C">
            <w:pPr>
              <w:spacing w:after="160"/>
              <w:rPr>
                <w:ins w:id="305" w:author="Liu, Luyu" w:date="2020-06-01T15:11:00Z"/>
                <w:rFonts w:ascii="Times New Roman" w:hAnsi="Times New Roman" w:cs="Times New Roman"/>
                <w:sz w:val="24"/>
              </w:rPr>
            </w:pPr>
            <w:ins w:id="306" w:author="Liu, Luyu" w:date="2020-06-01T15:11:00Z">
              <w:r w:rsidRPr="00397CDC">
                <w:rPr>
                  <w:rFonts w:ascii="Times New Roman" w:hAnsi="Times New Roman" w:cs="Times New Roman"/>
                  <w:sz w:val="24"/>
                </w:rPr>
                <w:t>Intercept</w:t>
              </w:r>
            </w:ins>
          </w:p>
        </w:tc>
        <w:tc>
          <w:tcPr>
            <w:tcW w:w="1351" w:type="dxa"/>
            <w:noWrap/>
            <w:hideMark/>
          </w:tcPr>
          <w:p w14:paraId="64DBD9AD" w14:textId="77777777" w:rsidR="00D6595C" w:rsidRPr="00397CDC" w:rsidRDefault="00D6595C" w:rsidP="00D6595C">
            <w:pPr>
              <w:spacing w:after="160"/>
              <w:rPr>
                <w:ins w:id="307" w:author="Liu, Luyu" w:date="2020-06-01T15:11:00Z"/>
                <w:rFonts w:ascii="Times New Roman" w:hAnsi="Times New Roman" w:cs="Times New Roman"/>
                <w:sz w:val="24"/>
              </w:rPr>
            </w:pPr>
            <w:ins w:id="308" w:author="Liu, Luyu" w:date="2020-06-01T15:11:00Z">
              <w:r w:rsidRPr="00397CDC">
                <w:rPr>
                  <w:rFonts w:ascii="Times New Roman" w:hAnsi="Times New Roman" w:cs="Times New Roman"/>
                  <w:sz w:val="24"/>
                </w:rPr>
                <w:t>-0.52997</w:t>
              </w:r>
            </w:ins>
          </w:p>
        </w:tc>
        <w:tc>
          <w:tcPr>
            <w:tcW w:w="1170" w:type="dxa"/>
            <w:noWrap/>
            <w:hideMark/>
          </w:tcPr>
          <w:p w14:paraId="613AB935" w14:textId="77777777" w:rsidR="00D6595C" w:rsidRPr="00397CDC" w:rsidRDefault="00D6595C" w:rsidP="00D6595C">
            <w:pPr>
              <w:spacing w:after="160"/>
              <w:rPr>
                <w:ins w:id="309" w:author="Liu, Luyu" w:date="2020-06-01T15:11:00Z"/>
                <w:rFonts w:ascii="Times New Roman" w:hAnsi="Times New Roman" w:cs="Times New Roman"/>
                <w:sz w:val="24"/>
              </w:rPr>
            </w:pPr>
            <w:ins w:id="310" w:author="Liu, Luyu" w:date="2020-06-01T15:11:00Z">
              <w:r w:rsidRPr="00397CDC">
                <w:rPr>
                  <w:rFonts w:ascii="Times New Roman" w:hAnsi="Times New Roman" w:cs="Times New Roman"/>
                  <w:sz w:val="24"/>
                </w:rPr>
                <w:t>0.169042</w:t>
              </w:r>
            </w:ins>
          </w:p>
        </w:tc>
        <w:tc>
          <w:tcPr>
            <w:tcW w:w="990" w:type="dxa"/>
            <w:noWrap/>
            <w:hideMark/>
          </w:tcPr>
          <w:p w14:paraId="24E00DA8" w14:textId="77777777" w:rsidR="00D6595C" w:rsidRPr="00397CDC" w:rsidRDefault="00D6595C" w:rsidP="00D6595C">
            <w:pPr>
              <w:spacing w:after="160"/>
              <w:rPr>
                <w:ins w:id="311" w:author="Liu, Luyu" w:date="2020-06-01T15:11:00Z"/>
                <w:rFonts w:ascii="Times New Roman" w:hAnsi="Times New Roman" w:cs="Times New Roman"/>
                <w:sz w:val="24"/>
              </w:rPr>
            </w:pPr>
            <w:ins w:id="312" w:author="Liu, Luyu" w:date="2020-06-01T15:11:00Z">
              <w:r w:rsidRPr="00397CDC">
                <w:rPr>
                  <w:rFonts w:ascii="Times New Roman" w:hAnsi="Times New Roman" w:cs="Times New Roman"/>
                  <w:sz w:val="24"/>
                </w:rPr>
                <w:t>-3.135</w:t>
              </w:r>
            </w:ins>
          </w:p>
        </w:tc>
        <w:tc>
          <w:tcPr>
            <w:tcW w:w="1170" w:type="dxa"/>
            <w:noWrap/>
            <w:hideMark/>
          </w:tcPr>
          <w:p w14:paraId="4278B2FC" w14:textId="77777777" w:rsidR="00D6595C" w:rsidRPr="00397CDC" w:rsidRDefault="00D6595C" w:rsidP="00D6595C">
            <w:pPr>
              <w:spacing w:after="160"/>
              <w:rPr>
                <w:ins w:id="313" w:author="Liu, Luyu" w:date="2020-06-01T15:11:00Z"/>
                <w:rFonts w:ascii="Times New Roman" w:hAnsi="Times New Roman" w:cs="Times New Roman"/>
                <w:sz w:val="24"/>
              </w:rPr>
            </w:pPr>
            <w:ins w:id="314" w:author="Liu, Luyu" w:date="2020-06-01T15:11:00Z">
              <w:r w:rsidRPr="00397CDC">
                <w:rPr>
                  <w:rFonts w:ascii="Times New Roman" w:hAnsi="Times New Roman" w:cs="Times New Roman"/>
                  <w:sz w:val="24"/>
                </w:rPr>
                <w:t>0.00221</w:t>
              </w:r>
            </w:ins>
          </w:p>
        </w:tc>
        <w:tc>
          <w:tcPr>
            <w:tcW w:w="1170" w:type="dxa"/>
          </w:tcPr>
          <w:p w14:paraId="2B7735EE" w14:textId="77777777" w:rsidR="00D6595C" w:rsidRPr="00397CDC" w:rsidRDefault="00D6595C" w:rsidP="00D6595C">
            <w:pPr>
              <w:spacing w:after="160"/>
              <w:rPr>
                <w:ins w:id="315" w:author="Liu, Luyu" w:date="2020-06-01T15:11:00Z"/>
                <w:rFonts w:ascii="Times New Roman" w:hAnsi="Times New Roman" w:cs="Times New Roman"/>
                <w:sz w:val="24"/>
              </w:rPr>
            </w:pPr>
            <w:ins w:id="316" w:author="Liu, Luyu" w:date="2020-06-01T15:11:00Z">
              <w:r w:rsidRPr="00397CDC">
                <w:rPr>
                  <w:rFonts w:ascii="Times New Roman" w:hAnsi="Times New Roman" w:cs="Times New Roman" w:hint="eastAsia"/>
                  <w:sz w:val="24"/>
                </w:rPr>
                <w:t>-</w:t>
              </w:r>
            </w:ins>
          </w:p>
        </w:tc>
        <w:tc>
          <w:tcPr>
            <w:tcW w:w="1345" w:type="dxa"/>
          </w:tcPr>
          <w:p w14:paraId="175CB0C6" w14:textId="77777777" w:rsidR="00D6595C" w:rsidRPr="00397CDC" w:rsidRDefault="00D6595C" w:rsidP="00D6595C">
            <w:pPr>
              <w:spacing w:after="160"/>
              <w:rPr>
                <w:ins w:id="317" w:author="Liu, Luyu" w:date="2020-06-01T15:11:00Z"/>
                <w:rFonts w:ascii="Times New Roman" w:hAnsi="Times New Roman" w:cs="Times New Roman"/>
                <w:sz w:val="24"/>
              </w:rPr>
            </w:pPr>
            <w:ins w:id="318" w:author="Liu, Luyu" w:date="2020-06-01T15:11:00Z">
              <w:r w:rsidRPr="00397CDC">
                <w:rPr>
                  <w:rFonts w:ascii="Times New Roman" w:hAnsi="Times New Roman" w:cs="Times New Roman" w:hint="eastAsia"/>
                  <w:sz w:val="24"/>
                </w:rPr>
                <w:t>-</w:t>
              </w:r>
            </w:ins>
          </w:p>
        </w:tc>
      </w:tr>
      <w:tr w:rsidR="00D6595C" w:rsidRPr="00D22632" w14:paraId="6D4BB0A8" w14:textId="77777777" w:rsidTr="00D6595C">
        <w:trPr>
          <w:trHeight w:val="233"/>
          <w:ins w:id="319" w:author="Liu, Luyu" w:date="2020-06-01T15:11:00Z"/>
        </w:trPr>
        <w:tc>
          <w:tcPr>
            <w:tcW w:w="2154" w:type="dxa"/>
            <w:noWrap/>
            <w:hideMark/>
          </w:tcPr>
          <w:p w14:paraId="596AF94A" w14:textId="77777777" w:rsidR="00D6595C" w:rsidRPr="00397CDC" w:rsidRDefault="00D6595C" w:rsidP="00D6595C">
            <w:pPr>
              <w:spacing w:after="160"/>
              <w:rPr>
                <w:ins w:id="320" w:author="Liu, Luyu" w:date="2020-06-01T15:11:00Z"/>
                <w:rFonts w:ascii="Times New Roman" w:hAnsi="Times New Roman" w:cs="Times New Roman"/>
                <w:sz w:val="24"/>
              </w:rPr>
            </w:pPr>
            <w:ins w:id="321" w:author="Liu, Luyu" w:date="2020-06-01T15:11:00Z">
              <w:r w:rsidRPr="00397CDC">
                <w:rPr>
                  <w:rFonts w:ascii="Times New Roman" w:hAnsi="Times New Roman" w:cs="Times New Roman"/>
                  <w:sz w:val="24"/>
                </w:rPr>
                <w:t>Ratio of people with non-physical occupation</w:t>
              </w:r>
            </w:ins>
          </w:p>
        </w:tc>
        <w:tc>
          <w:tcPr>
            <w:tcW w:w="1351" w:type="dxa"/>
            <w:noWrap/>
            <w:hideMark/>
          </w:tcPr>
          <w:p w14:paraId="77EA668B" w14:textId="77777777" w:rsidR="00D6595C" w:rsidRPr="00397CDC" w:rsidRDefault="00D6595C" w:rsidP="00D6595C">
            <w:pPr>
              <w:spacing w:after="160"/>
              <w:rPr>
                <w:ins w:id="322" w:author="Liu, Luyu" w:date="2020-06-01T15:11:00Z"/>
                <w:rFonts w:ascii="Times New Roman" w:hAnsi="Times New Roman" w:cs="Times New Roman"/>
                <w:sz w:val="24"/>
              </w:rPr>
            </w:pPr>
            <w:ins w:id="323" w:author="Liu, Luyu" w:date="2020-06-01T15:11:00Z">
              <w:r w:rsidRPr="00397CDC">
                <w:rPr>
                  <w:rFonts w:ascii="Times New Roman" w:hAnsi="Times New Roman" w:cs="Times New Roman"/>
                  <w:sz w:val="24"/>
                </w:rPr>
                <w:t>-0.4269</w:t>
              </w:r>
            </w:ins>
          </w:p>
        </w:tc>
        <w:tc>
          <w:tcPr>
            <w:tcW w:w="1170" w:type="dxa"/>
            <w:noWrap/>
            <w:hideMark/>
          </w:tcPr>
          <w:p w14:paraId="766CDA74" w14:textId="77777777" w:rsidR="00D6595C" w:rsidRPr="00397CDC" w:rsidRDefault="00D6595C" w:rsidP="00D6595C">
            <w:pPr>
              <w:spacing w:after="160"/>
              <w:rPr>
                <w:ins w:id="324" w:author="Liu, Luyu" w:date="2020-06-01T15:11:00Z"/>
                <w:rFonts w:ascii="Times New Roman" w:hAnsi="Times New Roman" w:cs="Times New Roman"/>
                <w:sz w:val="24"/>
              </w:rPr>
            </w:pPr>
            <w:ins w:id="325" w:author="Liu, Luyu" w:date="2020-06-01T15:11:00Z">
              <w:r w:rsidRPr="00397CDC">
                <w:rPr>
                  <w:rFonts w:ascii="Times New Roman" w:hAnsi="Times New Roman" w:cs="Times New Roman"/>
                  <w:sz w:val="24"/>
                </w:rPr>
                <w:t>0.129248</w:t>
              </w:r>
            </w:ins>
          </w:p>
        </w:tc>
        <w:tc>
          <w:tcPr>
            <w:tcW w:w="990" w:type="dxa"/>
            <w:noWrap/>
            <w:hideMark/>
          </w:tcPr>
          <w:p w14:paraId="49058D00" w14:textId="77777777" w:rsidR="00D6595C" w:rsidRPr="00397CDC" w:rsidRDefault="00D6595C" w:rsidP="00D6595C">
            <w:pPr>
              <w:spacing w:after="160"/>
              <w:rPr>
                <w:ins w:id="326" w:author="Liu, Luyu" w:date="2020-06-01T15:11:00Z"/>
                <w:rFonts w:ascii="Times New Roman" w:hAnsi="Times New Roman" w:cs="Times New Roman"/>
                <w:sz w:val="24"/>
              </w:rPr>
            </w:pPr>
            <w:ins w:id="327" w:author="Liu, Luyu" w:date="2020-06-01T15:11:00Z">
              <w:r w:rsidRPr="00397CDC">
                <w:rPr>
                  <w:rFonts w:ascii="Times New Roman" w:hAnsi="Times New Roman" w:cs="Times New Roman"/>
                  <w:sz w:val="24"/>
                </w:rPr>
                <w:t>-3.303</w:t>
              </w:r>
            </w:ins>
          </w:p>
        </w:tc>
        <w:tc>
          <w:tcPr>
            <w:tcW w:w="1170" w:type="dxa"/>
            <w:noWrap/>
            <w:hideMark/>
          </w:tcPr>
          <w:p w14:paraId="74FF1263" w14:textId="77777777" w:rsidR="00D6595C" w:rsidRPr="00397CDC" w:rsidRDefault="00D6595C" w:rsidP="00D6595C">
            <w:pPr>
              <w:spacing w:after="160"/>
              <w:rPr>
                <w:ins w:id="328" w:author="Liu, Luyu" w:date="2020-06-01T15:11:00Z"/>
                <w:rFonts w:ascii="Times New Roman" w:hAnsi="Times New Roman" w:cs="Times New Roman"/>
                <w:sz w:val="24"/>
              </w:rPr>
            </w:pPr>
            <w:ins w:id="329" w:author="Liu, Luyu" w:date="2020-06-01T15:11:00Z">
              <w:r w:rsidRPr="00397CDC">
                <w:rPr>
                  <w:rFonts w:ascii="Times New Roman" w:hAnsi="Times New Roman" w:cs="Times New Roman"/>
                  <w:sz w:val="24"/>
                </w:rPr>
                <w:t>0.0013</w:t>
              </w:r>
            </w:ins>
          </w:p>
        </w:tc>
        <w:tc>
          <w:tcPr>
            <w:tcW w:w="1170" w:type="dxa"/>
          </w:tcPr>
          <w:p w14:paraId="7871548D" w14:textId="77777777" w:rsidR="00D6595C" w:rsidRPr="00397CDC" w:rsidRDefault="00D6595C" w:rsidP="00D6595C">
            <w:pPr>
              <w:spacing w:after="160"/>
              <w:rPr>
                <w:ins w:id="330" w:author="Liu, Luyu" w:date="2020-06-01T15:11:00Z"/>
                <w:rFonts w:ascii="Times New Roman" w:hAnsi="Times New Roman" w:cs="Times New Roman"/>
                <w:sz w:val="24"/>
              </w:rPr>
            </w:pPr>
            <w:ins w:id="331" w:author="Liu, Luyu" w:date="2020-06-01T15:11:00Z">
              <w:r w:rsidRPr="00397CDC">
                <w:rPr>
                  <w:rFonts w:ascii="Times New Roman" w:hAnsi="Times New Roman" w:cs="Times New Roman"/>
                  <w:sz w:val="24"/>
                </w:rPr>
                <w:t>1.21</w:t>
              </w:r>
            </w:ins>
          </w:p>
        </w:tc>
        <w:tc>
          <w:tcPr>
            <w:tcW w:w="1345" w:type="dxa"/>
          </w:tcPr>
          <w:p w14:paraId="2EC59757" w14:textId="77777777" w:rsidR="00D6595C" w:rsidRPr="00397CDC" w:rsidRDefault="00D6595C" w:rsidP="00D6595C">
            <w:pPr>
              <w:spacing w:after="160"/>
              <w:rPr>
                <w:ins w:id="332" w:author="Liu, Luyu" w:date="2020-06-01T15:11:00Z"/>
                <w:rFonts w:ascii="Times New Roman" w:hAnsi="Times New Roman" w:cs="Times New Roman"/>
                <w:sz w:val="24"/>
              </w:rPr>
            </w:pPr>
            <w:ins w:id="333" w:author="Liu, Luyu" w:date="2020-06-01T15:11:00Z">
              <w:r w:rsidRPr="00397CDC">
                <w:rPr>
                  <w:rFonts w:ascii="Times New Roman" w:hAnsi="Times New Roman" w:cs="Times New Roman"/>
                  <w:sz w:val="24"/>
                </w:rPr>
                <w:t>0.063</w:t>
              </w:r>
            </w:ins>
          </w:p>
        </w:tc>
      </w:tr>
      <w:tr w:rsidR="00D6595C" w:rsidRPr="00D22632" w14:paraId="0A640FA2" w14:textId="77777777" w:rsidTr="00D6595C">
        <w:trPr>
          <w:trHeight w:val="233"/>
          <w:ins w:id="334" w:author="Liu, Luyu" w:date="2020-06-01T15:11:00Z"/>
        </w:trPr>
        <w:tc>
          <w:tcPr>
            <w:tcW w:w="2154" w:type="dxa"/>
            <w:noWrap/>
            <w:hideMark/>
          </w:tcPr>
          <w:p w14:paraId="0BC504E3" w14:textId="77777777" w:rsidR="00D6595C" w:rsidRPr="00397CDC" w:rsidRDefault="00D6595C" w:rsidP="00D6595C">
            <w:pPr>
              <w:spacing w:after="160"/>
              <w:rPr>
                <w:ins w:id="335" w:author="Liu, Luyu" w:date="2020-06-01T15:11:00Z"/>
                <w:rFonts w:ascii="Times New Roman" w:hAnsi="Times New Roman" w:cs="Times New Roman"/>
                <w:sz w:val="24"/>
              </w:rPr>
            </w:pPr>
            <w:ins w:id="336" w:author="Liu, Luyu" w:date="2020-06-01T15:11:00Z">
              <w:r w:rsidRPr="00397CDC">
                <w:rPr>
                  <w:rFonts w:ascii="Times New Roman" w:hAnsi="Times New Roman" w:cs="Times New Roman"/>
                  <w:sz w:val="24"/>
                </w:rPr>
                <w:t>Ratio of African American population</w:t>
              </w:r>
            </w:ins>
          </w:p>
        </w:tc>
        <w:tc>
          <w:tcPr>
            <w:tcW w:w="1351" w:type="dxa"/>
            <w:noWrap/>
            <w:hideMark/>
          </w:tcPr>
          <w:p w14:paraId="205922A7" w14:textId="77777777" w:rsidR="00D6595C" w:rsidRPr="00397CDC" w:rsidRDefault="00D6595C" w:rsidP="00D6595C">
            <w:pPr>
              <w:spacing w:after="160"/>
              <w:rPr>
                <w:ins w:id="337" w:author="Liu, Luyu" w:date="2020-06-01T15:11:00Z"/>
                <w:rFonts w:ascii="Times New Roman" w:hAnsi="Times New Roman" w:cs="Times New Roman"/>
                <w:sz w:val="24"/>
              </w:rPr>
            </w:pPr>
            <w:ins w:id="338" w:author="Liu, Luyu" w:date="2020-06-01T15:11:00Z">
              <w:r w:rsidRPr="00397CDC">
                <w:rPr>
                  <w:rFonts w:ascii="Times New Roman" w:hAnsi="Times New Roman" w:cs="Times New Roman"/>
                  <w:sz w:val="24"/>
                </w:rPr>
                <w:t>0.412221</w:t>
              </w:r>
            </w:ins>
          </w:p>
        </w:tc>
        <w:tc>
          <w:tcPr>
            <w:tcW w:w="1170" w:type="dxa"/>
            <w:noWrap/>
            <w:hideMark/>
          </w:tcPr>
          <w:p w14:paraId="16931E43" w14:textId="77777777" w:rsidR="00D6595C" w:rsidRPr="00397CDC" w:rsidRDefault="00D6595C" w:rsidP="00D6595C">
            <w:pPr>
              <w:spacing w:after="160"/>
              <w:rPr>
                <w:ins w:id="339" w:author="Liu, Luyu" w:date="2020-06-01T15:11:00Z"/>
                <w:rFonts w:ascii="Times New Roman" w:hAnsi="Times New Roman" w:cs="Times New Roman"/>
                <w:sz w:val="24"/>
              </w:rPr>
            </w:pPr>
            <w:ins w:id="340" w:author="Liu, Luyu" w:date="2020-06-01T15:11:00Z">
              <w:r w:rsidRPr="00397CDC">
                <w:rPr>
                  <w:rFonts w:ascii="Times New Roman" w:hAnsi="Times New Roman" w:cs="Times New Roman"/>
                  <w:sz w:val="24"/>
                </w:rPr>
                <w:t>0.075941</w:t>
              </w:r>
            </w:ins>
          </w:p>
        </w:tc>
        <w:tc>
          <w:tcPr>
            <w:tcW w:w="990" w:type="dxa"/>
            <w:noWrap/>
            <w:hideMark/>
          </w:tcPr>
          <w:p w14:paraId="24FCAFA8" w14:textId="77777777" w:rsidR="00D6595C" w:rsidRPr="00397CDC" w:rsidRDefault="00D6595C" w:rsidP="00D6595C">
            <w:pPr>
              <w:spacing w:after="160"/>
              <w:rPr>
                <w:ins w:id="341" w:author="Liu, Luyu" w:date="2020-06-01T15:11:00Z"/>
                <w:rFonts w:ascii="Times New Roman" w:hAnsi="Times New Roman" w:cs="Times New Roman"/>
                <w:sz w:val="24"/>
              </w:rPr>
            </w:pPr>
            <w:ins w:id="342" w:author="Liu, Luyu" w:date="2020-06-01T15:11:00Z">
              <w:r w:rsidRPr="00397CDC">
                <w:rPr>
                  <w:rFonts w:ascii="Times New Roman" w:hAnsi="Times New Roman" w:cs="Times New Roman"/>
                  <w:sz w:val="24"/>
                </w:rPr>
                <w:t>5.428</w:t>
              </w:r>
            </w:ins>
          </w:p>
        </w:tc>
        <w:tc>
          <w:tcPr>
            <w:tcW w:w="1170" w:type="dxa"/>
            <w:noWrap/>
            <w:hideMark/>
          </w:tcPr>
          <w:p w14:paraId="0CEB862B" w14:textId="77777777" w:rsidR="00D6595C" w:rsidRPr="00397CDC" w:rsidRDefault="00D6595C" w:rsidP="00D6595C">
            <w:pPr>
              <w:spacing w:after="160"/>
              <w:rPr>
                <w:ins w:id="343" w:author="Liu, Luyu" w:date="2020-06-01T15:11:00Z"/>
                <w:rFonts w:ascii="Times New Roman" w:hAnsi="Times New Roman" w:cs="Times New Roman"/>
                <w:sz w:val="24"/>
              </w:rPr>
            </w:pPr>
            <w:ins w:id="344" w:author="Liu, Luyu" w:date="2020-06-01T15:11:00Z">
              <w:r w:rsidRPr="00397CDC">
                <w:rPr>
                  <w:rFonts w:ascii="Times New Roman" w:hAnsi="Times New Roman" w:cs="Times New Roman"/>
                  <w:sz w:val="24"/>
                </w:rPr>
                <w:t>3.53E-07</w:t>
              </w:r>
            </w:ins>
          </w:p>
        </w:tc>
        <w:tc>
          <w:tcPr>
            <w:tcW w:w="1170" w:type="dxa"/>
          </w:tcPr>
          <w:p w14:paraId="4286D3B2" w14:textId="77777777" w:rsidR="00D6595C" w:rsidRPr="00397CDC" w:rsidRDefault="00D6595C" w:rsidP="00D6595C">
            <w:pPr>
              <w:spacing w:after="160"/>
              <w:rPr>
                <w:ins w:id="345" w:author="Liu, Luyu" w:date="2020-06-01T15:11:00Z"/>
                <w:rFonts w:ascii="Times New Roman" w:hAnsi="Times New Roman" w:cs="Times New Roman"/>
                <w:sz w:val="24"/>
              </w:rPr>
            </w:pPr>
            <w:ins w:id="346" w:author="Liu, Luyu" w:date="2020-06-01T15:11:00Z">
              <w:r w:rsidRPr="00397CDC">
                <w:rPr>
                  <w:rFonts w:ascii="Times New Roman" w:hAnsi="Times New Roman" w:cs="Times New Roman"/>
                  <w:sz w:val="24"/>
                </w:rPr>
                <w:t>1.08</w:t>
              </w:r>
            </w:ins>
          </w:p>
        </w:tc>
        <w:tc>
          <w:tcPr>
            <w:tcW w:w="1345" w:type="dxa"/>
          </w:tcPr>
          <w:p w14:paraId="497436B8" w14:textId="77777777" w:rsidR="00D6595C" w:rsidRPr="00397CDC" w:rsidRDefault="00D6595C" w:rsidP="00D6595C">
            <w:pPr>
              <w:spacing w:after="160"/>
              <w:rPr>
                <w:ins w:id="347" w:author="Liu, Luyu" w:date="2020-06-01T15:11:00Z"/>
                <w:rFonts w:ascii="Times New Roman" w:hAnsi="Times New Roman" w:cs="Times New Roman"/>
                <w:sz w:val="24"/>
              </w:rPr>
            </w:pPr>
            <w:ins w:id="348" w:author="Liu, Luyu" w:date="2020-06-01T15:11:00Z">
              <w:r w:rsidRPr="00397CDC">
                <w:rPr>
                  <w:rFonts w:ascii="Times New Roman" w:hAnsi="Times New Roman" w:cs="Times New Roman"/>
                  <w:sz w:val="24"/>
                </w:rPr>
                <w:t>0.17</w:t>
              </w:r>
            </w:ins>
          </w:p>
        </w:tc>
      </w:tr>
      <w:tr w:rsidR="00D6595C" w:rsidRPr="00D22632" w14:paraId="0FC36325" w14:textId="77777777" w:rsidTr="00D6595C">
        <w:trPr>
          <w:trHeight w:val="233"/>
          <w:ins w:id="349" w:author="Liu, Luyu" w:date="2020-06-01T15:11:00Z"/>
        </w:trPr>
        <w:tc>
          <w:tcPr>
            <w:tcW w:w="2154" w:type="dxa"/>
            <w:noWrap/>
            <w:hideMark/>
          </w:tcPr>
          <w:p w14:paraId="3BB864B6" w14:textId="77777777" w:rsidR="00D6595C" w:rsidRPr="00397CDC" w:rsidRDefault="00D6595C" w:rsidP="00D6595C">
            <w:pPr>
              <w:spacing w:after="160"/>
              <w:rPr>
                <w:ins w:id="350" w:author="Liu, Luyu" w:date="2020-06-01T15:11:00Z"/>
                <w:rFonts w:ascii="Times New Roman" w:hAnsi="Times New Roman" w:cs="Times New Roman"/>
                <w:sz w:val="24"/>
              </w:rPr>
            </w:pPr>
            <w:ins w:id="351" w:author="Liu, Luyu" w:date="2020-06-01T15:11:00Z">
              <w:r w:rsidRPr="00397CDC">
                <w:rPr>
                  <w:rFonts w:ascii="Times New Roman" w:hAnsi="Times New Roman" w:cs="Times New Roman"/>
                  <w:sz w:val="24"/>
                </w:rPr>
                <w:t>Ratio of population over 45 years old</w:t>
              </w:r>
            </w:ins>
          </w:p>
        </w:tc>
        <w:tc>
          <w:tcPr>
            <w:tcW w:w="1351" w:type="dxa"/>
            <w:noWrap/>
            <w:hideMark/>
          </w:tcPr>
          <w:p w14:paraId="2BFC7010" w14:textId="77777777" w:rsidR="00D6595C" w:rsidRPr="00397CDC" w:rsidRDefault="00D6595C" w:rsidP="00D6595C">
            <w:pPr>
              <w:spacing w:after="160"/>
              <w:rPr>
                <w:ins w:id="352" w:author="Liu, Luyu" w:date="2020-06-01T15:11:00Z"/>
                <w:rFonts w:ascii="Times New Roman" w:hAnsi="Times New Roman" w:cs="Times New Roman"/>
                <w:sz w:val="24"/>
              </w:rPr>
            </w:pPr>
            <w:ins w:id="353" w:author="Liu, Luyu" w:date="2020-06-01T15:11:00Z">
              <w:r w:rsidRPr="00397CDC">
                <w:rPr>
                  <w:rFonts w:ascii="Times New Roman" w:hAnsi="Times New Roman" w:cs="Times New Roman"/>
                  <w:sz w:val="24"/>
                </w:rPr>
                <w:t>0.856343</w:t>
              </w:r>
            </w:ins>
          </w:p>
        </w:tc>
        <w:tc>
          <w:tcPr>
            <w:tcW w:w="1170" w:type="dxa"/>
            <w:noWrap/>
            <w:hideMark/>
          </w:tcPr>
          <w:p w14:paraId="0E63D667" w14:textId="77777777" w:rsidR="00D6595C" w:rsidRPr="00397CDC" w:rsidRDefault="00D6595C" w:rsidP="00D6595C">
            <w:pPr>
              <w:spacing w:after="160"/>
              <w:rPr>
                <w:ins w:id="354" w:author="Liu, Luyu" w:date="2020-06-01T15:11:00Z"/>
                <w:rFonts w:ascii="Times New Roman" w:hAnsi="Times New Roman" w:cs="Times New Roman"/>
                <w:sz w:val="24"/>
              </w:rPr>
            </w:pPr>
            <w:ins w:id="355" w:author="Liu, Luyu" w:date="2020-06-01T15:11:00Z">
              <w:r w:rsidRPr="00397CDC">
                <w:rPr>
                  <w:rFonts w:ascii="Times New Roman" w:hAnsi="Times New Roman" w:cs="Times New Roman"/>
                  <w:sz w:val="24"/>
                </w:rPr>
                <w:t>0.264103</w:t>
              </w:r>
            </w:ins>
          </w:p>
        </w:tc>
        <w:tc>
          <w:tcPr>
            <w:tcW w:w="990" w:type="dxa"/>
            <w:noWrap/>
            <w:hideMark/>
          </w:tcPr>
          <w:p w14:paraId="2724F6ED" w14:textId="77777777" w:rsidR="00D6595C" w:rsidRPr="00397CDC" w:rsidRDefault="00D6595C" w:rsidP="00D6595C">
            <w:pPr>
              <w:spacing w:after="160"/>
              <w:rPr>
                <w:ins w:id="356" w:author="Liu, Luyu" w:date="2020-06-01T15:11:00Z"/>
                <w:rFonts w:ascii="Times New Roman" w:hAnsi="Times New Roman" w:cs="Times New Roman"/>
                <w:sz w:val="24"/>
              </w:rPr>
            </w:pPr>
            <w:ins w:id="357" w:author="Liu, Luyu" w:date="2020-06-01T15:11:00Z">
              <w:r w:rsidRPr="00397CDC">
                <w:rPr>
                  <w:rFonts w:ascii="Times New Roman" w:hAnsi="Times New Roman" w:cs="Times New Roman"/>
                  <w:sz w:val="24"/>
                </w:rPr>
                <w:t>3.242</w:t>
              </w:r>
            </w:ins>
          </w:p>
        </w:tc>
        <w:tc>
          <w:tcPr>
            <w:tcW w:w="1170" w:type="dxa"/>
            <w:noWrap/>
            <w:hideMark/>
          </w:tcPr>
          <w:p w14:paraId="50219CD7" w14:textId="77777777" w:rsidR="00D6595C" w:rsidRPr="00397CDC" w:rsidRDefault="00D6595C" w:rsidP="00D6595C">
            <w:pPr>
              <w:spacing w:after="160"/>
              <w:rPr>
                <w:ins w:id="358" w:author="Liu, Luyu" w:date="2020-06-01T15:11:00Z"/>
                <w:rFonts w:ascii="Times New Roman" w:hAnsi="Times New Roman" w:cs="Times New Roman"/>
                <w:sz w:val="24"/>
              </w:rPr>
            </w:pPr>
            <w:ins w:id="359" w:author="Liu, Luyu" w:date="2020-06-01T15:11:00Z">
              <w:r w:rsidRPr="00397CDC">
                <w:rPr>
                  <w:rFonts w:ascii="Times New Roman" w:hAnsi="Times New Roman" w:cs="Times New Roman"/>
                  <w:sz w:val="24"/>
                </w:rPr>
                <w:t>0.00158</w:t>
              </w:r>
            </w:ins>
          </w:p>
        </w:tc>
        <w:tc>
          <w:tcPr>
            <w:tcW w:w="1170" w:type="dxa"/>
          </w:tcPr>
          <w:p w14:paraId="348ACD88" w14:textId="77777777" w:rsidR="00D6595C" w:rsidRPr="00397CDC" w:rsidRDefault="00D6595C" w:rsidP="00D6595C">
            <w:pPr>
              <w:spacing w:after="160"/>
              <w:rPr>
                <w:ins w:id="360" w:author="Liu, Luyu" w:date="2020-06-01T15:11:00Z"/>
                <w:rFonts w:ascii="Times New Roman" w:hAnsi="Times New Roman" w:cs="Times New Roman"/>
                <w:sz w:val="24"/>
              </w:rPr>
            </w:pPr>
            <w:ins w:id="361" w:author="Liu, Luyu" w:date="2020-06-01T15:11:00Z">
              <w:r w:rsidRPr="00397CDC">
                <w:rPr>
                  <w:rFonts w:ascii="Times New Roman" w:hAnsi="Times New Roman" w:cs="Times New Roman"/>
                  <w:sz w:val="24"/>
                </w:rPr>
                <w:t>1.05</w:t>
              </w:r>
            </w:ins>
          </w:p>
        </w:tc>
        <w:tc>
          <w:tcPr>
            <w:tcW w:w="1345" w:type="dxa"/>
          </w:tcPr>
          <w:p w14:paraId="4BFBA3B0" w14:textId="77777777" w:rsidR="00D6595C" w:rsidRPr="00397CDC" w:rsidRDefault="00D6595C" w:rsidP="00D6595C">
            <w:pPr>
              <w:spacing w:after="160"/>
              <w:rPr>
                <w:ins w:id="362" w:author="Liu, Luyu" w:date="2020-06-01T15:11:00Z"/>
                <w:rFonts w:ascii="Times New Roman" w:hAnsi="Times New Roman" w:cs="Times New Roman"/>
                <w:sz w:val="24"/>
              </w:rPr>
            </w:pPr>
            <w:ins w:id="363" w:author="Liu, Luyu" w:date="2020-06-01T15:11:00Z">
              <w:r w:rsidRPr="00397CDC">
                <w:rPr>
                  <w:rFonts w:ascii="Times New Roman" w:hAnsi="Times New Roman" w:cs="Times New Roman"/>
                  <w:sz w:val="24"/>
                </w:rPr>
                <w:t>0.061</w:t>
              </w:r>
            </w:ins>
          </w:p>
        </w:tc>
      </w:tr>
      <w:tr w:rsidR="00D6595C" w:rsidRPr="00D22632" w14:paraId="3B403A5F" w14:textId="77777777" w:rsidTr="00D6595C">
        <w:trPr>
          <w:trHeight w:val="233"/>
          <w:ins w:id="364" w:author="Liu, Luyu" w:date="2020-06-01T15:11:00Z"/>
        </w:trPr>
        <w:tc>
          <w:tcPr>
            <w:tcW w:w="2154" w:type="dxa"/>
            <w:noWrap/>
          </w:tcPr>
          <w:p w14:paraId="55BF2B80" w14:textId="77777777" w:rsidR="00D6595C" w:rsidRPr="00397CDC" w:rsidRDefault="00D6595C" w:rsidP="00D6595C">
            <w:pPr>
              <w:spacing w:after="160"/>
              <w:rPr>
                <w:ins w:id="365" w:author="Liu, Luyu" w:date="2020-06-01T15:11:00Z"/>
                <w:rFonts w:ascii="Times New Roman" w:hAnsi="Times New Roman" w:cs="Times New Roman"/>
                <w:sz w:val="24"/>
              </w:rPr>
            </w:pPr>
            <w:ins w:id="366" w:author="Liu, Luyu" w:date="2020-06-01T15:11:00Z">
              <w:r w:rsidRPr="00397CDC">
                <w:rPr>
                  <w:rFonts w:ascii="Times New Roman" w:hAnsi="Times New Roman" w:cs="Times New Roman"/>
                  <w:sz w:val="24"/>
                </w:rPr>
                <w:t>Google search trend index</w:t>
              </w:r>
            </w:ins>
          </w:p>
        </w:tc>
        <w:tc>
          <w:tcPr>
            <w:tcW w:w="1351" w:type="dxa"/>
            <w:noWrap/>
          </w:tcPr>
          <w:p w14:paraId="21F4BC05" w14:textId="77777777" w:rsidR="00D6595C" w:rsidRPr="00397CDC" w:rsidRDefault="00D6595C" w:rsidP="00D6595C">
            <w:pPr>
              <w:spacing w:after="160"/>
              <w:rPr>
                <w:ins w:id="367" w:author="Liu, Luyu" w:date="2020-06-01T15:11:00Z"/>
                <w:rFonts w:ascii="Times New Roman" w:hAnsi="Times New Roman" w:cs="Times New Roman"/>
                <w:sz w:val="24"/>
              </w:rPr>
            </w:pPr>
            <w:ins w:id="368" w:author="Liu, Luyu" w:date="2020-06-01T15:11:00Z">
              <w:r w:rsidRPr="00397CDC">
                <w:rPr>
                  <w:rFonts w:ascii="Times New Roman" w:hAnsi="Times New Roman" w:cs="Times New Roman"/>
                  <w:sz w:val="24"/>
                </w:rPr>
                <w:t>-0.00502</w:t>
              </w:r>
            </w:ins>
          </w:p>
        </w:tc>
        <w:tc>
          <w:tcPr>
            <w:tcW w:w="1170" w:type="dxa"/>
            <w:noWrap/>
          </w:tcPr>
          <w:p w14:paraId="44DDE295" w14:textId="77777777" w:rsidR="00D6595C" w:rsidRPr="00397CDC" w:rsidRDefault="00D6595C" w:rsidP="00D6595C">
            <w:pPr>
              <w:spacing w:after="160"/>
              <w:rPr>
                <w:ins w:id="369" w:author="Liu, Luyu" w:date="2020-06-01T15:11:00Z"/>
                <w:rFonts w:ascii="Times New Roman" w:hAnsi="Times New Roman" w:cs="Times New Roman"/>
                <w:sz w:val="24"/>
              </w:rPr>
            </w:pPr>
            <w:ins w:id="370" w:author="Liu, Luyu" w:date="2020-06-01T15:11:00Z">
              <w:r w:rsidRPr="00397CDC">
                <w:rPr>
                  <w:rFonts w:ascii="Times New Roman" w:hAnsi="Times New Roman" w:cs="Times New Roman"/>
                  <w:sz w:val="24"/>
                </w:rPr>
                <w:t>0.00197</w:t>
              </w:r>
            </w:ins>
          </w:p>
        </w:tc>
        <w:tc>
          <w:tcPr>
            <w:tcW w:w="990" w:type="dxa"/>
            <w:noWrap/>
          </w:tcPr>
          <w:p w14:paraId="0F4A5502" w14:textId="77777777" w:rsidR="00D6595C" w:rsidRPr="00397CDC" w:rsidRDefault="00D6595C" w:rsidP="00D6595C">
            <w:pPr>
              <w:spacing w:after="160"/>
              <w:rPr>
                <w:ins w:id="371" w:author="Liu, Luyu" w:date="2020-06-01T15:11:00Z"/>
                <w:rFonts w:ascii="Times New Roman" w:hAnsi="Times New Roman" w:cs="Times New Roman"/>
                <w:sz w:val="24"/>
              </w:rPr>
            </w:pPr>
            <w:ins w:id="372" w:author="Liu, Luyu" w:date="2020-06-01T15:11:00Z">
              <w:r w:rsidRPr="00397CDC">
                <w:rPr>
                  <w:rFonts w:ascii="Times New Roman" w:hAnsi="Times New Roman" w:cs="Times New Roman"/>
                  <w:sz w:val="24"/>
                </w:rPr>
                <w:t>-2.55</w:t>
              </w:r>
            </w:ins>
          </w:p>
        </w:tc>
        <w:tc>
          <w:tcPr>
            <w:tcW w:w="1170" w:type="dxa"/>
            <w:noWrap/>
          </w:tcPr>
          <w:p w14:paraId="31ABF044" w14:textId="77777777" w:rsidR="00D6595C" w:rsidRPr="00397CDC" w:rsidRDefault="00D6595C" w:rsidP="00D6595C">
            <w:pPr>
              <w:spacing w:after="160"/>
              <w:rPr>
                <w:ins w:id="373" w:author="Liu, Luyu" w:date="2020-06-01T15:11:00Z"/>
                <w:rFonts w:ascii="Times New Roman" w:hAnsi="Times New Roman" w:cs="Times New Roman"/>
                <w:sz w:val="24"/>
              </w:rPr>
            </w:pPr>
            <w:ins w:id="374" w:author="Liu, Luyu" w:date="2020-06-01T15:11:00Z">
              <w:r w:rsidRPr="00397CDC">
                <w:rPr>
                  <w:rFonts w:ascii="Times New Roman" w:hAnsi="Times New Roman" w:cs="Times New Roman"/>
                  <w:sz w:val="24"/>
                </w:rPr>
                <w:t>0.01217</w:t>
              </w:r>
            </w:ins>
          </w:p>
        </w:tc>
        <w:tc>
          <w:tcPr>
            <w:tcW w:w="1170" w:type="dxa"/>
          </w:tcPr>
          <w:p w14:paraId="2C2D1F92" w14:textId="77777777" w:rsidR="00D6595C" w:rsidRPr="00397CDC" w:rsidRDefault="00D6595C" w:rsidP="00D6595C">
            <w:pPr>
              <w:spacing w:after="160"/>
              <w:rPr>
                <w:ins w:id="375" w:author="Liu, Luyu" w:date="2020-06-01T15:11:00Z"/>
                <w:rFonts w:ascii="Times New Roman" w:hAnsi="Times New Roman" w:cs="Times New Roman"/>
                <w:sz w:val="24"/>
              </w:rPr>
            </w:pPr>
            <w:ins w:id="376" w:author="Liu, Luyu" w:date="2020-06-01T15:11:00Z">
              <w:r w:rsidRPr="00397CDC">
                <w:rPr>
                  <w:rFonts w:ascii="Times New Roman" w:hAnsi="Times New Roman" w:cs="Times New Roman"/>
                  <w:sz w:val="24"/>
                </w:rPr>
                <w:t>1.21</w:t>
              </w:r>
            </w:ins>
          </w:p>
        </w:tc>
        <w:tc>
          <w:tcPr>
            <w:tcW w:w="1345" w:type="dxa"/>
          </w:tcPr>
          <w:p w14:paraId="5A20E6B9" w14:textId="77777777" w:rsidR="00D6595C" w:rsidRPr="00397CDC" w:rsidRDefault="00D6595C" w:rsidP="00D6595C">
            <w:pPr>
              <w:spacing w:after="160"/>
              <w:rPr>
                <w:ins w:id="377" w:author="Liu, Luyu" w:date="2020-06-01T15:11:00Z"/>
                <w:rFonts w:ascii="Times New Roman" w:hAnsi="Times New Roman" w:cs="Times New Roman"/>
                <w:sz w:val="24"/>
              </w:rPr>
            </w:pPr>
            <w:ins w:id="378" w:author="Liu, Luyu" w:date="2020-06-01T15:11:00Z">
              <w:r w:rsidRPr="00397CDC">
                <w:rPr>
                  <w:rFonts w:ascii="Times New Roman" w:hAnsi="Times New Roman" w:cs="Times New Roman"/>
                  <w:sz w:val="24"/>
                </w:rPr>
                <w:t>0.037</w:t>
              </w:r>
            </w:ins>
          </w:p>
        </w:tc>
      </w:tr>
    </w:tbl>
    <w:p w14:paraId="2A0C2F52" w14:textId="77777777" w:rsidR="00D6595C" w:rsidRDefault="00D6595C" w:rsidP="00D6595C">
      <w:pPr>
        <w:spacing w:line="480" w:lineRule="auto"/>
        <w:jc w:val="center"/>
        <w:rPr>
          <w:ins w:id="379" w:author="Liu, Luyu" w:date="2020-06-01T15:11:00Z"/>
          <w:rFonts w:ascii="Times New Roman" w:hAnsi="Times New Roman" w:cs="Times New Roman"/>
          <w:sz w:val="24"/>
        </w:rPr>
      </w:pPr>
      <w:ins w:id="380" w:author="Liu, Luyu" w:date="2020-06-01T15:11:00Z">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ins>
    </w:p>
    <w:p w14:paraId="30802A57" w14:textId="77777777" w:rsidR="00D6595C" w:rsidRDefault="00D6595C" w:rsidP="00D6595C">
      <w:pPr>
        <w:spacing w:line="480" w:lineRule="auto"/>
        <w:ind w:firstLine="720"/>
        <w:rPr>
          <w:ins w:id="381" w:author="Liu, Luyu" w:date="2020-06-01T15:11:00Z"/>
          <w:rFonts w:ascii="Times New Roman" w:hAnsi="Times New Roman" w:cs="Times New Roman"/>
          <w:sz w:val="24"/>
        </w:rPr>
      </w:pPr>
    </w:p>
    <w:p w14:paraId="3FE5255F" w14:textId="77777777" w:rsidR="00D6595C" w:rsidRPr="009457DC" w:rsidRDefault="00D6595C" w:rsidP="00D6595C">
      <w:pPr>
        <w:pStyle w:val="ListParagraph"/>
        <w:numPr>
          <w:ilvl w:val="2"/>
          <w:numId w:val="2"/>
        </w:numPr>
        <w:spacing w:line="480" w:lineRule="auto"/>
        <w:jc w:val="both"/>
        <w:rPr>
          <w:ins w:id="382" w:author="Liu, Luyu" w:date="2020-06-01T15:11:00Z"/>
          <w:rFonts w:ascii="Times New Roman" w:hAnsi="Times New Roman" w:cs="Times New Roman"/>
          <w:sz w:val="24"/>
        </w:rPr>
      </w:pPr>
      <w:ins w:id="383" w:author="Liu, Luyu" w:date="2020-06-01T15:11:00Z">
        <w:r w:rsidRPr="009457DC">
          <w:rPr>
            <w:rFonts w:ascii="Times New Roman" w:hAnsi="Times New Roman" w:cs="Times New Roman"/>
            <w:sz w:val="24"/>
          </w:rPr>
          <w:t>Population with non-physical occupations</w:t>
        </w:r>
      </w:ins>
    </w:p>
    <w:p w14:paraId="54D77837" w14:textId="5AE234FB" w:rsidR="00D6595C" w:rsidRDefault="00D6595C" w:rsidP="00D6595C">
      <w:pPr>
        <w:spacing w:line="480" w:lineRule="auto"/>
        <w:jc w:val="both"/>
        <w:rPr>
          <w:ins w:id="384" w:author="Liu, Luyu" w:date="2020-06-01T15:11:00Z"/>
          <w:rFonts w:ascii="Times New Roman" w:hAnsi="Times New Roman" w:cs="Times New Roman"/>
          <w:sz w:val="24"/>
        </w:rPr>
      </w:pPr>
      <w:ins w:id="385" w:author="Liu, Luyu" w:date="2020-06-01T15:11:00Z">
        <w:r>
          <w:rPr>
            <w:rFonts w:ascii="Times New Roman" w:hAnsi="Times New Roman" w:cs="Times New Roman"/>
            <w:sz w:val="24"/>
          </w:rPr>
          <w:t>The results confirm the hypothesis that greater decreases in transit demand are associated with a higher percentage of people with non-physical occupations.</w:t>
        </w:r>
      </w:ins>
      <w:ins w:id="386" w:author="Liu, Luyu" w:date="2020-06-01T15:37:00Z">
        <w:r w:rsidR="00A20593">
          <w:rPr>
            <w:rFonts w:ascii="Times New Roman" w:hAnsi="Times New Roman" w:cs="Times New Roman"/>
            <w:sz w:val="24"/>
          </w:rPr>
          <w:t xml:space="preserve"> </w:t>
        </w:r>
      </w:ins>
      <w:ins w:id="387" w:author="Liu, Luyu" w:date="2020-06-01T15:11:00Z">
        <w:r>
          <w:rPr>
            <w:rFonts w:ascii="Times New Roman" w:hAnsi="Times New Roman" w:cs="Times New Roman"/>
            <w:sz w:val="24"/>
          </w:rPr>
          <w:t>People who can work at home avoid public transit; people who cannot work at home and rely on public transit continue to use it.</w:t>
        </w:r>
      </w:ins>
    </w:p>
    <w:p w14:paraId="692BB37D" w14:textId="77777777" w:rsidR="00D6595C" w:rsidRDefault="00D6595C" w:rsidP="00D6595C">
      <w:pPr>
        <w:spacing w:line="480" w:lineRule="auto"/>
        <w:ind w:firstLine="720"/>
        <w:jc w:val="both"/>
        <w:rPr>
          <w:ins w:id="388" w:author="Liu, Luyu" w:date="2020-06-01T15:11:00Z"/>
          <w:rFonts w:ascii="Times New Roman" w:hAnsi="Times New Roman" w:cs="Times New Roman"/>
          <w:sz w:val="24"/>
        </w:rPr>
      </w:pPr>
      <w:ins w:id="389" w:author="Liu, Luyu" w:date="2020-06-01T15:11:00Z">
        <w:r>
          <w:rPr>
            <w:rFonts w:ascii="Times New Roman" w:hAnsi="Times New Roman" w:cs="Times New Roman"/>
            <w:sz w:val="24"/>
          </w:rPr>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very significant negative correlation between Hispanic population and population with non-physical occupations suggests vulnerability of Hispanic populations during this health crisis: if a city has a higher Hispanic population, it is likely for the city to have a higher floor value, which means more people use transit during the pandemic (presumably for work). This is also consistent with the occupation statistics: according to the labor force characteristics survey made by the US </w:t>
        </w:r>
        <w:r>
          <w:rPr>
            <w:rFonts w:ascii="Times New Roman" w:hAnsi="Times New Roman" w:cs="Times New Roman"/>
            <w:sz w:val="24"/>
          </w:rPr>
          <w:lastRenderedPageBreak/>
          <w:t xml:space="preserve">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ins>
    </w:p>
    <w:p w14:paraId="4C91B6A0" w14:textId="1B25037C" w:rsidR="00D6595C" w:rsidRDefault="00D6595C" w:rsidP="00D6595C">
      <w:pPr>
        <w:spacing w:line="480" w:lineRule="auto"/>
        <w:jc w:val="both"/>
        <w:rPr>
          <w:ins w:id="390" w:author="Liu, Luyu" w:date="2020-06-01T15:11:00Z"/>
          <w:rFonts w:ascii="Times New Roman" w:hAnsi="Times New Roman" w:cs="Times New Roman"/>
          <w:sz w:val="24"/>
        </w:rPr>
      </w:pPr>
      <w:ins w:id="391" w:author="Liu, Luyu" w:date="2020-06-01T15:11:00Z">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commentRangeStart w:id="392"/>
        <w:r>
          <w:rPr>
            <w:rFonts w:ascii="Times New Roman" w:hAnsi="Times New Roman" w:cs="Times New Roman"/>
            <w:sz w:val="24"/>
          </w:rPr>
          <w:t>Meanwhile, the top-</w:t>
        </w:r>
      </w:ins>
      <w:ins w:id="393" w:author="Liu, Luyu" w:date="2020-06-01T22:05:00Z">
        <w:r w:rsidR="00B13197">
          <w:rPr>
            <w:rFonts w:ascii="Times New Roman" w:hAnsi="Times New Roman" w:cs="Times New Roman"/>
            <w:sz w:val="24"/>
          </w:rPr>
          <w:t>four</w:t>
        </w:r>
      </w:ins>
      <w:ins w:id="394" w:author="Liu, Luyu" w:date="2020-06-01T15:11:00Z">
        <w:r>
          <w:rPr>
            <w:rFonts w:ascii="Times New Roman" w:hAnsi="Times New Roman" w:cs="Times New Roman"/>
            <w:sz w:val="24"/>
          </w:rPr>
          <w:t xml:space="preserve"> occupation categories that</w:t>
        </w:r>
      </w:ins>
      <w:ins w:id="395" w:author="Liu, Luyu" w:date="2020-06-01T22:07:00Z">
        <w:r w:rsidR="00176E59">
          <w:rPr>
            <w:rFonts w:ascii="Times New Roman" w:hAnsi="Times New Roman" w:cs="Times New Roman"/>
            <w:sz w:val="24"/>
          </w:rPr>
          <w:t xml:space="preserve"> are</w:t>
        </w:r>
      </w:ins>
      <w:ins w:id="396" w:author="Liu, Luyu" w:date="2020-06-01T15:11:00Z">
        <w:r>
          <w:rPr>
            <w:rFonts w:ascii="Times New Roman" w:hAnsi="Times New Roman" w:cs="Times New Roman"/>
            <w:sz w:val="24"/>
          </w:rPr>
          <w:t xml:space="preserve"> most likely to </w:t>
        </w:r>
      </w:ins>
      <w:ins w:id="397" w:author="Liu, Luyu" w:date="2020-06-01T22:05:00Z">
        <w:r w:rsidR="00B13197">
          <w:rPr>
            <w:rFonts w:ascii="Times New Roman" w:hAnsi="Times New Roman" w:cs="Times New Roman"/>
            <w:sz w:val="24"/>
          </w:rPr>
          <w:t>still using transit</w:t>
        </w:r>
      </w:ins>
      <w:ins w:id="398" w:author="Liu, Luyu" w:date="2020-06-01T15:11:00Z">
        <w:r>
          <w:rPr>
            <w:rFonts w:ascii="Times New Roman" w:hAnsi="Times New Roman" w:cs="Times New Roman"/>
            <w:sz w:val="24"/>
          </w:rPr>
          <w:t xml:space="preserve"> are </w:t>
        </w:r>
      </w:ins>
      <w:ins w:id="399" w:author="Liu, Luyu" w:date="2020-06-01T22:06:00Z">
        <w:r w:rsidR="00B13197">
          <w:rPr>
            <w:rFonts w:ascii="Times New Roman" w:hAnsi="Times New Roman" w:cs="Times New Roman"/>
            <w:sz w:val="24"/>
          </w:rPr>
          <w:t>production; installation, maintenance and repair; food preparation and serving related; and protective service</w:t>
        </w:r>
      </w:ins>
      <w:ins w:id="400" w:author="Liu, Luyu" w:date="2020-06-01T15:11:00Z">
        <w:r>
          <w:rPr>
            <w:rFonts w:ascii="Times New Roman" w:hAnsi="Times New Roman" w:cs="Times New Roman"/>
            <w:sz w:val="24"/>
          </w:rPr>
          <w:t>.</w:t>
        </w:r>
        <w:commentRangeEnd w:id="392"/>
        <w:r>
          <w:rPr>
            <w:rStyle w:val="CommentReference"/>
          </w:rPr>
          <w:commentReference w:id="392"/>
        </w:r>
      </w:ins>
      <w:ins w:id="401" w:author="Liu, Luyu" w:date="2020-06-01T22:06:00Z">
        <w:r w:rsidR="00B13197">
          <w:rPr>
            <w:rFonts w:ascii="Times New Roman" w:hAnsi="Times New Roman" w:cs="Times New Roman"/>
            <w:sz w:val="24"/>
          </w:rPr>
          <w:t xml:space="preserve"> </w:t>
        </w:r>
      </w:ins>
      <w:ins w:id="402" w:author="Liu, Luyu" w:date="2020-06-01T15:11:00Z">
        <w:r>
          <w:rPr>
            <w:rFonts w:ascii="Times New Roman" w:hAnsi="Times New Roman" w:cs="Times New Roman"/>
            <w:sz w:val="24"/>
          </w:rPr>
          <w:t>Although the categorizations of the survey and the ACS data are different, this is generally consistent with the non-physical occupation categories we derived from that data.</w:t>
        </w:r>
      </w:ins>
      <w:ins w:id="403" w:author="Liu, Luyu" w:date="2020-06-01T15:37:00Z">
        <w:r w:rsidR="00A20593">
          <w:rPr>
            <w:rFonts w:ascii="Times New Roman" w:hAnsi="Times New Roman" w:cs="Times New Roman"/>
            <w:sz w:val="24"/>
          </w:rPr>
          <w:t xml:space="preserve"> </w:t>
        </w:r>
      </w:ins>
    </w:p>
    <w:p w14:paraId="0D17E767" w14:textId="77777777" w:rsidR="00D6595C" w:rsidRDefault="00D6595C" w:rsidP="00D6595C">
      <w:pPr>
        <w:spacing w:line="480" w:lineRule="auto"/>
        <w:ind w:firstLine="720"/>
        <w:jc w:val="both"/>
        <w:rPr>
          <w:ins w:id="404" w:author="Liu, Luyu" w:date="2020-06-01T15:11:00Z"/>
          <w:rFonts w:ascii="Times New Roman" w:hAnsi="Times New Roman" w:cs="Times New Roman"/>
          <w:sz w:val="24"/>
        </w:rPr>
      </w:pPr>
      <w:ins w:id="405" w:author="Liu, Luyu" w:date="2020-06-01T15:11:00Z">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ins>
    </w:p>
    <w:p w14:paraId="691514A3" w14:textId="77777777" w:rsidR="00D6595C" w:rsidRDefault="00D6595C" w:rsidP="00D6595C">
      <w:pPr>
        <w:spacing w:line="480" w:lineRule="auto"/>
        <w:rPr>
          <w:ins w:id="406" w:author="Liu, Luyu" w:date="2020-06-01T15:11:00Z"/>
          <w:rFonts w:ascii="Times New Roman" w:hAnsi="Times New Roman" w:cs="Times New Roman"/>
          <w:sz w:val="24"/>
        </w:rPr>
      </w:pPr>
    </w:p>
    <w:p w14:paraId="68C59039" w14:textId="77777777" w:rsidR="00D6595C" w:rsidRDefault="00D6595C" w:rsidP="00D6595C">
      <w:pPr>
        <w:pStyle w:val="ListParagraph"/>
        <w:numPr>
          <w:ilvl w:val="2"/>
          <w:numId w:val="2"/>
        </w:numPr>
        <w:spacing w:line="480" w:lineRule="auto"/>
        <w:jc w:val="both"/>
        <w:rPr>
          <w:ins w:id="407" w:author="Liu, Luyu" w:date="2020-06-01T15:11:00Z"/>
          <w:rFonts w:ascii="Times New Roman" w:hAnsi="Times New Roman" w:cs="Times New Roman"/>
          <w:sz w:val="24"/>
        </w:rPr>
      </w:pPr>
      <w:ins w:id="408" w:author="Liu, Luyu" w:date="2020-06-01T15:11:00Z">
        <w:r w:rsidRPr="009457DC">
          <w:rPr>
            <w:rFonts w:ascii="Times New Roman" w:hAnsi="Times New Roman" w:cs="Times New Roman"/>
            <w:sz w:val="24"/>
          </w:rPr>
          <w:t>Age</w:t>
        </w:r>
      </w:ins>
    </w:p>
    <w:p w14:paraId="7E3AC0D5" w14:textId="3BC2D032" w:rsidR="00D6595C" w:rsidRDefault="00D6595C" w:rsidP="00D6595C">
      <w:pPr>
        <w:spacing w:line="480" w:lineRule="auto"/>
        <w:jc w:val="both"/>
        <w:rPr>
          <w:ins w:id="409" w:author="Liu, Luyu" w:date="2020-06-01T15:11:00Z"/>
          <w:rFonts w:ascii="Times New Roman" w:hAnsi="Times New Roman" w:cs="Times New Roman"/>
          <w:sz w:val="24"/>
        </w:rPr>
      </w:pPr>
      <w:ins w:id="410" w:author="Liu, Luyu" w:date="2020-06-01T15:11:00Z">
        <w:r>
          <w:rPr>
            <w:rFonts w:ascii="Times New Roman" w:hAnsi="Times New Roman" w:cs="Times New Roman"/>
            <w:sz w:val="24"/>
          </w:rPr>
          <w:t>The ratio of the population over 45 years old is associated with higher floor values; older people in a community mean higher levels of continued transit use during the pandemic.</w:t>
        </w:r>
      </w:ins>
      <w:ins w:id="411" w:author="Liu, Luyu" w:date="2020-06-01T15:37:00Z">
        <w:r w:rsidR="00A20593">
          <w:rPr>
            <w:rFonts w:ascii="Times New Roman" w:hAnsi="Times New Roman" w:cs="Times New Roman"/>
            <w:sz w:val="24"/>
          </w:rPr>
          <w:t xml:space="preserve"> </w:t>
        </w:r>
      </w:ins>
      <w:ins w:id="412" w:author="Liu, Luyu" w:date="2020-06-01T15:11:00Z">
        <w:r>
          <w:rPr>
            <w:rFonts w:ascii="Times New Roman" w:hAnsi="Times New Roman" w:cs="Times New Roman" w:hint="eastAsia"/>
            <w:sz w:val="24"/>
          </w:rPr>
          <w:t>This</w:t>
        </w:r>
        <w:r>
          <w:rPr>
            <w:rFonts w:ascii="Times New Roman" w:hAnsi="Times New Roman" w:cs="Times New Roman"/>
            <w:sz w:val="24"/>
          </w:rPr>
          <w:t xml:space="preserve"> result is </w:t>
        </w:r>
        <w:r>
          <w:rPr>
            <w:rFonts w:ascii="Times New Roman" w:hAnsi="Times New Roman" w:cs="Times New Roman"/>
            <w:sz w:val="24"/>
          </w:rPr>
          <w:lastRenderedPageBreak/>
          <w:t>also supported by the Transit user survey. By comparing the users’ age composition in surveys conducted in September 2019 and April 2020, Transit found a drop in young people under 18 and between 25 to 44 years old;</w:t>
        </w:r>
      </w:ins>
      <w:ins w:id="413" w:author="Liu, Luyu" w:date="2020-06-01T15:37:00Z">
        <w:r w:rsidR="00A20593">
          <w:rPr>
            <w:rFonts w:ascii="Times New Roman" w:hAnsi="Times New Roman" w:cs="Times New Roman"/>
            <w:sz w:val="24"/>
          </w:rPr>
          <w:t xml:space="preserve"> </w:t>
        </w:r>
      </w:ins>
      <w:ins w:id="414" w:author="Liu, Luyu" w:date="2020-06-01T15:11:00Z">
        <w:r>
          <w:rPr>
            <w:rFonts w:ascii="Times New Roman" w:hAnsi="Times New Roman" w:cs="Times New Roman"/>
            <w:sz w:val="24"/>
          </w:rPr>
          <w:t xml:space="preserve">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ins>
    </w:p>
    <w:p w14:paraId="2F049B53" w14:textId="77777777" w:rsidR="00D6595C" w:rsidRDefault="00D6595C" w:rsidP="00D6595C">
      <w:pPr>
        <w:spacing w:line="480" w:lineRule="auto"/>
        <w:rPr>
          <w:ins w:id="415" w:author="Liu, Luyu" w:date="2020-06-01T15:11:00Z"/>
          <w:rFonts w:ascii="Times New Roman" w:hAnsi="Times New Roman" w:cs="Times New Roman"/>
          <w:sz w:val="24"/>
        </w:rPr>
      </w:pPr>
    </w:p>
    <w:p w14:paraId="5EC78103" w14:textId="77777777" w:rsidR="00D6595C" w:rsidRPr="009457DC" w:rsidRDefault="00D6595C" w:rsidP="00D6595C">
      <w:pPr>
        <w:pStyle w:val="ListParagraph"/>
        <w:numPr>
          <w:ilvl w:val="2"/>
          <w:numId w:val="2"/>
        </w:numPr>
        <w:spacing w:line="480" w:lineRule="auto"/>
        <w:jc w:val="both"/>
        <w:rPr>
          <w:ins w:id="416" w:author="Liu, Luyu" w:date="2020-06-01T15:11:00Z"/>
          <w:rFonts w:ascii="Times New Roman" w:hAnsi="Times New Roman" w:cs="Times New Roman"/>
          <w:sz w:val="24"/>
        </w:rPr>
      </w:pPr>
      <w:ins w:id="417" w:author="Liu, Luyu" w:date="2020-06-01T15:11:00Z">
        <w:r w:rsidRPr="009457DC">
          <w:rPr>
            <w:rFonts w:ascii="Times New Roman" w:hAnsi="Times New Roman" w:cs="Times New Roman"/>
            <w:sz w:val="24"/>
          </w:rPr>
          <w:t>African American</w:t>
        </w:r>
      </w:ins>
    </w:p>
    <w:p w14:paraId="26AD4355" w14:textId="2A764E0E" w:rsidR="00D6595C" w:rsidRDefault="00D6595C" w:rsidP="00D6595C">
      <w:pPr>
        <w:spacing w:line="480" w:lineRule="auto"/>
        <w:jc w:val="both"/>
        <w:rPr>
          <w:ins w:id="418" w:author="Liu, Luyu" w:date="2020-06-01T15:11:00Z"/>
          <w:rFonts w:ascii="Times New Roman" w:hAnsi="Times New Roman" w:cs="Times New Roman"/>
          <w:sz w:val="24"/>
        </w:rPr>
      </w:pPr>
      <w:ins w:id="419" w:author="Liu, Luyu" w:date="2020-06-01T15:11:00Z">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ins>
      <w:r w:rsidRPr="003522AB">
        <w:rPr>
          <w:rFonts w:ascii="Times New Roman" w:hAnsi="Times New Roman" w:cs="Times New Roman"/>
          <w:sz w:val="24"/>
        </w:rPr>
      </w:r>
      <w:ins w:id="420" w:author="Liu, Luyu" w:date="2020-06-01T15:11:00Z">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model fit (R-squared)</w:t>
        </w:r>
        <w:r w:rsidRPr="003522AB">
          <w:rPr>
            <w:rFonts w:ascii="Times New Roman" w:hAnsi="Times New Roman" w:cs="Times New Roman"/>
            <w:sz w:val="24"/>
          </w:rPr>
          <w:t xml:space="preserve">. </w:t>
        </w:r>
        <w:r>
          <w:rPr>
            <w:rFonts w:ascii="Times New Roman" w:hAnsi="Times New Roman" w:cs="Times New Roman"/>
            <w:sz w:val="24"/>
          </w:rPr>
          <w:t>There is a strong positive correlation between the ratio of African Americans in the population and the floor value.</w:t>
        </w:r>
      </w:ins>
      <w:ins w:id="421" w:author="Liu, Luyu" w:date="2020-06-01T15:37:00Z">
        <w:r w:rsidR="00A20593">
          <w:rPr>
            <w:rFonts w:ascii="Times New Roman" w:hAnsi="Times New Roman" w:cs="Times New Roman"/>
            <w:sz w:val="24"/>
          </w:rPr>
          <w:t xml:space="preserve"> </w:t>
        </w:r>
      </w:ins>
      <w:ins w:id="422" w:author="Liu, Luyu" w:date="2020-06-01T15:11:00Z">
        <w:r>
          <w:rPr>
            <w:rFonts w:ascii="Times New Roman" w:hAnsi="Times New Roman" w:cs="Times New Roman"/>
            <w:sz w:val="24"/>
          </w:rPr>
          <w:t>These results are also consistent with the results of the user survey.</w:t>
        </w:r>
      </w:ins>
      <w:ins w:id="423" w:author="Liu, Luyu" w:date="2020-06-01T15:37:00Z">
        <w:r w:rsidR="00A20593">
          <w:rPr>
            <w:rFonts w:ascii="Times New Roman" w:hAnsi="Times New Roman" w:cs="Times New Roman"/>
            <w:sz w:val="24"/>
          </w:rPr>
          <w:t xml:space="preserve"> </w:t>
        </w:r>
      </w:ins>
      <w:ins w:id="424" w:author="Liu, Luyu" w:date="2020-06-01T15:11:00Z">
        <w:r>
          <w:rPr>
            <w:rFonts w:ascii="Times New Roman" w:hAnsi="Times New Roman" w:cs="Times New Roman"/>
            <w:sz w:val="24"/>
          </w:rPr>
          <w:t xml:space="preserve">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disproportionately small decrease of the African American population’s transit demand supports the conclusion that cities with more African Americans are more likely to have a higher floor value.</w:t>
        </w:r>
      </w:ins>
    </w:p>
    <w:p w14:paraId="5FFCD54A" w14:textId="77777777" w:rsidR="00D6595C" w:rsidRDefault="00D6595C" w:rsidP="00D6595C">
      <w:pPr>
        <w:spacing w:line="480" w:lineRule="auto"/>
        <w:jc w:val="both"/>
        <w:rPr>
          <w:ins w:id="425" w:author="Liu, Luyu" w:date="2020-06-01T15:11:00Z"/>
          <w:rFonts w:ascii="Times New Roman" w:hAnsi="Times New Roman" w:cs="Times New Roman"/>
          <w:sz w:val="24"/>
        </w:rPr>
      </w:pPr>
      <w:ins w:id="426" w:author="Liu, Luyu" w:date="2020-06-01T15:11:00Z">
        <w:r>
          <w:rPr>
            <w:rFonts w:ascii="Times New Roman" w:hAnsi="Times New Roman" w:cs="Times New Roman"/>
            <w:sz w:val="24"/>
          </w:rPr>
          <w:tab/>
          <w:t xml:space="preserve">Higher floor values are also highly correlated with larger ratios of females in the population; however, we also do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w:t>
        </w:r>
        <w:commentRangeStart w:id="427"/>
        <w:r>
          <w:rPr>
            <w:rFonts w:ascii="Times New Roman" w:hAnsi="Times New Roman" w:cs="Times New Roman"/>
            <w:sz w:val="24"/>
          </w:rPr>
          <w:lastRenderedPageBreak/>
          <w:t xml:space="preserve">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commentRangeEnd w:id="427"/>
        <w:r>
          <w:rPr>
            <w:rStyle w:val="CommentReference"/>
          </w:rPr>
          <w:commentReference w:id="427"/>
        </w:r>
      </w:ins>
    </w:p>
    <w:p w14:paraId="018F67AE" w14:textId="77777777" w:rsidR="00D6595C" w:rsidRDefault="00D6595C" w:rsidP="00D6595C">
      <w:pPr>
        <w:spacing w:line="480" w:lineRule="auto"/>
        <w:rPr>
          <w:ins w:id="428" w:author="Liu, Luyu" w:date="2020-06-01T15:11:00Z"/>
          <w:rFonts w:ascii="Times New Roman" w:hAnsi="Times New Roman" w:cs="Times New Roman"/>
          <w:sz w:val="24"/>
        </w:rPr>
      </w:pPr>
    </w:p>
    <w:p w14:paraId="758931FC" w14:textId="77777777" w:rsidR="00D6595C" w:rsidRDefault="00D6595C" w:rsidP="00D6595C">
      <w:pPr>
        <w:pStyle w:val="ListParagraph"/>
        <w:numPr>
          <w:ilvl w:val="2"/>
          <w:numId w:val="2"/>
        </w:numPr>
        <w:spacing w:line="480" w:lineRule="auto"/>
        <w:jc w:val="both"/>
        <w:rPr>
          <w:ins w:id="429" w:author="Liu, Luyu" w:date="2020-06-01T15:11:00Z"/>
          <w:rFonts w:ascii="Times New Roman" w:hAnsi="Times New Roman" w:cs="Times New Roman"/>
          <w:sz w:val="24"/>
        </w:rPr>
      </w:pPr>
      <w:ins w:id="430" w:author="Liu, Luyu" w:date="2020-06-01T15:11:00Z">
        <w:r w:rsidRPr="009457DC">
          <w:rPr>
            <w:rFonts w:ascii="Times New Roman" w:hAnsi="Times New Roman" w:cs="Times New Roman"/>
            <w:sz w:val="24"/>
          </w:rPr>
          <w:t>Awareness</w:t>
        </w:r>
      </w:ins>
    </w:p>
    <w:p w14:paraId="2B4F7E18" w14:textId="77777777" w:rsidR="00D6595C" w:rsidRDefault="00D6595C" w:rsidP="00D6595C">
      <w:pPr>
        <w:spacing w:line="480" w:lineRule="auto"/>
        <w:jc w:val="both"/>
        <w:rPr>
          <w:ins w:id="431" w:author="Liu, Luyu" w:date="2020-06-01T15:11:00Z"/>
          <w:rFonts w:ascii="Times New Roman" w:hAnsi="Times New Roman" w:cs="Times New Roman"/>
          <w:sz w:val="24"/>
        </w:rPr>
      </w:pPr>
      <w:ins w:id="432" w:author="Liu, Luyu" w:date="2020-06-01T15:11:00Z">
        <w:r>
          <w:rPr>
            <w:rFonts w:ascii="Times New Roman" w:hAnsi="Times New Roman" w:cs="Times New Roman"/>
            <w:sz w:val="24"/>
          </w:rPr>
          <w:t xml:space="preserve">The Google search trend index for COVID-19 is significantly associated with the floor value; cities with a higher search index tend to have a lower floor value, as a higher search index means COVID-19 has a higher ratio among all Google searches in that region.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ins>
      <w:r>
        <w:rPr>
          <w:rFonts w:ascii="Times New Roman" w:hAnsi="Times New Roman" w:cs="Times New Roman"/>
          <w:sz w:val="24"/>
        </w:rPr>
      </w:r>
      <w:ins w:id="433" w:author="Liu, Luyu" w:date="2020-06-01T15:11:00Z">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ins>
    </w:p>
    <w:p w14:paraId="23A5332A" w14:textId="77777777" w:rsidR="00D6595C" w:rsidRPr="009457DC" w:rsidRDefault="00D6595C" w:rsidP="00D6595C">
      <w:pPr>
        <w:spacing w:line="480" w:lineRule="auto"/>
        <w:rPr>
          <w:ins w:id="434" w:author="Liu, Luyu" w:date="2020-06-01T15:11:00Z"/>
          <w:rFonts w:ascii="Times New Roman" w:hAnsi="Times New Roman" w:cs="Times New Roman"/>
          <w:b/>
          <w:sz w:val="24"/>
        </w:rPr>
      </w:pPr>
    </w:p>
    <w:p w14:paraId="13A8A0F0" w14:textId="77777777" w:rsidR="00D6595C" w:rsidRPr="009457DC" w:rsidRDefault="00D6595C" w:rsidP="00D6595C">
      <w:pPr>
        <w:pStyle w:val="ListParagraph"/>
        <w:numPr>
          <w:ilvl w:val="2"/>
          <w:numId w:val="2"/>
        </w:numPr>
        <w:spacing w:line="480" w:lineRule="auto"/>
        <w:jc w:val="both"/>
        <w:rPr>
          <w:ins w:id="435" w:author="Liu, Luyu" w:date="2020-06-01T15:11:00Z"/>
          <w:rFonts w:ascii="Times New Roman" w:hAnsi="Times New Roman" w:cs="Times New Roman"/>
          <w:sz w:val="24"/>
        </w:rPr>
      </w:pPr>
      <w:ins w:id="436" w:author="Liu, Luyu" w:date="2020-06-01T15:11:00Z">
        <w:r w:rsidRPr="00423D84">
          <w:rPr>
            <w:rFonts w:ascii="Times New Roman" w:hAnsi="Times New Roman" w:cs="Times New Roman"/>
            <w:sz w:val="24"/>
          </w:rPr>
          <w:t>Transit dependency</w:t>
        </w:r>
        <w:bookmarkStart w:id="437" w:name="_GoBack"/>
        <w:bookmarkEnd w:id="437"/>
      </w:ins>
    </w:p>
    <w:p w14:paraId="4732C006" w14:textId="09CD38F6" w:rsidR="00D6595C" w:rsidRDefault="00D6595C" w:rsidP="00D6595C">
      <w:pPr>
        <w:spacing w:line="480" w:lineRule="auto"/>
        <w:jc w:val="both"/>
        <w:rPr>
          <w:ins w:id="438" w:author="Liu, Luyu" w:date="2020-06-01T15:11:00Z"/>
          <w:rFonts w:ascii="Times New Roman" w:hAnsi="Times New Roman" w:cs="Times New Roman"/>
          <w:b/>
          <w:sz w:val="24"/>
        </w:rPr>
      </w:pPr>
      <w:ins w:id="439" w:author="Liu, Luyu" w:date="2020-06-01T15:11:00Z">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w:t>
        </w:r>
      </w:ins>
      <w:ins w:id="440" w:author="Liu, Luyu" w:date="2020-06-01T15:37:00Z">
        <w:r w:rsidR="00A20593">
          <w:rPr>
            <w:rFonts w:ascii="Times New Roman" w:hAnsi="Times New Roman" w:cs="Times New Roman"/>
            <w:sz w:val="24"/>
          </w:rPr>
          <w:t xml:space="preserve"> </w:t>
        </w:r>
      </w:ins>
      <w:ins w:id="441" w:author="Liu, Luyu" w:date="2020-06-01T15:11:00Z">
        <w:r>
          <w:rPr>
            <w:rFonts w:ascii="Times New Roman" w:hAnsi="Times New Roman" w:cs="Times New Roman"/>
            <w:sz w:val="24"/>
          </w:rPr>
          <w:t>Surprisingly, the ACS data on people using transit to commute and households with no vehicles do not have a significant correlation with floor values. This suggests that the ACS dataset may not be a good metric for</w:t>
        </w:r>
      </w:ins>
      <w:ins w:id="442" w:author="Liu, Luyu" w:date="2020-06-01T15:37:00Z">
        <w:r w:rsidR="00A20593">
          <w:rPr>
            <w:rFonts w:ascii="Times New Roman" w:hAnsi="Times New Roman" w:cs="Times New Roman"/>
            <w:sz w:val="24"/>
          </w:rPr>
          <w:t xml:space="preserve"> </w:t>
        </w:r>
      </w:ins>
      <w:ins w:id="443" w:author="Liu, Luyu" w:date="2020-06-01T15:11:00Z">
        <w:r>
          <w:rPr>
            <w:rFonts w:ascii="Times New Roman" w:hAnsi="Times New Roman" w:cs="Times New Roman"/>
            <w:sz w:val="24"/>
          </w:rPr>
          <w:t>transit dependency during an emergency such as a pandemic.</w:t>
        </w:r>
      </w:ins>
      <w:ins w:id="444" w:author="Liu, Luyu" w:date="2020-06-01T15:37:00Z">
        <w:r w:rsidR="00A20593">
          <w:rPr>
            <w:rFonts w:ascii="Times New Roman" w:hAnsi="Times New Roman" w:cs="Times New Roman"/>
            <w:sz w:val="24"/>
          </w:rPr>
          <w:t xml:space="preserve"> </w:t>
        </w:r>
      </w:ins>
      <w:ins w:id="445" w:author="Liu, Luyu" w:date="2020-06-01T15:11:00Z">
        <w:r>
          <w:rPr>
            <w:rFonts w:ascii="Times New Roman" w:hAnsi="Times New Roman" w:cs="Times New Roman"/>
            <w:sz w:val="24"/>
          </w:rPr>
          <w:t>For example, the presence of a vehicle in a household does not mean it is reliable, affordable to operate, or available to a given household member.</w:t>
        </w:r>
      </w:ins>
      <w:ins w:id="446" w:author="Liu, Luyu" w:date="2020-06-01T15:37:00Z">
        <w:r w:rsidR="00A20593">
          <w:rPr>
            <w:rFonts w:ascii="Times New Roman" w:hAnsi="Times New Roman" w:cs="Times New Roman"/>
            <w:sz w:val="24"/>
          </w:rPr>
          <w:t xml:space="preserve"> </w:t>
        </w:r>
      </w:ins>
      <w:commentRangeStart w:id="447"/>
      <w:ins w:id="448" w:author="Liu, Luyu" w:date="2020-06-01T15:11:00Z">
        <w:r>
          <w:rPr>
            <w:rFonts w:ascii="Times New Roman" w:hAnsi="Times New Roman" w:cs="Times New Roman"/>
            <w:sz w:val="24"/>
          </w:rPr>
          <w:t xml:space="preserve">Also, transit dependency is heterogeneous in many US cities: while most residents are not transit dependent, there are neighborhoods with concentrated poverty and transit </w:t>
        </w:r>
        <w:r>
          <w:rPr>
            <w:rFonts w:ascii="Times New Roman" w:hAnsi="Times New Roman" w:cs="Times New Roman"/>
            <w:sz w:val="24"/>
          </w:rPr>
          <w:lastRenderedPageBreak/>
          <w:t>dependence</w:t>
        </w:r>
        <w:commentRangeEnd w:id="447"/>
        <w:r>
          <w:rPr>
            <w:rStyle w:val="CommentReference"/>
          </w:rPr>
          <w:commentReference w:id="447"/>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w:t>
        </w:r>
      </w:ins>
      <w:ins w:id="449" w:author="Liu, Luyu" w:date="2020-06-01T15:37:00Z">
        <w:r w:rsidR="00A20593">
          <w:rPr>
            <w:rFonts w:ascii="Times New Roman" w:hAnsi="Times New Roman" w:cs="Times New Roman"/>
            <w:sz w:val="24"/>
          </w:rPr>
          <w:t xml:space="preserve"> </w:t>
        </w:r>
      </w:ins>
      <w:ins w:id="450" w:author="Liu, Luyu" w:date="2020-06-01T15:11:00Z">
        <w:r>
          <w:rPr>
            <w:rFonts w:ascii="Times New Roman" w:hAnsi="Times New Roman" w:cs="Times New Roman"/>
            <w:sz w:val="24"/>
          </w:rPr>
          <w:t xml:space="preserve">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ins>
    </w:p>
    <w:p w14:paraId="00FD7FCC" w14:textId="77777777" w:rsidR="00D6595C" w:rsidRPr="00A466E6" w:rsidRDefault="00D6595C" w:rsidP="00D6595C">
      <w:pPr>
        <w:spacing w:line="480" w:lineRule="auto"/>
        <w:rPr>
          <w:ins w:id="451" w:author="Liu, Luyu" w:date="2020-06-01T15:11:00Z"/>
          <w:rFonts w:ascii="Times New Roman" w:hAnsi="Times New Roman" w:cs="Times New Roman"/>
          <w:b/>
          <w:sz w:val="24"/>
        </w:rPr>
      </w:pPr>
    </w:p>
    <w:p w14:paraId="181C71E1" w14:textId="77777777" w:rsidR="00D6595C" w:rsidRPr="00417459" w:rsidRDefault="00D6595C" w:rsidP="00D6595C">
      <w:pPr>
        <w:pStyle w:val="ListParagraph"/>
        <w:numPr>
          <w:ilvl w:val="1"/>
          <w:numId w:val="2"/>
        </w:numPr>
        <w:spacing w:line="480" w:lineRule="auto"/>
        <w:rPr>
          <w:ins w:id="452" w:author="Liu, Luyu" w:date="2020-06-01T15:11:00Z"/>
          <w:rFonts w:ascii="Times New Roman" w:hAnsi="Times New Roman" w:cs="Times New Roman"/>
          <w:b/>
          <w:sz w:val="24"/>
        </w:rPr>
      </w:pPr>
      <w:ins w:id="453" w:author="Liu, Luyu" w:date="2020-06-01T15:11:00Z">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ins>
    </w:p>
    <w:p w14:paraId="16498422" w14:textId="69000E5B" w:rsidR="00D6595C" w:rsidRDefault="00D6595C" w:rsidP="00D6595C">
      <w:pPr>
        <w:spacing w:line="480" w:lineRule="auto"/>
        <w:jc w:val="both"/>
        <w:rPr>
          <w:ins w:id="454" w:author="Liu, Luyu" w:date="2020-06-01T15:11:00Z"/>
          <w:rFonts w:ascii="Times New Roman" w:hAnsi="Times New Roman" w:cs="Times New Roman"/>
          <w:sz w:val="24"/>
        </w:rPr>
      </w:pPr>
      <w:ins w:id="455" w:author="Liu, Luyu" w:date="2020-06-01T15:11:00Z">
        <w:r>
          <w:rPr>
            <w:rFonts w:ascii="Times New Roman" w:hAnsi="Times New Roman" w:cs="Times New Roman"/>
            <w:sz w:val="24"/>
          </w:rPr>
          <w:fldChar w:fldCharType="begin"/>
        </w:r>
        <w:r>
          <w:rPr>
            <w:rFonts w:ascii="Times New Roman" w:hAnsi="Times New Roman" w:cs="Times New Roman"/>
            <w:sz w:val="24"/>
          </w:rPr>
          <w:instrText xml:space="preserve"> REF _Ref36757496 \h  \* MERGEFORMAT </w:instrText>
        </w:r>
      </w:ins>
      <w:r>
        <w:rPr>
          <w:rFonts w:ascii="Times New Roman" w:hAnsi="Times New Roman" w:cs="Times New Roman"/>
          <w:sz w:val="24"/>
        </w:rPr>
      </w:r>
      <w:ins w:id="456" w:author="Liu, Luyu" w:date="2020-06-01T15:11:00Z">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w:t>
        </w:r>
      </w:ins>
      <w:ins w:id="457" w:author="Liu, Luyu" w:date="2020-06-01T15:37:00Z">
        <w:r w:rsidR="00A20593">
          <w:rPr>
            <w:rFonts w:ascii="Times New Roman" w:hAnsi="Times New Roman" w:cs="Times New Roman"/>
            <w:sz w:val="24"/>
          </w:rPr>
          <w:t xml:space="preserve"> </w:t>
        </w:r>
      </w:ins>
      <w:ins w:id="458" w:author="Liu, Luyu" w:date="2020-06-01T15:11:00Z">
        <w:r>
          <w:rPr>
            <w:rFonts w:ascii="Times New Roman" w:hAnsi="Times New Roman" w:cs="Times New Roman"/>
            <w:sz w:val="24"/>
          </w:rPr>
          <w:t xml:space="preserve">the media began to report the severity of this disease and the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w:t>
        </w:r>
      </w:ins>
      <w:ins w:id="459" w:author="Liu, Luyu" w:date="2020-06-01T15:37:00Z">
        <w:r w:rsidR="00A20593">
          <w:rPr>
            <w:rFonts w:ascii="Times New Roman" w:hAnsi="Times New Roman" w:cs="Times New Roman"/>
            <w:sz w:val="24"/>
          </w:rPr>
          <w:t xml:space="preserve"> </w:t>
        </w:r>
      </w:ins>
    </w:p>
    <w:p w14:paraId="1D5EBE98" w14:textId="02F9C788" w:rsidR="00D6595C" w:rsidRDefault="00D6595C" w:rsidP="00D6595C">
      <w:pPr>
        <w:spacing w:line="480" w:lineRule="auto"/>
        <w:jc w:val="both"/>
        <w:rPr>
          <w:ins w:id="460" w:author="Liu, Luyu" w:date="2020-06-01T15:11:00Z"/>
          <w:rFonts w:ascii="Times New Roman" w:hAnsi="Times New Roman" w:cs="Times New Roman"/>
          <w:sz w:val="24"/>
        </w:rPr>
      </w:pPr>
      <w:ins w:id="461" w:author="Liu, Luyu" w:date="2020-06-01T15:11:00Z">
        <w:r>
          <w:rPr>
            <w:rFonts w:ascii="Times New Roman" w:hAnsi="Times New Roman" w:cs="Times New Roman"/>
            <w:sz w:val="24"/>
          </w:rPr>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ins>
      <w:r>
        <w:rPr>
          <w:rFonts w:ascii="Times New Roman" w:hAnsi="Times New Roman" w:cs="Times New Roman"/>
          <w:sz w:val="24"/>
        </w:rPr>
      </w:r>
      <w:ins w:id="462" w:author="Liu, Luyu" w:date="2020-06-01T15:11:00Z">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w:t>
        </w:r>
      </w:ins>
      <w:ins w:id="463" w:author="Liu, Luyu" w:date="2020-06-01T22:33:00Z">
        <w:r w:rsidR="00602434">
          <w:rPr>
            <w:rFonts w:ascii="Times New Roman" w:hAnsi="Times New Roman" w:cs="Times New Roman"/>
            <w:sz w:val="24"/>
          </w:rPr>
          <w:t xml:space="preserve">, </w:t>
        </w:r>
        <w:proofErr w:type="gramStart"/>
        <w:r w:rsidR="00602434">
          <w:rPr>
            <w:rFonts w:ascii="Times New Roman" w:hAnsi="Times New Roman" w:cs="Times New Roman"/>
            <w:sz w:val="24"/>
          </w:rPr>
          <w:t xml:space="preserve">for </w:t>
        </w:r>
      </w:ins>
      <w:ins w:id="464" w:author="Liu, Luyu" w:date="2020-06-01T15:11:00Z">
        <w:r>
          <w:rPr>
            <w:rFonts w:ascii="Times New Roman" w:hAnsi="Times New Roman" w:cs="Times New Roman"/>
            <w:sz w:val="24"/>
          </w:rPr>
          <w:t>.</w:t>
        </w:r>
      </w:ins>
      <w:proofErr w:type="gramEnd"/>
      <w:ins w:id="465" w:author="Liu, Luyu" w:date="2020-06-01T15:37:00Z">
        <w:r w:rsidR="00A20593">
          <w:rPr>
            <w:rFonts w:ascii="Times New Roman" w:hAnsi="Times New Roman" w:cs="Times New Roman"/>
            <w:sz w:val="24"/>
          </w:rPr>
          <w:t xml:space="preserve"> </w:t>
        </w:r>
      </w:ins>
      <w:ins w:id="466" w:author="Liu, Luyu" w:date="2020-06-01T15:11:00Z">
        <w:r>
          <w:rPr>
            <w:rFonts w:ascii="Times New Roman" w:hAnsi="Times New Roman" w:cs="Times New Roman"/>
            <w:sz w:val="24"/>
          </w:rPr>
          <w:t xml:space="preserve">However, the picture is less sanguine after we factor in incubation </w:t>
        </w:r>
      </w:ins>
      <w:ins w:id="467" w:author="Liu, Luyu" w:date="2020-06-01T15:40:00Z">
        <w:r w:rsidR="004725FD">
          <w:rPr>
            <w:rFonts w:ascii="Times New Roman" w:hAnsi="Times New Roman" w:cs="Times New Roman"/>
            <w:sz w:val="24"/>
          </w:rPr>
          <w:t>lag</w:t>
        </w:r>
      </w:ins>
      <w:ins w:id="468" w:author="Liu, Luyu" w:date="2020-06-01T15:11:00Z">
        <w:r>
          <w:rPr>
            <w:rFonts w:ascii="Times New Roman" w:hAnsi="Times New Roman" w:cs="Times New Roman"/>
            <w:sz w:val="24"/>
          </w:rPr>
          <w:t>. New York City is an illustrative example. With lag = 0</w:t>
        </w:r>
      </w:ins>
      <w:ins w:id="469" w:author="Liu, Luyu" w:date="2020-06-01T22:31:00Z">
        <w:r w:rsidR="00062752">
          <w:rPr>
            <w:rFonts w:ascii="Times New Roman" w:hAnsi="Times New Roman" w:cs="Times New Roman"/>
            <w:sz w:val="24"/>
          </w:rPr>
          <w:t xml:space="preserve"> day</w:t>
        </w:r>
      </w:ins>
      <w:ins w:id="470" w:author="Liu, Luyu" w:date="2020-06-01T15:11:00Z">
        <w:r>
          <w:rPr>
            <w:rFonts w:ascii="Times New Roman" w:hAnsi="Times New Roman" w:cs="Times New Roman"/>
            <w:sz w:val="24"/>
          </w:rPr>
          <w:t xml:space="preserve">, </w:t>
        </w:r>
      </w:ins>
      <w:ins w:id="471" w:author="Liu, Luyu" w:date="2020-06-01T22:31:00Z">
        <w:r w:rsidR="00876095">
          <w:rPr>
            <w:rFonts w:ascii="Times New Roman" w:hAnsi="Times New Roman" w:cs="Times New Roman"/>
            <w:sz w:val="24"/>
          </w:rPr>
          <w:t>5</w:t>
        </w:r>
      </w:ins>
      <w:ins w:id="472" w:author="Liu, Luyu" w:date="2020-06-01T15:11:00Z">
        <w:r>
          <w:rPr>
            <w:rFonts w:ascii="Times New Roman" w:hAnsi="Times New Roman" w:cs="Times New Roman"/>
            <w:sz w:val="24"/>
          </w:rPr>
          <w:t xml:space="preserve"> of 13 systems have positive response intervals, suggesting declines in transit usage in advance of community spread.</w:t>
        </w:r>
      </w:ins>
      <w:ins w:id="473" w:author="Liu, Luyu" w:date="2020-06-01T15:37:00Z">
        <w:r w:rsidR="00A20593">
          <w:rPr>
            <w:rFonts w:ascii="Times New Roman" w:hAnsi="Times New Roman" w:cs="Times New Roman"/>
            <w:sz w:val="24"/>
          </w:rPr>
          <w:t xml:space="preserve"> </w:t>
        </w:r>
      </w:ins>
      <w:ins w:id="474" w:author="Liu, Luyu" w:date="2020-06-01T15:11:00Z">
        <w:r>
          <w:rPr>
            <w:rFonts w:ascii="Times New Roman" w:hAnsi="Times New Roman" w:cs="Times New Roman"/>
            <w:sz w:val="24"/>
          </w:rPr>
          <w:t xml:space="preserve">With lag = </w:t>
        </w:r>
      </w:ins>
      <w:ins w:id="475" w:author="Liu, Luyu" w:date="2020-06-01T22:31:00Z">
        <w:r w:rsidR="00F744BB">
          <w:rPr>
            <w:rFonts w:ascii="Times New Roman" w:hAnsi="Times New Roman" w:cs="Times New Roman"/>
            <w:sz w:val="24"/>
          </w:rPr>
          <w:t>5</w:t>
        </w:r>
      </w:ins>
      <w:commentRangeStart w:id="476"/>
      <w:commentRangeStart w:id="477"/>
      <w:ins w:id="478" w:author="Liu, Luyu" w:date="2020-06-01T15:11:00Z">
        <w:r>
          <w:rPr>
            <w:rFonts w:ascii="Times New Roman" w:hAnsi="Times New Roman" w:cs="Times New Roman"/>
            <w:sz w:val="24"/>
          </w:rPr>
          <w:t xml:space="preserve"> </w:t>
        </w:r>
        <w:commentRangeEnd w:id="476"/>
        <w:r>
          <w:rPr>
            <w:rStyle w:val="CommentReference"/>
          </w:rPr>
          <w:commentReference w:id="476"/>
        </w:r>
      </w:ins>
      <w:commentRangeEnd w:id="477"/>
      <w:ins w:id="479" w:author="Liu, Luyu" w:date="2020-06-01T22:31:00Z">
        <w:r w:rsidR="00370A63">
          <w:rPr>
            <w:rStyle w:val="CommentReference"/>
          </w:rPr>
          <w:commentReference w:id="477"/>
        </w:r>
      </w:ins>
      <w:ins w:id="480" w:author="Liu, Luyu" w:date="2020-06-01T15:11:00Z">
        <w:r>
          <w:rPr>
            <w:rFonts w:ascii="Times New Roman" w:hAnsi="Times New Roman" w:cs="Times New Roman"/>
            <w:sz w:val="24"/>
          </w:rPr>
          <w:t>days, all 13 transit systems have negative response intervals, meaning the virus could have been spreading in the community before any appreciable decline in transit demand.</w:t>
        </w:r>
      </w:ins>
      <w:ins w:id="481" w:author="Liu, Luyu" w:date="2020-06-01T15:37:00Z">
        <w:r w:rsidR="00A20593">
          <w:rPr>
            <w:rFonts w:ascii="Times New Roman" w:hAnsi="Times New Roman" w:cs="Times New Roman"/>
            <w:sz w:val="24"/>
          </w:rPr>
          <w:t xml:space="preserve"> </w:t>
        </w:r>
      </w:ins>
      <w:ins w:id="482" w:author="Liu, Luyu" w:date="2020-06-01T15:11:00Z">
        <w:r>
          <w:rPr>
            <w:rFonts w:ascii="Times New Roman" w:hAnsi="Times New Roman" w:cs="Times New Roman"/>
            <w:sz w:val="24"/>
          </w:rPr>
          <w:t xml:space="preserve">In contrast, most transit systems in the Midwest such as Missouri, Ohio, Michigan, and Kentucky still have positive response intervals with an incubation lag of five days. This is supported by cellphone location data: those Midwest states above had known stay-at-home </w:t>
        </w:r>
        <w:r>
          <w:rPr>
            <w:rFonts w:ascii="Times New Roman" w:hAnsi="Times New Roman" w:cs="Times New Roman"/>
            <w:sz w:val="24"/>
          </w:rPr>
          <w:lastRenderedPageBreak/>
          <w:t>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have negative response intervals. </w:t>
        </w:r>
      </w:ins>
    </w:p>
    <w:p w14:paraId="56C28BD2" w14:textId="77777777" w:rsidR="00D6595C" w:rsidRDefault="00D6595C" w:rsidP="00D6595C">
      <w:pPr>
        <w:spacing w:line="480" w:lineRule="auto"/>
        <w:rPr>
          <w:ins w:id="483" w:author="Liu, Luyu" w:date="2020-06-01T15:11:00Z"/>
          <w:rFonts w:ascii="Times New Roman" w:hAnsi="Times New Roman" w:cs="Times New Roman"/>
          <w:sz w:val="24"/>
        </w:rPr>
      </w:pPr>
    </w:p>
    <w:p w14:paraId="007ADB23" w14:textId="77777777" w:rsidR="00D6595C" w:rsidRDefault="00D6595C" w:rsidP="00D6595C">
      <w:pPr>
        <w:keepNext/>
        <w:spacing w:line="480" w:lineRule="auto"/>
        <w:rPr>
          <w:ins w:id="484" w:author="Liu, Luyu" w:date="2020-06-01T15:11:00Z"/>
        </w:rPr>
      </w:pPr>
      <w:ins w:id="485" w:author="Liu, Luyu" w:date="2020-06-01T15:11:00Z">
        <w:r>
          <w:rPr>
            <w:noProof/>
          </w:rPr>
          <w:drawing>
            <wp:inline distT="0" distB="0" distL="0" distR="0" wp14:anchorId="338F3450" wp14:editId="17D6B8CE">
              <wp:extent cx="5943600" cy="344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9320"/>
                      </a:xfrm>
                      <a:prstGeom prst="rect">
                        <a:avLst/>
                      </a:prstGeom>
                    </pic:spPr>
                  </pic:pic>
                </a:graphicData>
              </a:graphic>
            </wp:inline>
          </w:drawing>
        </w:r>
        <w:r w:rsidDel="00A46592">
          <w:rPr>
            <w:noProof/>
          </w:rPr>
          <w:t xml:space="preserve"> </w:t>
        </w:r>
      </w:ins>
    </w:p>
    <w:p w14:paraId="04356F70" w14:textId="77777777" w:rsidR="00D6595C" w:rsidRDefault="00D6595C" w:rsidP="00D6595C">
      <w:pPr>
        <w:spacing w:line="480" w:lineRule="auto"/>
        <w:jc w:val="center"/>
        <w:rPr>
          <w:ins w:id="486" w:author="Liu, Luyu" w:date="2020-06-01T15:11:00Z"/>
          <w:rFonts w:ascii="Times New Roman" w:hAnsi="Times New Roman" w:cs="Times New Roman"/>
          <w:sz w:val="24"/>
        </w:rPr>
      </w:pPr>
      <w:ins w:id="487" w:author="Liu, Luyu" w:date="2020-06-01T15:11:00Z">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Pr>
            <w:rFonts w:ascii="Times New Roman" w:hAnsi="Times New Roman" w:cs="Times New Roman"/>
            <w:noProof/>
            <w:sz w:val="24"/>
          </w:rPr>
          <w:t>3</w:t>
        </w:r>
        <w:r w:rsidRPr="008E11AA">
          <w:rPr>
            <w:rFonts w:ascii="Times New Roman" w:hAnsi="Times New Roman" w:cs="Times New Roman"/>
            <w:sz w:val="24"/>
          </w:rPr>
          <w:fldChar w:fldCharType="end"/>
        </w:r>
        <w:r w:rsidRPr="008E11AA">
          <w:rPr>
            <w:rFonts w:ascii="Times New Roman" w:hAnsi="Times New Roman" w:cs="Times New Roman"/>
            <w:sz w:val="24"/>
          </w:rPr>
          <w:t>:</w:t>
        </w:r>
        <w:r>
          <w:rPr>
            <w:rFonts w:ascii="Times New Roman" w:hAnsi="Times New Roman" w:cs="Times New Roman"/>
            <w:sz w:val="24"/>
          </w:rPr>
          <w:t xml:space="preserve"> the geographic pattern of response interval with incubation lag =0 from cliff point (quantile classification)</w:t>
        </w:r>
      </w:ins>
    </w:p>
    <w:p w14:paraId="1100C521" w14:textId="77777777" w:rsidR="00D6595C" w:rsidRDefault="00D6595C" w:rsidP="00D6595C">
      <w:pPr>
        <w:spacing w:line="480" w:lineRule="auto"/>
        <w:rPr>
          <w:ins w:id="488" w:author="Liu, Luyu" w:date="2020-06-01T15:11:00Z"/>
          <w:rFonts w:ascii="Times New Roman" w:hAnsi="Times New Roman" w:cs="Times New Roman"/>
          <w:sz w:val="24"/>
        </w:rPr>
      </w:pPr>
      <w:ins w:id="489" w:author="Liu, Luyu" w:date="2020-06-01T15:11:00Z">
        <w:r>
          <w:rPr>
            <w:rFonts w:ascii="Times New Roman" w:hAnsi="Times New Roman" w:cs="Times New Roman"/>
            <w:sz w:val="24"/>
          </w:rPr>
          <w:tab/>
          <w:t xml:space="preserve"> </w:t>
        </w:r>
      </w:ins>
    </w:p>
    <w:p w14:paraId="65972CC1" w14:textId="77777777" w:rsidR="00D6595C" w:rsidRDefault="00D6595C" w:rsidP="00D6595C">
      <w:pPr>
        <w:spacing w:line="480" w:lineRule="auto"/>
        <w:jc w:val="both"/>
        <w:rPr>
          <w:ins w:id="490" w:author="Liu, Luyu" w:date="2020-06-01T15:11:00Z"/>
          <w:rFonts w:ascii="Times New Roman" w:hAnsi="Times New Roman" w:cs="Times New Roman"/>
          <w:sz w:val="24"/>
        </w:rPr>
      </w:pPr>
      <w:ins w:id="491" w:author="Liu, Luyu" w:date="2020-06-01T15:11:00Z">
        <w:r>
          <w:rPr>
            <w:rFonts w:ascii="Times New Roman" w:hAnsi="Times New Roman" w:cs="Times New Roman"/>
            <w:sz w:val="24"/>
          </w:rPr>
          <w:tab/>
          <w:t>However, the geographic pattern is highly homogeneous for the response intervals from floor point, which represent how early each transit system’s users finished the stay-at-home process compared to the community spread. For the scenario of lag = 0,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xml:space="preserve">. However, long before the first confirmed case, the city and county authority declared a local state of </w:t>
        </w:r>
        <w:r>
          <w:rPr>
            <w:rFonts w:ascii="Times New Roman" w:hAnsi="Times New Roman" w:cs="Times New Roman"/>
            <w:sz w:val="24"/>
          </w:rPr>
          <w:lastRenderedPageBreak/>
          <w:t>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w:t>
        </w:r>
      </w:ins>
    </w:p>
    <w:commentRangeStart w:id="492"/>
    <w:p w14:paraId="739CD7A9" w14:textId="77777777" w:rsidR="00D6595C" w:rsidRDefault="00D6595C" w:rsidP="00D6595C">
      <w:pPr>
        <w:spacing w:line="480" w:lineRule="auto"/>
        <w:ind w:firstLine="720"/>
        <w:jc w:val="both"/>
        <w:rPr>
          <w:ins w:id="493" w:author="Liu, Luyu" w:date="2020-06-01T15:11:00Z"/>
          <w:rFonts w:ascii="Times New Roman" w:hAnsi="Times New Roman" w:cs="Times New Roman"/>
          <w:sz w:val="24"/>
        </w:rPr>
      </w:pPr>
      <w:ins w:id="494" w:author="Liu, Luyu" w:date="2020-06-01T15:11:00Z">
        <w:r>
          <w:rPr>
            <w:rFonts w:ascii="Times New Roman" w:hAnsi="Times New Roman" w:cs="Times New Roman"/>
            <w:sz w:val="24"/>
          </w:rPr>
          <w:fldChar w:fldCharType="begin"/>
        </w:r>
        <w:r>
          <w:rPr>
            <w:rFonts w:ascii="Times New Roman" w:hAnsi="Times New Roman" w:cs="Times New Roman"/>
            <w:sz w:val="24"/>
          </w:rPr>
          <w:instrText xml:space="preserve"> REF _Ref36929078 \h  \* MERGEFORMAT </w:instrText>
        </w:r>
      </w:ins>
      <w:r>
        <w:rPr>
          <w:rFonts w:ascii="Times New Roman" w:hAnsi="Times New Roman" w:cs="Times New Roman"/>
          <w:sz w:val="24"/>
        </w:rPr>
      </w:r>
      <w:ins w:id="495" w:author="Liu, Luyu" w:date="2020-06-01T15:11:00Z">
        <w:r>
          <w:rPr>
            <w:rFonts w:ascii="Times New Roman" w:hAnsi="Times New Roman" w:cs="Times New Roman"/>
            <w:sz w:val="24"/>
          </w:rPr>
          <w:fldChar w:fldCharType="separate"/>
        </w:r>
        <w:r w:rsidRPr="00122161">
          <w:rPr>
            <w:rFonts w:ascii="Times New Roman" w:hAnsi="Times New Roman" w:cs="Times New Roman"/>
            <w:sz w:val="24"/>
          </w:rPr>
          <w:t xml:space="preserve">Figure </w:t>
        </w:r>
        <w:r>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trend of ratio of transit systems with positive response interval with respect to different incubation lag for both cliff and floor point. </w:t>
        </w:r>
        <w:r>
          <w:rPr>
            <w:rFonts w:ascii="Times New Roman" w:hAnsi="Times New Roman" w:cs="Times New Roman" w:hint="eastAsia"/>
            <w:sz w:val="24"/>
          </w:rPr>
          <w:t>As</w:t>
        </w:r>
        <w:r>
          <w:rPr>
            <w:rFonts w:ascii="Times New Roman" w:hAnsi="Times New Roman" w:cs="Times New Roman"/>
            <w:sz w:val="24"/>
          </w:rPr>
          <w:t xml:space="preserve"> the incubation lag increases, the ratio of systems with positive responses interval from cliff point decreases from 61% (lag=0) to 33% (lag=5) and then to 6.5% (lag=14). Under the most ideal circumstances, the curve should finish its decline and re-stabilize before community spread, which means as many transit users as possible avoided non-essential transit trips after the virus began community spread. However, the curve of response interval from floor point is generally a flat line of 0, suggesting that no city re-stabilized at its lower, base level of demand before community spread happened.</w:t>
        </w:r>
        <w:r w:rsidDel="004333DA">
          <w:rPr>
            <w:rFonts w:ascii="Times New Roman" w:hAnsi="Times New Roman" w:cs="Times New Roman"/>
            <w:sz w:val="24"/>
          </w:rPr>
          <w:t xml:space="preserve"> </w:t>
        </w:r>
        <w:commentRangeEnd w:id="492"/>
        <w:r>
          <w:rPr>
            <w:rStyle w:val="CommentReference"/>
          </w:rPr>
          <w:commentReference w:id="492"/>
        </w:r>
      </w:ins>
    </w:p>
    <w:p w14:paraId="630A61DB" w14:textId="77777777" w:rsidR="00D6595C" w:rsidRDefault="00D6595C" w:rsidP="00D6595C">
      <w:pPr>
        <w:keepNext/>
        <w:spacing w:line="480" w:lineRule="auto"/>
        <w:rPr>
          <w:ins w:id="496" w:author="Liu, Luyu" w:date="2020-06-01T15:11:00Z"/>
          <w:noProof/>
        </w:rPr>
      </w:pPr>
      <w:ins w:id="497" w:author="Liu, Luyu" w:date="2020-06-01T15:11:00Z">
        <w:r w:rsidRPr="00260C99">
          <w:rPr>
            <w:noProof/>
          </w:rPr>
          <w:t xml:space="preserve"> </w:t>
        </w:r>
      </w:ins>
    </w:p>
    <w:p w14:paraId="7D7D1401" w14:textId="77777777" w:rsidR="00D6595C" w:rsidRDefault="00D6595C" w:rsidP="00D6595C">
      <w:pPr>
        <w:spacing w:line="480" w:lineRule="auto"/>
        <w:rPr>
          <w:ins w:id="498" w:author="Liu, Luyu" w:date="2020-06-01T15:11:00Z"/>
          <w:rFonts w:ascii="Times New Roman" w:hAnsi="Times New Roman" w:cs="Times New Roman"/>
          <w:sz w:val="24"/>
        </w:rPr>
      </w:pPr>
    </w:p>
    <w:p w14:paraId="42757415" w14:textId="77777777" w:rsidR="00D6595C" w:rsidRDefault="00D6595C" w:rsidP="00D6595C">
      <w:pPr>
        <w:spacing w:line="480" w:lineRule="auto"/>
        <w:rPr>
          <w:ins w:id="499" w:author="Liu, Luyu" w:date="2020-06-01T15:11:00Z"/>
          <w:rFonts w:ascii="Times New Roman" w:hAnsi="Times New Roman" w:cs="Times New Roman"/>
          <w:sz w:val="24"/>
        </w:rPr>
      </w:pPr>
    </w:p>
    <w:p w14:paraId="2EF31E13" w14:textId="77777777" w:rsidR="00D6595C" w:rsidRPr="009457DC" w:rsidRDefault="00D6595C" w:rsidP="00D6595C">
      <w:pPr>
        <w:pStyle w:val="ListParagraph"/>
        <w:numPr>
          <w:ilvl w:val="1"/>
          <w:numId w:val="2"/>
        </w:numPr>
        <w:spacing w:line="480" w:lineRule="auto"/>
        <w:rPr>
          <w:ins w:id="500" w:author="Liu, Luyu" w:date="2020-06-01T15:11:00Z"/>
          <w:rFonts w:ascii="Times New Roman" w:hAnsi="Times New Roman" w:cs="Times New Roman"/>
          <w:b/>
          <w:sz w:val="24"/>
        </w:rPr>
      </w:pPr>
      <w:commentRangeStart w:id="501"/>
      <w:commentRangeStart w:id="502"/>
      <w:ins w:id="503" w:author="Liu, Luyu" w:date="2020-06-01T15:11:00Z">
        <w:r w:rsidRPr="009457DC">
          <w:rPr>
            <w:rFonts w:ascii="Times New Roman" w:hAnsi="Times New Roman" w:cs="Times New Roman"/>
            <w:b/>
            <w:sz w:val="24"/>
          </w:rPr>
          <w:t xml:space="preserve"> Decay </w:t>
        </w:r>
        <w:r>
          <w:rPr>
            <w:rFonts w:ascii="Times New Roman" w:hAnsi="Times New Roman" w:cs="Times New Roman"/>
            <w:b/>
            <w:sz w:val="24"/>
          </w:rPr>
          <w:t>rate</w:t>
        </w:r>
      </w:ins>
    </w:p>
    <w:p w14:paraId="3FD58D94" w14:textId="7FD400AD" w:rsidR="00D6595C" w:rsidRDefault="00D6595C" w:rsidP="00D6595C">
      <w:pPr>
        <w:spacing w:line="480" w:lineRule="auto"/>
        <w:jc w:val="both"/>
        <w:rPr>
          <w:ins w:id="504" w:author="Liu, Luyu" w:date="2020-06-01T15:11:00Z"/>
          <w:rFonts w:ascii="Times New Roman" w:hAnsi="Times New Roman" w:cs="Times New Roman"/>
          <w:sz w:val="24"/>
        </w:rPr>
      </w:pPr>
      <w:ins w:id="505" w:author="Liu, Luyu" w:date="2020-06-01T15:11:00Z">
        <w:r>
          <w:rPr>
            <w:rFonts w:ascii="Times New Roman" w:hAnsi="Times New Roman" w:cs="Times New Roman"/>
            <w:sz w:val="24"/>
          </w:rPr>
          <w:fldChar w:fldCharType="begin"/>
        </w:r>
        <w:r>
          <w:rPr>
            <w:rFonts w:ascii="Times New Roman" w:hAnsi="Times New Roman" w:cs="Times New Roman"/>
            <w:sz w:val="24"/>
          </w:rPr>
          <w:instrText xml:space="preserve"> REF _Ref40213549 \h  \* MERGEFORMAT </w:instrText>
        </w:r>
      </w:ins>
      <w:r>
        <w:rPr>
          <w:rFonts w:ascii="Times New Roman" w:hAnsi="Times New Roman" w:cs="Times New Roman"/>
          <w:sz w:val="24"/>
        </w:rPr>
      </w:r>
      <w:ins w:id="506" w:author="Liu, Luyu" w:date="2020-06-01T15:11:00Z">
        <w:r>
          <w:rPr>
            <w:rFonts w:ascii="Times New Roman" w:hAnsi="Times New Roman" w:cs="Times New Roman"/>
            <w:sz w:val="24"/>
          </w:rPr>
          <w:fldChar w:fldCharType="separate"/>
        </w:r>
        <w:r w:rsidRPr="009F5DFE">
          <w:rPr>
            <w:rFonts w:ascii="Times New Roman" w:hAnsi="Times New Roman" w:cs="Times New Roman"/>
            <w:sz w:val="24"/>
          </w:rPr>
          <w:t xml:space="preserve">Figure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w:t>
        </w:r>
      </w:ins>
      <w:ins w:id="507" w:author="Liu, Luyu" w:date="2020-06-01T15:36:00Z">
        <w:r w:rsidR="00A20593">
          <w:rPr>
            <w:rFonts w:ascii="Times New Roman" w:hAnsi="Times New Roman" w:cs="Times New Roman"/>
            <w:sz w:val="24"/>
          </w:rPr>
          <w:t xml:space="preserve"> </w:t>
        </w:r>
      </w:ins>
      <w:ins w:id="508" w:author="Liu, Luyu" w:date="2020-06-01T15:11:00Z">
        <w:r>
          <w:rPr>
            <w:rFonts w:ascii="Times New Roman" w:hAnsi="Times New Roman" w:cs="Times New Roman"/>
            <w:sz w:val="24"/>
          </w:rPr>
          <w:t>College towns emptied quickly during the pandemic.</w:t>
        </w:r>
      </w:ins>
      <w:ins w:id="509" w:author="Liu, Luyu" w:date="2020-06-01T15:36:00Z">
        <w:r w:rsidR="00A20593">
          <w:rPr>
            <w:rFonts w:ascii="Times New Roman" w:hAnsi="Times New Roman" w:cs="Times New Roman"/>
            <w:sz w:val="24"/>
          </w:rPr>
          <w:t xml:space="preserve"> </w:t>
        </w:r>
      </w:ins>
      <w:commentRangeStart w:id="510"/>
      <w:ins w:id="511" w:author="Liu, Luyu" w:date="2020-06-01T15:11:00Z">
        <w:r>
          <w:rPr>
            <w:rFonts w:ascii="Times New Roman" w:hAnsi="Times New Roman" w:cs="Times New Roman"/>
            <w:sz w:val="24"/>
          </w:rPr>
          <w:t>The slower decay rate in the Midwest and South may be explained by businesses staying open longer during the pandemic.</w:t>
        </w:r>
        <w:commentRangeEnd w:id="510"/>
        <w:r>
          <w:rPr>
            <w:rStyle w:val="CommentReference"/>
          </w:rPr>
          <w:commentReference w:id="510"/>
        </w:r>
      </w:ins>
    </w:p>
    <w:p w14:paraId="7EA535F6" w14:textId="77777777" w:rsidR="00D6595C" w:rsidRPr="008811C5" w:rsidRDefault="00D6595C" w:rsidP="00D6595C">
      <w:pPr>
        <w:spacing w:line="480" w:lineRule="auto"/>
        <w:rPr>
          <w:ins w:id="512" w:author="Liu, Luyu" w:date="2020-06-01T15:11:00Z"/>
          <w:rFonts w:ascii="Times New Roman" w:hAnsi="Times New Roman" w:cs="Times New Roman"/>
          <w:sz w:val="24"/>
        </w:rPr>
      </w:pPr>
    </w:p>
    <w:p w14:paraId="23141E59" w14:textId="77777777" w:rsidR="00D6595C" w:rsidRDefault="00D6595C" w:rsidP="00D6595C">
      <w:pPr>
        <w:keepNext/>
        <w:spacing w:line="480" w:lineRule="auto"/>
        <w:rPr>
          <w:ins w:id="513" w:author="Liu, Luyu" w:date="2020-06-01T15:11:00Z"/>
        </w:rPr>
      </w:pPr>
      <w:ins w:id="514" w:author="Liu, Luyu" w:date="2020-06-01T15:11:00Z">
        <w:r w:rsidRPr="00EC173A">
          <w:rPr>
            <w:noProof/>
          </w:rPr>
          <w:t xml:space="preserve"> </w:t>
        </w:r>
        <w:r>
          <w:rPr>
            <w:noProof/>
          </w:rPr>
          <w:drawing>
            <wp:inline distT="0" distB="0" distL="0" distR="0" wp14:anchorId="136F9470" wp14:editId="3A9E47F5">
              <wp:extent cx="5943600" cy="3453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3130"/>
                      </a:xfrm>
                      <a:prstGeom prst="rect">
                        <a:avLst/>
                      </a:prstGeom>
                    </pic:spPr>
                  </pic:pic>
                </a:graphicData>
              </a:graphic>
            </wp:inline>
          </w:drawing>
        </w:r>
      </w:ins>
    </w:p>
    <w:p w14:paraId="55DCF919" w14:textId="77777777" w:rsidR="00D6595C" w:rsidRDefault="00D6595C" w:rsidP="00D6595C">
      <w:pPr>
        <w:spacing w:line="480" w:lineRule="auto"/>
        <w:jc w:val="center"/>
        <w:rPr>
          <w:ins w:id="515" w:author="Liu, Luyu" w:date="2020-06-01T15:11:00Z"/>
          <w:rFonts w:ascii="Times New Roman" w:hAnsi="Times New Roman" w:cs="Times New Roman"/>
          <w:sz w:val="24"/>
        </w:rPr>
      </w:pPr>
      <w:ins w:id="516" w:author="Liu, Luyu" w:date="2020-06-01T15:11:00Z">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Pr>
            <w:rFonts w:ascii="Times New Roman" w:hAnsi="Times New Roman" w:cs="Times New Roman"/>
            <w:noProof/>
            <w:sz w:val="24"/>
          </w:rPr>
          <w:t>5</w:t>
        </w:r>
        <w:r w:rsidRPr="009F5DFE">
          <w:rPr>
            <w:rFonts w:ascii="Times New Roman" w:hAnsi="Times New Roman" w:cs="Times New Roman"/>
            <w:sz w:val="24"/>
          </w:rPr>
          <w:fldChar w:fldCharType="end"/>
        </w:r>
        <w:r w:rsidRPr="009F5DFE">
          <w:rPr>
            <w:rFonts w:ascii="Times New Roman" w:hAnsi="Times New Roman" w:cs="Times New Roman"/>
            <w:sz w:val="24"/>
          </w:rPr>
          <w:t xml:space="preserve">: </w:t>
        </w:r>
        <w:r>
          <w:rPr>
            <w:rFonts w:ascii="Times New Roman" w:hAnsi="Times New Roman" w:cs="Times New Roman"/>
            <w:sz w:val="24"/>
          </w:rPr>
          <w:t xml:space="preserve">Geographic </w:t>
        </w:r>
        <w:r w:rsidRPr="009F5DFE">
          <w:rPr>
            <w:rFonts w:ascii="Times New Roman" w:hAnsi="Times New Roman" w:cs="Times New Roman"/>
            <w:sz w:val="24"/>
          </w:rPr>
          <w:t xml:space="preserve">distribution of </w:t>
        </w:r>
        <w:r>
          <w:rPr>
            <w:rFonts w:ascii="Times New Roman" w:hAnsi="Times New Roman" w:cs="Times New Roman"/>
            <w:sz w:val="24"/>
          </w:rPr>
          <w:t>decay rate (quantile classification)</w:t>
        </w:r>
      </w:ins>
    </w:p>
    <w:p w14:paraId="194D19D6" w14:textId="77777777" w:rsidR="00D6595C" w:rsidRPr="00AC2AE6" w:rsidRDefault="00D6595C" w:rsidP="00D6595C">
      <w:pPr>
        <w:spacing w:line="480" w:lineRule="auto"/>
        <w:ind w:firstLine="720"/>
        <w:jc w:val="both"/>
        <w:rPr>
          <w:ins w:id="517" w:author="Liu, Luyu" w:date="2020-06-01T15:11:00Z"/>
          <w:rFonts w:ascii="Times New Roman" w:hAnsi="Times New Roman" w:cs="Times New Roman"/>
          <w:sz w:val="24"/>
        </w:rPr>
      </w:pPr>
      <w:ins w:id="518" w:author="Liu, Luyu" w:date="2020-06-01T15:11:00Z">
        <w:r>
          <w:rPr>
            <w:rFonts w:ascii="Times New Roman" w:hAnsi="Times New Roman" w:cs="Times New Roman"/>
            <w:sz w:val="24"/>
          </w:rPr>
          <w:fldChar w:fldCharType="begin"/>
        </w:r>
        <w:r>
          <w:rPr>
            <w:rFonts w:ascii="Times New Roman" w:hAnsi="Times New Roman" w:cs="Times New Roman"/>
            <w:sz w:val="24"/>
          </w:rPr>
          <w:instrText xml:space="preserve"> REF _Ref39335091 \h </w:instrText>
        </w:r>
      </w:ins>
      <w:r>
        <w:rPr>
          <w:rFonts w:ascii="Times New Roman" w:hAnsi="Times New Roman" w:cs="Times New Roman"/>
          <w:sz w:val="24"/>
        </w:rPr>
      </w:r>
      <w:ins w:id="519" w:author="Liu, Luyu" w:date="2020-06-01T15:11:00Z">
        <w:r>
          <w:rPr>
            <w:rFonts w:ascii="Times New Roman" w:hAnsi="Times New Roman" w:cs="Times New Roman"/>
            <w:sz w:val="24"/>
          </w:rPr>
          <w:fldChar w:fldCharType="separate"/>
        </w:r>
        <w:r w:rsidRPr="004F030E">
          <w:rPr>
            <w:rFonts w:ascii="Times New Roman" w:hAnsi="Times New Roman" w:cs="Times New Roman"/>
            <w:sz w:val="24"/>
          </w:rPr>
          <w:t xml:space="preserve">Figure </w:t>
        </w:r>
        <w:r>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floor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ins>
      <w:r>
        <w:rPr>
          <w:rFonts w:ascii="Times New Roman" w:hAnsi="Times New Roman" w:cs="Times New Roman"/>
          <w:sz w:val="24"/>
        </w:rPr>
      </w:r>
      <w:ins w:id="520" w:author="Liu, Luyu" w:date="2020-06-01T15:11:00Z">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ins>
      <w:r>
        <w:rPr>
          <w:rFonts w:ascii="Times New Roman" w:hAnsi="Times New Roman" w:cs="Times New Roman"/>
          <w:sz w:val="24"/>
        </w:rPr>
      </w:r>
      <w:ins w:id="521" w:author="Liu, Luyu" w:date="2020-06-01T15:11:00Z">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6</w:t>
        </w:r>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w:t>
        </w:r>
        <w:proofErr w:type="gramStart"/>
        <w:r w:rsidRPr="00AC2AE6">
          <w:rPr>
            <w:rFonts w:ascii="Times New Roman" w:hAnsi="Times New Roman" w:cs="Times New Roman"/>
            <w:sz w:val="24"/>
          </w:rPr>
          <w:t>that</w:t>
        </w:r>
        <w:proofErr w:type="gramEnd"/>
        <w:r w:rsidRPr="00AC2AE6">
          <w:rPr>
            <w:rFonts w:ascii="Times New Roman" w:hAnsi="Times New Roman" w:cs="Times New Roman"/>
            <w:sz w:val="24"/>
          </w:rPr>
          <w:t xml:space="preserve">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floor point earlier. This also suggests that the time when the decline finished is less related to when it started than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ins>
      <w:r>
        <w:rPr>
          <w:rFonts w:ascii="Times New Roman" w:hAnsi="Times New Roman" w:cs="Times New Roman"/>
          <w:sz w:val="24"/>
        </w:rPr>
      </w:r>
      <w:ins w:id="522" w:author="Liu, Luyu" w:date="2020-06-01T15:11:00Z">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4</w:t>
        </w:r>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p>
    <w:p w14:paraId="3DE4F3D8" w14:textId="77777777" w:rsidR="00D6595C" w:rsidRDefault="00D6595C" w:rsidP="00D6595C">
      <w:pPr>
        <w:spacing w:line="480" w:lineRule="auto"/>
        <w:ind w:firstLine="720"/>
        <w:jc w:val="both"/>
        <w:rPr>
          <w:ins w:id="523" w:author="Liu, Luyu" w:date="2020-06-01T15:11:00Z"/>
          <w:rFonts w:ascii="Times New Roman" w:hAnsi="Times New Roman" w:cs="Times New Roman"/>
          <w:sz w:val="24"/>
        </w:rPr>
      </w:pPr>
    </w:p>
    <w:p w14:paraId="136B7BCA" w14:textId="77777777" w:rsidR="00D6595C" w:rsidRDefault="00D6595C" w:rsidP="00D6595C">
      <w:pPr>
        <w:keepNext/>
        <w:spacing w:line="480" w:lineRule="auto"/>
        <w:jc w:val="center"/>
        <w:rPr>
          <w:ins w:id="524" w:author="Liu, Luyu" w:date="2020-06-01T15:11:00Z"/>
        </w:rPr>
      </w:pPr>
      <w:ins w:id="525" w:author="Liu, Luyu" w:date="2020-06-01T15:11:00Z">
        <w:r>
          <w:rPr>
            <w:rFonts w:ascii="Times New Roman" w:hAnsi="Times New Roman" w:cs="Times New Roman"/>
            <w:noProof/>
            <w:sz w:val="24"/>
          </w:rPr>
          <w:lastRenderedPageBreak/>
          <w:drawing>
            <wp:inline distT="0" distB="0" distL="0" distR="0" wp14:anchorId="653B4F7A" wp14:editId="2F64F47B">
              <wp:extent cx="5440228" cy="20116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_versus_cliffandfloorpoint.png"/>
                      <pic:cNvPicPr/>
                    </pic:nvPicPr>
                    <pic:blipFill>
                      <a:blip r:embed="rId14">
                        <a:extLst>
                          <a:ext uri="{28A0092B-C50C-407E-A947-70E740481C1C}">
                            <a14:useLocalDpi xmlns:a14="http://schemas.microsoft.com/office/drawing/2010/main" val="0"/>
                          </a:ext>
                        </a:extLst>
                      </a:blip>
                      <a:stretch>
                        <a:fillRect/>
                      </a:stretch>
                    </pic:blipFill>
                    <pic:spPr>
                      <a:xfrm>
                        <a:off x="0" y="0"/>
                        <a:ext cx="5466040" cy="2021225"/>
                      </a:xfrm>
                      <a:prstGeom prst="rect">
                        <a:avLst/>
                      </a:prstGeom>
                    </pic:spPr>
                  </pic:pic>
                </a:graphicData>
              </a:graphic>
            </wp:inline>
          </w:drawing>
        </w:r>
        <w:commentRangeStart w:id="526"/>
        <w:commentRangeEnd w:id="526"/>
        <w:r>
          <w:rPr>
            <w:rStyle w:val="CommentReference"/>
          </w:rPr>
          <w:commentReference w:id="526"/>
        </w:r>
      </w:ins>
    </w:p>
    <w:p w14:paraId="1D78B174" w14:textId="77777777" w:rsidR="00D6595C" w:rsidRDefault="00D6595C" w:rsidP="00D6595C">
      <w:pPr>
        <w:spacing w:line="480" w:lineRule="auto"/>
        <w:jc w:val="center"/>
        <w:rPr>
          <w:ins w:id="527" w:author="Liu, Luyu" w:date="2020-06-01T15:11:00Z"/>
          <w:rFonts w:ascii="Times New Roman" w:hAnsi="Times New Roman" w:cs="Times New Roman"/>
          <w:sz w:val="24"/>
        </w:rPr>
      </w:pPr>
      <w:ins w:id="528" w:author="Liu, Luyu" w:date="2020-06-01T15:11:00Z">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Pr>
            <w:rFonts w:ascii="Times New Roman" w:hAnsi="Times New Roman" w:cs="Times New Roman"/>
            <w:noProof/>
            <w:sz w:val="24"/>
          </w:rPr>
          <w:t>6</w:t>
        </w:r>
        <w:r w:rsidRPr="004F030E">
          <w:rPr>
            <w:rFonts w:ascii="Times New Roman" w:hAnsi="Times New Roman" w:cs="Times New Roman"/>
            <w:sz w:val="24"/>
          </w:rPr>
          <w:fldChar w:fldCharType="end"/>
        </w:r>
        <w:r w:rsidRPr="004F030E">
          <w:rPr>
            <w:rFonts w:ascii="Times New Roman" w:hAnsi="Times New Roman" w:cs="Times New Roman"/>
            <w:sz w:val="24"/>
          </w:rPr>
          <w:t xml:space="preserve">: </w:t>
        </w:r>
        <w:r>
          <w:rPr>
            <w:rFonts w:ascii="Times New Roman" w:hAnsi="Times New Roman" w:cs="Times New Roman"/>
            <w:sz w:val="24"/>
          </w:rPr>
          <w:t xml:space="preserve">Hyperbolic </w:t>
        </w:r>
        <w:r w:rsidRPr="004F030E">
          <w:rPr>
            <w:rFonts w:ascii="Times New Roman" w:hAnsi="Times New Roman" w:cs="Times New Roman"/>
            <w:sz w:val="24"/>
          </w:rPr>
          <w:t>relationship</w:t>
        </w:r>
        <w:r>
          <w:rPr>
            <w:rFonts w:ascii="Times New Roman" w:hAnsi="Times New Roman" w:cs="Times New Roman"/>
            <w:sz w:val="24"/>
          </w:rPr>
          <w:t xml:space="preserve"> </w:t>
        </w:r>
        <w:r w:rsidRPr="004F030E">
          <w:rPr>
            <w:rFonts w:ascii="Times New Roman" w:hAnsi="Times New Roman" w:cs="Times New Roman"/>
            <w:sz w:val="24"/>
          </w:rPr>
          <w:t>between decay rate</w:t>
        </w:r>
        <w:r>
          <w:rPr>
            <w:rFonts w:ascii="Times New Roman" w:hAnsi="Times New Roman" w:cs="Times New Roman"/>
            <w:sz w:val="24"/>
          </w:rPr>
          <w:t>s and cliff points</w:t>
        </w:r>
        <w:commentRangeEnd w:id="501"/>
        <w:r>
          <w:rPr>
            <w:rStyle w:val="CommentReference"/>
          </w:rPr>
          <w:commentReference w:id="501"/>
        </w:r>
        <w:commentRangeEnd w:id="502"/>
        <w:r>
          <w:rPr>
            <w:rStyle w:val="CommentReference"/>
          </w:rPr>
          <w:commentReference w:id="502"/>
        </w:r>
      </w:ins>
    </w:p>
    <w:p w14:paraId="3A3C640A" w14:textId="77777777" w:rsidR="00D6595C" w:rsidRDefault="00D6595C" w:rsidP="00D6595C">
      <w:pPr>
        <w:spacing w:line="480" w:lineRule="auto"/>
        <w:rPr>
          <w:ins w:id="529" w:author="Liu, Luyu" w:date="2020-06-01T15:11:00Z"/>
          <w:rFonts w:ascii="Times New Roman" w:hAnsi="Times New Roman" w:cs="Times New Roman"/>
          <w:sz w:val="24"/>
        </w:rPr>
      </w:pPr>
    </w:p>
    <w:p w14:paraId="39D6B69D" w14:textId="77777777" w:rsidR="00D6595C" w:rsidRPr="009457DC" w:rsidRDefault="00D6595C" w:rsidP="00D6595C">
      <w:pPr>
        <w:spacing w:line="480" w:lineRule="auto"/>
        <w:rPr>
          <w:ins w:id="530" w:author="Liu, Luyu" w:date="2020-06-01T15:11:00Z"/>
          <w:rFonts w:ascii="Times New Roman" w:hAnsi="Times New Roman" w:cs="Times New Roman"/>
          <w:b/>
          <w:sz w:val="24"/>
          <w:highlight w:val="yellow"/>
        </w:rPr>
      </w:pPr>
      <w:ins w:id="531" w:author="Liu, Luyu" w:date="2020-06-01T15:11:00Z">
        <w:r w:rsidRPr="009457DC">
          <w:rPr>
            <w:rFonts w:ascii="Times New Roman" w:hAnsi="Times New Roman" w:cs="Times New Roman"/>
            <w:b/>
            <w:sz w:val="24"/>
          </w:rPr>
          <w:t>3.4.</w:t>
        </w:r>
        <w:r>
          <w:rPr>
            <w:rFonts w:ascii="Times New Roman" w:hAnsi="Times New Roman" w:cs="Times New Roman"/>
            <w:sz w:val="24"/>
          </w:rPr>
          <w:t xml:space="preserve"> </w:t>
        </w:r>
        <w:commentRangeStart w:id="532"/>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commentRangeEnd w:id="532"/>
        <w:r>
          <w:rPr>
            <w:rStyle w:val="CommentReference"/>
          </w:rPr>
          <w:commentReference w:id="532"/>
        </w:r>
      </w:ins>
    </w:p>
    <w:p w14:paraId="7D287CD9" w14:textId="66E84428" w:rsidR="00D6595C" w:rsidRPr="00AD14EC" w:rsidRDefault="00D6595C" w:rsidP="00D6595C">
      <w:pPr>
        <w:spacing w:line="480" w:lineRule="auto"/>
        <w:jc w:val="both"/>
        <w:rPr>
          <w:ins w:id="533" w:author="Liu, Luyu" w:date="2020-06-01T15:11:00Z"/>
          <w:rFonts w:ascii="Times New Roman" w:hAnsi="Times New Roman" w:cs="Times New Roman"/>
          <w:sz w:val="24"/>
        </w:rPr>
      </w:pPr>
      <w:ins w:id="534" w:author="Liu, Luyu" w:date="2020-06-01T15:11:00Z">
        <w:r>
          <w:rPr>
            <w:rFonts w:ascii="Times New Roman" w:hAnsi="Times New Roman" w:cs="Times New Roman"/>
            <w:sz w:val="24"/>
          </w:rPr>
          <w:t xml:space="preserve">Overall, we observe a connection between a change in hourly demand patterns (measured by the Procrustes distance) and the total drop in demand due to COVID-19 (measured by the floor value). </w:t>
        </w:r>
        <w:r>
          <w:rPr>
            <w:rFonts w:ascii="Times New Roman" w:hAnsi="Times New Roman" w:cs="Times New Roman"/>
            <w:sz w:val="24"/>
          </w:rPr>
          <w:fldChar w:fldCharType="begin"/>
        </w:r>
        <w:r>
          <w:rPr>
            <w:rFonts w:ascii="Times New Roman" w:hAnsi="Times New Roman" w:cs="Times New Roman"/>
            <w:sz w:val="24"/>
          </w:rPr>
          <w:instrText xml:space="preserve"> REF _Ref40881206 \h </w:instrText>
        </w:r>
      </w:ins>
      <w:r>
        <w:rPr>
          <w:rFonts w:ascii="Times New Roman" w:hAnsi="Times New Roman" w:cs="Times New Roman"/>
          <w:sz w:val="24"/>
        </w:rPr>
      </w:r>
      <w:ins w:id="535" w:author="Liu, Luyu" w:date="2020-06-01T15:11:00Z">
        <w:r>
          <w:rPr>
            <w:rFonts w:ascii="Times New Roman" w:hAnsi="Times New Roman" w:cs="Times New Roman"/>
            <w:sz w:val="24"/>
          </w:rPr>
          <w:fldChar w:fldCharType="separate"/>
        </w:r>
        <w:r w:rsidRPr="006A27A5">
          <w:rPr>
            <w:rFonts w:ascii="Times New Roman" w:hAnsi="Times New Roman" w:cs="Times New Roman"/>
            <w:sz w:val="24"/>
          </w:rPr>
          <w:t xml:space="preserve">Figure </w:t>
        </w:r>
        <w:r>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_Ref40207857 \h </w:instrText>
        </w:r>
      </w:ins>
      <w:r>
        <w:rPr>
          <w:rFonts w:ascii="Times New Roman" w:hAnsi="Times New Roman" w:cs="Times New Roman"/>
          <w:sz w:val="24"/>
        </w:rPr>
      </w:r>
      <w:ins w:id="536" w:author="Liu, Luyu" w:date="2020-06-01T15:11:00Z">
        <w:r>
          <w:rPr>
            <w:rFonts w:ascii="Times New Roman" w:hAnsi="Times New Roman" w:cs="Times New Roman"/>
            <w:sz w:val="24"/>
          </w:rPr>
          <w:fldChar w:fldCharType="separate"/>
        </w:r>
        <w:r w:rsidRPr="002F0BE4">
          <w:rPr>
            <w:rFonts w:ascii="Times New Roman" w:hAnsi="Times New Roman" w:cs="Times New Roman"/>
            <w:sz w:val="24"/>
          </w:rPr>
          <w:t xml:space="preserve">Figure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transit systems serving communities that are dominated by non-physical occupations (including university towns) experienced large qualitative changes in their weekday hourly demand patterns.</w:t>
        </w:r>
      </w:ins>
      <w:ins w:id="537" w:author="Liu, Luyu" w:date="2020-06-01T15:36:00Z">
        <w:r w:rsidR="00A20593">
          <w:rPr>
            <w:rFonts w:ascii="Times New Roman" w:hAnsi="Times New Roman" w:cs="Times New Roman"/>
            <w:sz w:val="24"/>
          </w:rPr>
          <w:t xml:space="preserve"> </w:t>
        </w:r>
      </w:ins>
      <w:ins w:id="538" w:author="Liu, Luyu" w:date="2020-06-01T15:11:00Z">
        <w:r>
          <w:rPr>
            <w:rFonts w:ascii="Times New Roman" w:hAnsi="Times New Roman" w:cs="Times New Roman"/>
            <w:sz w:val="24"/>
          </w:rPr>
          <w:t xml:space="preserve">In contrast, the Procrustes distances between normal and pandemic hourly transit demand profiles of </w:t>
        </w:r>
        <w:commentRangeStart w:id="539"/>
        <w:r>
          <w:rPr>
            <w:rFonts w:ascii="Times New Roman" w:hAnsi="Times New Roman" w:cs="Times New Roman"/>
            <w:sz w:val="24"/>
          </w:rPr>
          <w:t xml:space="preserve">older communities </w:t>
        </w:r>
        <w:commentRangeEnd w:id="539"/>
        <w:r>
          <w:rPr>
            <w:rStyle w:val="CommentReference"/>
          </w:rPr>
          <w:commentReference w:id="539"/>
        </w:r>
        <w:r>
          <w:rPr>
            <w:rFonts w:ascii="Times New Roman" w:hAnsi="Times New Roman" w:cs="Times New Roman"/>
            <w:sz w:val="24"/>
          </w:rPr>
          <w:t>in the Midwest and Northeast is low, meaning these transit systems retained much of their typical daily demand profile (albeit with lower levels of overall demand).</w:t>
        </w:r>
      </w:ins>
      <w:ins w:id="540" w:author="Liu, Luyu" w:date="2020-06-01T15:36:00Z">
        <w:r w:rsidR="00A20593">
          <w:rPr>
            <w:rFonts w:ascii="Times New Roman" w:hAnsi="Times New Roman" w:cs="Times New Roman"/>
            <w:sz w:val="24"/>
          </w:rPr>
          <w:t xml:space="preserve"> </w:t>
        </w:r>
      </w:ins>
      <w:ins w:id="541" w:author="Liu, Luyu" w:date="2020-06-01T15:11:00Z">
        <w:r>
          <w:rPr>
            <w:rFonts w:ascii="Times New Roman" w:hAnsi="Times New Roman" w:cs="Times New Roman"/>
            <w:sz w:val="24"/>
          </w:rPr>
          <w:fldChar w:fldCharType="begin"/>
        </w:r>
        <w:r>
          <w:rPr>
            <w:rFonts w:ascii="Times New Roman" w:hAnsi="Times New Roman" w:cs="Times New Roman"/>
            <w:sz w:val="24"/>
          </w:rPr>
          <w:instrText xml:space="preserve"> REF _Ref40301224 \h </w:instrText>
        </w:r>
      </w:ins>
      <w:r>
        <w:rPr>
          <w:rFonts w:ascii="Times New Roman" w:hAnsi="Times New Roman" w:cs="Times New Roman"/>
          <w:sz w:val="24"/>
        </w:rPr>
      </w:r>
      <w:ins w:id="542" w:author="Liu, Luyu" w:date="2020-06-01T15:11:00Z">
        <w:r>
          <w:rPr>
            <w:rFonts w:ascii="Times New Roman" w:hAnsi="Times New Roman" w:cs="Times New Roman"/>
            <w:sz w:val="24"/>
          </w:rPr>
          <w:fldChar w:fldCharType="separate"/>
        </w:r>
        <w:r w:rsidRPr="003001AF">
          <w:rPr>
            <w:rFonts w:ascii="Times New Roman" w:hAnsi="Times New Roman" w:cs="Times New Roman"/>
            <w:sz w:val="24"/>
          </w:rPr>
          <w:t xml:space="preserve">Figure </w:t>
        </w:r>
        <w:r>
          <w:rPr>
            <w:rFonts w:ascii="Times New Roman" w:hAnsi="Times New Roman" w:cs="Times New Roman"/>
            <w:noProof/>
            <w:sz w:val="24"/>
          </w:rPr>
          <w:t>8</w:t>
        </w:r>
        <w:r>
          <w:rPr>
            <w:rFonts w:ascii="Times New Roman" w:hAnsi="Times New Roman" w:cs="Times New Roman"/>
            <w:sz w:val="24"/>
          </w:rPr>
          <w:fldChar w:fldCharType="end"/>
        </w:r>
        <w:r w:rsidRPr="00AD14EC">
          <w:rPr>
            <w:rFonts w:ascii="Times New Roman" w:hAnsi="Times New Roman" w:cs="Times New Roman"/>
            <w:sz w:val="24"/>
          </w:rPr>
          <w:t xml:space="preserve"> </w:t>
        </w:r>
        <w:r>
          <w:rPr>
            <w:rFonts w:ascii="Times New Roman" w:hAnsi="Times New Roman" w:cs="Times New Roman"/>
            <w:sz w:val="24"/>
          </w:rPr>
          <w:t xml:space="preserve">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ins>
    </w:p>
    <w:p w14:paraId="154A8C8B" w14:textId="77777777" w:rsidR="00D6595C" w:rsidRDefault="00D6595C" w:rsidP="00D6595C">
      <w:pPr>
        <w:spacing w:line="480" w:lineRule="auto"/>
        <w:jc w:val="both"/>
        <w:rPr>
          <w:ins w:id="543" w:author="Liu, Luyu" w:date="2020-06-01T15:11:00Z"/>
          <w:rFonts w:ascii="Times New Roman" w:hAnsi="Times New Roman" w:cs="Times New Roman"/>
          <w:sz w:val="24"/>
        </w:rPr>
      </w:pPr>
    </w:p>
    <w:p w14:paraId="67FE5FC6" w14:textId="77777777" w:rsidR="00D6595C" w:rsidRDefault="00D6595C" w:rsidP="00D6595C">
      <w:pPr>
        <w:keepNext/>
        <w:spacing w:line="480" w:lineRule="auto"/>
        <w:rPr>
          <w:ins w:id="544" w:author="Liu, Luyu" w:date="2020-06-01T15:11:00Z"/>
        </w:rPr>
      </w:pPr>
      <w:ins w:id="545" w:author="Liu, Luyu" w:date="2020-06-01T15:11:00Z">
        <w:r w:rsidRPr="00BA5A34">
          <w:rPr>
            <w:noProof/>
          </w:rPr>
          <w:lastRenderedPageBreak/>
          <w:t xml:space="preserve"> </w:t>
        </w:r>
        <w:r>
          <w:rPr>
            <w:noProof/>
          </w:rPr>
          <w:drawing>
            <wp:inline distT="0" distB="0" distL="0" distR="0" wp14:anchorId="4F03E182" wp14:editId="62EF155C">
              <wp:extent cx="5943600" cy="3463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3925"/>
                      </a:xfrm>
                      <a:prstGeom prst="rect">
                        <a:avLst/>
                      </a:prstGeom>
                    </pic:spPr>
                  </pic:pic>
                </a:graphicData>
              </a:graphic>
            </wp:inline>
          </w:drawing>
        </w:r>
      </w:ins>
    </w:p>
    <w:p w14:paraId="24AD2060" w14:textId="77777777" w:rsidR="00D6595C" w:rsidRDefault="00D6595C" w:rsidP="00D6595C">
      <w:pPr>
        <w:spacing w:line="480" w:lineRule="auto"/>
        <w:jc w:val="center"/>
        <w:rPr>
          <w:ins w:id="546" w:author="Liu, Luyu" w:date="2020-06-01T15:11:00Z"/>
          <w:rFonts w:ascii="Times New Roman" w:hAnsi="Times New Roman" w:cs="Times New Roman"/>
          <w:sz w:val="24"/>
        </w:rPr>
      </w:pPr>
      <w:ins w:id="547" w:author="Liu, Luyu" w:date="2020-06-01T15:11:00Z">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Pr>
            <w:rFonts w:ascii="Times New Roman" w:hAnsi="Times New Roman" w:cs="Times New Roman"/>
            <w:noProof/>
            <w:sz w:val="24"/>
          </w:rPr>
          <w:t>7</w:t>
        </w:r>
        <w:r w:rsidRPr="006A27A5">
          <w:rPr>
            <w:rFonts w:ascii="Times New Roman" w:hAnsi="Times New Roman" w:cs="Times New Roman"/>
            <w:sz w:val="24"/>
          </w:rPr>
          <w:fldChar w:fldCharType="end"/>
        </w:r>
        <w:r w:rsidRPr="006A27A5">
          <w:rPr>
            <w:rFonts w:ascii="Times New Roman" w:hAnsi="Times New Roman" w:cs="Times New Roman"/>
            <w:sz w:val="24"/>
          </w:rPr>
          <w:t xml:space="preserve">: </w:t>
        </w:r>
        <w:r>
          <w:rPr>
            <w:rFonts w:ascii="Times New Roman" w:hAnsi="Times New Roman" w:cs="Times New Roman"/>
            <w:sz w:val="24"/>
          </w:rPr>
          <w:t>G</w:t>
        </w:r>
        <w:r w:rsidRPr="006A27A5">
          <w:rPr>
            <w:rFonts w:ascii="Times New Roman" w:hAnsi="Times New Roman" w:cs="Times New Roman"/>
            <w:sz w:val="24"/>
          </w:rPr>
          <w:t xml:space="preserve">eographic distribution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w:t>
        </w:r>
        <w:r>
          <w:rPr>
            <w:rFonts w:ascii="Times New Roman" w:hAnsi="Times New Roman" w:cs="Times New Roman"/>
            <w:sz w:val="24"/>
          </w:rPr>
          <w:t xml:space="preserve"> weekday hourly demand </w:t>
        </w:r>
        <w:r w:rsidRPr="006A27A5">
          <w:rPr>
            <w:rFonts w:ascii="Times New Roman" w:hAnsi="Times New Roman" w:cs="Times New Roman"/>
            <w:sz w:val="24"/>
          </w:rPr>
          <w:t>curves.</w:t>
        </w:r>
      </w:ins>
    </w:p>
    <w:p w14:paraId="20BFB681" w14:textId="77777777" w:rsidR="00D6595C" w:rsidRDefault="00D6595C" w:rsidP="00D6595C">
      <w:pPr>
        <w:spacing w:line="480" w:lineRule="auto"/>
        <w:jc w:val="both"/>
        <w:rPr>
          <w:ins w:id="548" w:author="Liu, Luyu" w:date="2020-06-01T15:11:00Z"/>
          <w:rFonts w:ascii="Times New Roman" w:hAnsi="Times New Roman" w:cs="Times New Roman"/>
          <w:sz w:val="24"/>
        </w:rPr>
      </w:pPr>
    </w:p>
    <w:p w14:paraId="75C92C1B" w14:textId="77777777" w:rsidR="00D6595C" w:rsidRDefault="00D6595C" w:rsidP="00D6595C">
      <w:pPr>
        <w:spacing w:line="480" w:lineRule="auto"/>
        <w:jc w:val="both"/>
        <w:rPr>
          <w:ins w:id="549" w:author="Liu, Luyu" w:date="2020-06-01T15:11:00Z"/>
          <w:rFonts w:ascii="Times New Roman" w:hAnsi="Times New Roman" w:cs="Times New Roman"/>
          <w:sz w:val="24"/>
        </w:rPr>
      </w:pPr>
    </w:p>
    <w:p w14:paraId="41ADFF52" w14:textId="77777777" w:rsidR="00D6595C" w:rsidRDefault="00D6595C" w:rsidP="00D6595C">
      <w:pPr>
        <w:keepNext/>
        <w:spacing w:line="480" w:lineRule="auto"/>
        <w:jc w:val="center"/>
        <w:rPr>
          <w:ins w:id="550" w:author="Liu, Luyu" w:date="2020-06-01T15:11:00Z"/>
        </w:rPr>
      </w:pPr>
      <w:ins w:id="551" w:author="Liu, Luyu" w:date="2020-06-01T15:11:00Z">
        <w:r>
          <w:rPr>
            <w:noProof/>
          </w:rPr>
          <w:lastRenderedPageBreak/>
          <w:drawing>
            <wp:inline distT="0" distB="0" distL="0" distR="0" wp14:anchorId="09136229" wp14:editId="47A97C69">
              <wp:extent cx="4395470" cy="431038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470" cy="4310380"/>
                      </a:xfrm>
                      <a:prstGeom prst="rect">
                        <a:avLst/>
                      </a:prstGeom>
                      <a:noFill/>
                    </pic:spPr>
                  </pic:pic>
                </a:graphicData>
              </a:graphic>
            </wp:inline>
          </w:drawing>
        </w:r>
      </w:ins>
    </w:p>
    <w:p w14:paraId="4B28BBD7" w14:textId="77777777" w:rsidR="00D6595C" w:rsidRPr="003001AF" w:rsidRDefault="00D6595C" w:rsidP="00D6595C">
      <w:pPr>
        <w:spacing w:line="480" w:lineRule="auto"/>
        <w:jc w:val="center"/>
        <w:rPr>
          <w:ins w:id="552" w:author="Liu, Luyu" w:date="2020-06-01T15:11:00Z"/>
          <w:rFonts w:ascii="Times New Roman" w:hAnsi="Times New Roman" w:cs="Times New Roman"/>
          <w:sz w:val="24"/>
        </w:rPr>
      </w:pPr>
      <w:ins w:id="553" w:author="Liu, Luyu" w:date="2020-06-01T15:11:00Z">
        <w:r w:rsidRPr="003001AF">
          <w:rPr>
            <w:rFonts w:ascii="Times New Roman" w:hAnsi="Times New Roman" w:cs="Times New Roman"/>
            <w:sz w:val="24"/>
          </w:rPr>
          <w:t xml:space="preserve">Figure </w:t>
        </w:r>
        <w:r w:rsidRPr="003001AF">
          <w:rPr>
            <w:rFonts w:ascii="Times New Roman" w:hAnsi="Times New Roman" w:cs="Times New Roman"/>
            <w:sz w:val="24"/>
          </w:rPr>
          <w:fldChar w:fldCharType="begin"/>
        </w:r>
        <w:r w:rsidRPr="003001AF">
          <w:rPr>
            <w:rFonts w:ascii="Times New Roman" w:hAnsi="Times New Roman" w:cs="Times New Roman"/>
            <w:sz w:val="24"/>
          </w:rPr>
          <w:instrText xml:space="preserve"> SEQ Figure \* ARABIC </w:instrText>
        </w:r>
        <w:r w:rsidRPr="003001AF">
          <w:rPr>
            <w:rFonts w:ascii="Times New Roman" w:hAnsi="Times New Roman" w:cs="Times New Roman"/>
            <w:sz w:val="24"/>
          </w:rPr>
          <w:fldChar w:fldCharType="separate"/>
        </w:r>
        <w:r>
          <w:rPr>
            <w:rFonts w:ascii="Times New Roman" w:hAnsi="Times New Roman" w:cs="Times New Roman"/>
            <w:noProof/>
            <w:sz w:val="24"/>
          </w:rPr>
          <w:t>8</w:t>
        </w:r>
        <w:r w:rsidRPr="003001AF">
          <w:rPr>
            <w:rFonts w:ascii="Times New Roman" w:hAnsi="Times New Roman" w:cs="Times New Roman"/>
            <w:sz w:val="24"/>
          </w:rPr>
          <w:fldChar w:fldCharType="end"/>
        </w:r>
        <w:r w:rsidRPr="003001AF">
          <w:rPr>
            <w:rFonts w:ascii="Times New Roman" w:hAnsi="Times New Roman" w:cs="Times New Roman"/>
            <w:sz w:val="24"/>
          </w:rPr>
          <w:t>: Relationship between ave</w:t>
        </w:r>
        <w:r>
          <w:rPr>
            <w:rFonts w:ascii="Times New Roman" w:hAnsi="Times New Roman" w:cs="Times New Roman"/>
            <w:sz w:val="24"/>
          </w:rPr>
          <w:t>rage P</w:t>
        </w:r>
        <w:r w:rsidRPr="003001AF">
          <w:rPr>
            <w:rFonts w:ascii="Times New Roman" w:hAnsi="Times New Roman" w:cs="Times New Roman"/>
            <w:sz w:val="24"/>
          </w:rPr>
          <w:t>rocrustes distance and floor value.</w:t>
        </w:r>
      </w:ins>
    </w:p>
    <w:p w14:paraId="74BAF2C8" w14:textId="77777777" w:rsidR="00D6595C" w:rsidRDefault="00D6595C" w:rsidP="00D6595C">
      <w:pPr>
        <w:spacing w:line="480" w:lineRule="auto"/>
        <w:rPr>
          <w:ins w:id="554" w:author="Liu, Luyu" w:date="2020-06-01T15:11:00Z"/>
          <w:rFonts w:ascii="Times New Roman" w:hAnsi="Times New Roman" w:cs="Times New Roman"/>
          <w:sz w:val="24"/>
        </w:rPr>
      </w:pPr>
      <w:ins w:id="555" w:author="Liu, Luyu" w:date="2020-06-01T15:11:00Z">
        <w:r>
          <w:rPr>
            <w:rFonts w:ascii="Times New Roman" w:hAnsi="Times New Roman" w:cs="Times New Roman"/>
            <w:sz w:val="24"/>
          </w:rPr>
          <w:tab/>
        </w:r>
      </w:ins>
    </w:p>
    <w:p w14:paraId="4300CE07" w14:textId="77777777" w:rsidR="00D6595C" w:rsidRDefault="00D6595C" w:rsidP="00D6595C">
      <w:pPr>
        <w:spacing w:line="480" w:lineRule="auto"/>
        <w:ind w:firstLine="720"/>
        <w:jc w:val="both"/>
        <w:rPr>
          <w:ins w:id="556" w:author="Liu, Luyu" w:date="2020-06-01T15:11:00Z"/>
          <w:rFonts w:ascii="Times New Roman" w:hAnsi="Times New Roman" w:cs="Times New Roman"/>
          <w:sz w:val="24"/>
        </w:rPr>
      </w:pPr>
      <w:ins w:id="557" w:author="Liu, Luyu" w:date="2020-06-01T15:11:00Z">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ins>
      <w:r w:rsidRPr="0094100D">
        <w:rPr>
          <w:rFonts w:ascii="Times New Roman" w:hAnsi="Times New Roman" w:cs="Times New Roman"/>
          <w:sz w:val="24"/>
        </w:rPr>
      </w:r>
      <w:ins w:id="558" w:author="Liu, Luyu" w:date="2020-06-01T15:11:00Z">
        <w:r w:rsidRPr="0094100D">
          <w:rPr>
            <w:rFonts w:ascii="Times New Roman" w:hAnsi="Times New Roman" w:cs="Times New Roman"/>
            <w:sz w:val="24"/>
          </w:rPr>
          <w:fldChar w:fldCharType="separate"/>
        </w:r>
        <w:r w:rsidRPr="0094100D">
          <w:rPr>
            <w:rFonts w:ascii="Times New Roman" w:hAnsi="Times New Roman" w:cs="Times New Roman"/>
            <w:sz w:val="24"/>
          </w:rPr>
          <w:t xml:space="preserve">Figure </w:t>
        </w:r>
        <w:r>
          <w:rPr>
            <w:rFonts w:ascii="Times New Roman" w:hAnsi="Times New Roman" w:cs="Times New Roman"/>
            <w:sz w:val="24"/>
          </w:rPr>
          <w:t>9</w:t>
        </w:r>
        <w:r w:rsidRPr="0094100D">
          <w:rPr>
            <w:rFonts w:ascii="Times New Roman" w:hAnsi="Times New Roman" w:cs="Times New Roman"/>
            <w:sz w:val="24"/>
          </w:rPr>
          <w:fldChar w:fldCharType="end"/>
        </w:r>
        <w:r w:rsidRPr="0094100D">
          <w:rPr>
            <w:rFonts w:ascii="Times New Roman" w:hAnsi="Times New Roman" w:cs="Times New Roman"/>
            <w:sz w:val="24"/>
          </w:rPr>
          <w:t xml:space="preserve"> 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ins>
    </w:p>
    <w:p w14:paraId="10ECC7A0" w14:textId="3D6E4587" w:rsidR="00D6595C" w:rsidRDefault="00D6595C" w:rsidP="00D6595C">
      <w:pPr>
        <w:spacing w:line="480" w:lineRule="auto"/>
        <w:ind w:firstLine="720"/>
        <w:jc w:val="both"/>
        <w:rPr>
          <w:ins w:id="559" w:author="Liu, Luyu" w:date="2020-06-01T15:11:00Z"/>
          <w:rFonts w:ascii="Times New Roman" w:hAnsi="Times New Roman" w:cs="Times New Roman"/>
          <w:sz w:val="24"/>
        </w:rPr>
      </w:pPr>
      <w:ins w:id="560" w:author="Liu, Luyu" w:date="2020-06-01T15:11: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ins>
      <w:r w:rsidRPr="0094100D">
        <w:rPr>
          <w:rFonts w:ascii="Times New Roman" w:hAnsi="Times New Roman" w:cs="Times New Roman"/>
          <w:sz w:val="24"/>
        </w:rPr>
      </w:r>
      <w:ins w:id="561" w:author="Liu, Luyu" w:date="2020-06-01T15:11:00Z">
        <w:r w:rsidRPr="0094100D">
          <w:rPr>
            <w:rFonts w:ascii="Times New Roman" w:hAnsi="Times New Roman" w:cs="Times New Roman"/>
            <w:sz w:val="24"/>
          </w:rPr>
          <w:fldChar w:fldCharType="separate"/>
        </w:r>
        <w:r w:rsidRPr="0094100D">
          <w:rPr>
            <w:rFonts w:ascii="Times New Roman" w:hAnsi="Times New Roman" w:cs="Times New Roman"/>
            <w:sz w:val="24"/>
          </w:rPr>
          <w:t xml:space="preserve">Figure </w:t>
        </w:r>
        <w:r>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than weekends (blue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ins>
      <w:r w:rsidRPr="0094100D">
        <w:rPr>
          <w:rFonts w:ascii="Times New Roman" w:hAnsi="Times New Roman" w:cs="Times New Roman"/>
          <w:sz w:val="24"/>
        </w:rPr>
      </w:r>
      <w:ins w:id="562" w:author="Liu, Luyu" w:date="2020-06-01T15:11:00Z">
        <w:r w:rsidRPr="0094100D">
          <w:rPr>
            <w:rFonts w:ascii="Times New Roman" w:hAnsi="Times New Roman" w:cs="Times New Roman"/>
            <w:sz w:val="24"/>
          </w:rPr>
          <w:fldChar w:fldCharType="separate"/>
        </w:r>
        <w:r w:rsidRPr="0094100D">
          <w:rPr>
            <w:rFonts w:ascii="Times New Roman" w:hAnsi="Times New Roman" w:cs="Times New Roman"/>
            <w:sz w:val="24"/>
          </w:rPr>
          <w:t xml:space="preserve">Figure </w:t>
        </w:r>
        <w:r>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which </w:t>
        </w:r>
        <w:r>
          <w:rPr>
            <w:rFonts w:ascii="Times New Roman" w:hAnsi="Times New Roman" w:cs="Times New Roman"/>
            <w:sz w:val="24"/>
          </w:rPr>
          <w:lastRenderedPageBreak/>
          <w:t>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w:t>
        </w:r>
      </w:ins>
      <w:ins w:id="563" w:author="Liu, Luyu" w:date="2020-06-01T15:36:00Z">
        <w:r w:rsidR="00A20593">
          <w:rPr>
            <w:rFonts w:ascii="Times New Roman" w:hAnsi="Times New Roman" w:cs="Times New Roman"/>
            <w:sz w:val="24"/>
          </w:rPr>
          <w:t xml:space="preserve"> </w:t>
        </w:r>
      </w:ins>
      <w:ins w:id="564" w:author="Liu, Luyu" w:date="2020-06-01T15:11:00Z">
        <w:r>
          <w:rPr>
            <w:rFonts w:ascii="Times New Roman" w:hAnsi="Times New Roman" w:cs="Times New Roman"/>
            <w:sz w:val="24"/>
          </w:rPr>
          <w:t>These distances decreased for all transit systems during the pandemic.</w:t>
        </w:r>
      </w:ins>
      <w:ins w:id="565" w:author="Liu, Luyu" w:date="2020-06-01T15:36:00Z">
        <w:r w:rsidR="00A20593">
          <w:rPr>
            <w:rFonts w:ascii="Times New Roman" w:hAnsi="Times New Roman" w:cs="Times New Roman"/>
            <w:sz w:val="24"/>
          </w:rPr>
          <w:t xml:space="preserve"> </w:t>
        </w:r>
      </w:ins>
      <w:ins w:id="566" w:author="Liu, Luyu" w:date="2020-06-01T15:11:00Z">
        <w:r>
          <w:rPr>
            <w:rFonts w:ascii="Times New Roman" w:hAnsi="Times New Roman" w:cs="Times New Roman"/>
            <w:sz w:val="24"/>
          </w:rPr>
          <w:t xml:space="preserve">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w:t>
        </w:r>
      </w:ins>
      <w:ins w:id="567" w:author="Liu, Luyu" w:date="2020-06-01T15:36:00Z">
        <w:r w:rsidR="00A20593">
          <w:rPr>
            <w:rFonts w:ascii="Times New Roman" w:hAnsi="Times New Roman" w:cs="Times New Roman"/>
            <w:sz w:val="24"/>
          </w:rPr>
          <w:t xml:space="preserve"> </w:t>
        </w:r>
      </w:ins>
      <w:ins w:id="568" w:author="Liu, Luyu" w:date="2020-06-01T15:11:00Z">
        <w:r>
          <w:rPr>
            <w:rFonts w:ascii="Times New Roman" w:hAnsi="Times New Roman" w:cs="Times New Roman"/>
            <w:sz w:val="24"/>
          </w:rPr>
          <w:t>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ins>
    </w:p>
    <w:p w14:paraId="66B2F9DF" w14:textId="77777777" w:rsidR="00D6595C" w:rsidRDefault="00D6595C" w:rsidP="00D6595C">
      <w:pPr>
        <w:spacing w:line="480" w:lineRule="auto"/>
        <w:ind w:firstLine="720"/>
        <w:jc w:val="both"/>
        <w:rPr>
          <w:ins w:id="569" w:author="Liu, Luyu" w:date="2020-06-01T15:11:00Z"/>
          <w:rFonts w:ascii="Times New Roman" w:hAnsi="Times New Roman" w:cs="Times New Roman"/>
          <w:sz w:val="24"/>
        </w:rPr>
      </w:pPr>
      <w:commentRangeStart w:id="570"/>
    </w:p>
    <w:p w14:paraId="7B28DB6A" w14:textId="77777777" w:rsidR="00D6595C" w:rsidRDefault="00D6595C" w:rsidP="00D6595C">
      <w:pPr>
        <w:keepNext/>
        <w:spacing w:line="480" w:lineRule="auto"/>
        <w:jc w:val="center"/>
        <w:rPr>
          <w:ins w:id="571" w:author="Liu, Luyu" w:date="2020-06-01T15:11:00Z"/>
        </w:rPr>
      </w:pPr>
      <w:ins w:id="572" w:author="Liu, Luyu" w:date="2020-06-01T15:11:00Z">
        <w:r>
          <w:rPr>
            <w:rFonts w:ascii="Times New Roman" w:hAnsi="Times New Roman" w:cs="Times New Roman"/>
            <w:noProof/>
            <w:sz w:val="24"/>
          </w:rPr>
          <w:lastRenderedPageBreak/>
          <w:drawing>
            <wp:inline distT="0" distB="0" distL="0" distR="0" wp14:anchorId="4C16A6DA" wp14:editId="1C0BE9D1">
              <wp:extent cx="5852160" cy="4389120"/>
              <wp:effectExtent l="0" t="0" r="0" b="0"/>
              <wp:docPr id="14" name="Picture 14" descr="C:\Users\liu.6544\AppData\Local\Microsoft\Windows\INetCache\Content.Word\all_procrustes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6544\AppData\Local\Microsoft\Windows\INetCache\Content.Word\all_procrustes_dista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ins>
    </w:p>
    <w:p w14:paraId="697677ED" w14:textId="77777777" w:rsidR="00D6595C" w:rsidRDefault="00D6595C" w:rsidP="00D6595C">
      <w:pPr>
        <w:spacing w:line="480" w:lineRule="auto"/>
        <w:jc w:val="center"/>
        <w:rPr>
          <w:ins w:id="573" w:author="Liu, Luyu" w:date="2020-06-01T15:11:00Z"/>
          <w:rFonts w:ascii="Times New Roman" w:hAnsi="Times New Roman" w:cs="Times New Roman"/>
          <w:sz w:val="24"/>
        </w:rPr>
      </w:pPr>
      <w:ins w:id="574" w:author="Liu, Luyu" w:date="2020-06-01T15:11:00Z">
        <w:r w:rsidRPr="0094100D">
          <w:rPr>
            <w:rFonts w:ascii="Times New Roman" w:hAnsi="Times New Roman" w:cs="Times New Roman"/>
            <w:sz w:val="24"/>
          </w:rPr>
          <w:t xml:space="preserve">Figure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SEQ Figure \* ARABIC </w:instrText>
        </w:r>
        <w:r w:rsidRPr="0094100D">
          <w:rPr>
            <w:rFonts w:ascii="Times New Roman" w:hAnsi="Times New Roman" w:cs="Times New Roman"/>
            <w:sz w:val="24"/>
          </w:rPr>
          <w:fldChar w:fldCharType="separate"/>
        </w:r>
        <w:r>
          <w:rPr>
            <w:rFonts w:ascii="Times New Roman" w:hAnsi="Times New Roman" w:cs="Times New Roman"/>
            <w:noProof/>
            <w:sz w:val="24"/>
          </w:rPr>
          <w:t>9</w:t>
        </w:r>
        <w:r w:rsidRPr="0094100D">
          <w:rPr>
            <w:rFonts w:ascii="Times New Roman" w:hAnsi="Times New Roman" w:cs="Times New Roman"/>
            <w:sz w:val="24"/>
          </w:rPr>
          <w:fldChar w:fldCharType="end"/>
        </w:r>
        <w:r w:rsidRPr="0094100D">
          <w:rPr>
            <w:rFonts w:ascii="Times New Roman" w:hAnsi="Times New Roman" w:cs="Times New Roman"/>
            <w:sz w:val="24"/>
          </w:rPr>
          <w:t>: temporal distribution of all transit system's average Procrustes distance</w:t>
        </w:r>
        <w:r>
          <w:rPr>
            <w:rFonts w:ascii="Times New Roman" w:hAnsi="Times New Roman" w:cs="Times New Roman"/>
            <w:sz w:val="24"/>
          </w:rPr>
          <w:t xml:space="preserve"> </w:t>
        </w:r>
        <w:r w:rsidRPr="0094100D">
          <w:rPr>
            <w:rFonts w:ascii="Times New Roman" w:hAnsi="Times New Roman" w:cs="Times New Roman"/>
            <w:sz w:val="24"/>
          </w:rPr>
          <w:t>between normal and pandemic curves</w:t>
        </w:r>
        <w:r>
          <w:rPr>
            <w:rFonts w:ascii="Times New Roman" w:hAnsi="Times New Roman" w:cs="Times New Roman"/>
            <w:sz w:val="24"/>
          </w:rPr>
          <w:t xml:space="preserve"> (black points: weekdays; blue points: weekends)</w:t>
        </w:r>
        <w:r w:rsidRPr="0094100D">
          <w:rPr>
            <w:rFonts w:ascii="Times New Roman" w:hAnsi="Times New Roman" w:cs="Times New Roman"/>
            <w:sz w:val="24"/>
          </w:rPr>
          <w:t>.</w:t>
        </w:r>
        <w:commentRangeEnd w:id="570"/>
        <w:r>
          <w:rPr>
            <w:rStyle w:val="CommentReference"/>
          </w:rPr>
          <w:commentReference w:id="570"/>
        </w:r>
      </w:ins>
    </w:p>
    <w:p w14:paraId="7C158D3B" w14:textId="77777777" w:rsidR="00D6595C" w:rsidRDefault="00D6595C" w:rsidP="00D6595C">
      <w:pPr>
        <w:spacing w:line="480" w:lineRule="auto"/>
        <w:rPr>
          <w:ins w:id="575" w:author="Liu, Luyu" w:date="2020-06-01T15:11:00Z"/>
          <w:rFonts w:ascii="Times New Roman" w:hAnsi="Times New Roman" w:cs="Times New Roman"/>
          <w:sz w:val="24"/>
        </w:rPr>
      </w:pPr>
    </w:p>
    <w:p w14:paraId="61D81DF9" w14:textId="77777777" w:rsidR="00D6595C" w:rsidRPr="009457DC" w:rsidRDefault="00D6595C" w:rsidP="00D6595C">
      <w:pPr>
        <w:pStyle w:val="ListParagraph"/>
        <w:numPr>
          <w:ilvl w:val="0"/>
          <w:numId w:val="2"/>
        </w:numPr>
        <w:spacing w:line="480" w:lineRule="auto"/>
        <w:rPr>
          <w:ins w:id="576" w:author="Liu, Luyu" w:date="2020-06-01T15:11:00Z"/>
          <w:rFonts w:ascii="Times New Roman" w:hAnsi="Times New Roman" w:cs="Times New Roman"/>
          <w:b/>
          <w:sz w:val="24"/>
        </w:rPr>
      </w:pPr>
      <w:ins w:id="577" w:author="Liu, Luyu" w:date="2020-06-01T15:11:00Z">
        <w:r w:rsidRPr="009457DC">
          <w:rPr>
            <w:rFonts w:ascii="Times New Roman" w:hAnsi="Times New Roman" w:cs="Times New Roman"/>
            <w:b/>
            <w:sz w:val="24"/>
          </w:rPr>
          <w:t>Conclusion</w:t>
        </w:r>
      </w:ins>
    </w:p>
    <w:p w14:paraId="3B02B7F1" w14:textId="54FD9897" w:rsidR="00D6595C" w:rsidRDefault="00D6595C" w:rsidP="00D6595C">
      <w:pPr>
        <w:spacing w:line="480" w:lineRule="auto"/>
        <w:jc w:val="both"/>
        <w:rPr>
          <w:ins w:id="578" w:author="Liu, Luyu" w:date="2020-06-01T15:11:00Z"/>
          <w:rFonts w:ascii="Times New Roman" w:hAnsi="Times New Roman" w:cs="Times New Roman"/>
          <w:sz w:val="24"/>
        </w:rPr>
      </w:pPr>
      <w:ins w:id="579" w:author="Liu, Luyu" w:date="2020-06-01T15:11:00Z">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 xml:space="preserve"> curves describing declines in daily transit system demand and derive parameters describing the decline dynamics.</w:t>
        </w:r>
      </w:ins>
      <w:ins w:id="580" w:author="Liu, Luyu" w:date="2020-06-01T15:36:00Z">
        <w:r w:rsidR="00A20593">
          <w:rPr>
            <w:rFonts w:ascii="Times New Roman" w:hAnsi="Times New Roman" w:cs="Times New Roman"/>
            <w:sz w:val="24"/>
          </w:rPr>
          <w:t xml:space="preserve"> </w:t>
        </w:r>
      </w:ins>
      <w:ins w:id="581" w:author="Liu, Luyu" w:date="2020-06-01T15:11:00Z">
        <w:r>
          <w:rPr>
            <w:rFonts w:ascii="Times New Roman" w:hAnsi="Times New Roman" w:cs="Times New Roman"/>
            <w:sz w:val="24"/>
          </w:rPr>
          <w:t>We also compare differences in hourly demand profiles on weekdays and weekends.</w:t>
        </w:r>
      </w:ins>
    </w:p>
    <w:p w14:paraId="72577443" w14:textId="17DA0412" w:rsidR="00D6595C" w:rsidRDefault="00D6595C" w:rsidP="00D6595C">
      <w:pPr>
        <w:spacing w:line="480" w:lineRule="auto"/>
        <w:ind w:firstLine="720"/>
        <w:jc w:val="both"/>
        <w:rPr>
          <w:ins w:id="582" w:author="Liu, Luyu" w:date="2020-06-01T15:11:00Z"/>
          <w:rFonts w:ascii="Times New Roman" w:hAnsi="Times New Roman" w:cs="Times New Roman"/>
          <w:sz w:val="24"/>
        </w:rPr>
      </w:pPr>
      <w:ins w:id="583" w:author="Liu, Luyu" w:date="2020-06-01T15:11:00Z">
        <w:r>
          <w:rPr>
            <w:rFonts w:ascii="Times New Roman" w:hAnsi="Times New Roman" w:cs="Times New Roman"/>
            <w:sz w:val="24"/>
          </w:rPr>
          <w:lastRenderedPageBreak/>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is an indicator of transit as an essential service: it shows continued use transit system regardless of the pandemic; most likely people who are transit dependent and perform essential jobs and other activities.</w:t>
        </w:r>
      </w:ins>
      <w:ins w:id="584" w:author="Liu, Luyu" w:date="2020-06-01T15:36:00Z">
        <w:r w:rsidR="00A20593">
          <w:rPr>
            <w:rFonts w:ascii="Times New Roman" w:hAnsi="Times New Roman" w:cs="Times New Roman"/>
            <w:sz w:val="24"/>
          </w:rPr>
          <w:t xml:space="preserve"> </w:t>
        </w:r>
      </w:ins>
      <w:ins w:id="585" w:author="Liu, Luyu" w:date="2020-06-01T15:11:00Z">
        <w:r>
          <w:rPr>
            <w:rFonts w:ascii="Times New Roman" w:hAnsi="Times New Roman" w:cs="Times New Roman"/>
            <w:sz w:val="24"/>
          </w:rPr>
          <w:t xml:space="preserve">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r>
          <w:rPr>
            <w:rFonts w:ascii="Times New Roman" w:hAnsi="Times New Roman" w:cs="Times New Roman"/>
            <w:b/>
            <w:sz w:val="24"/>
          </w:rPr>
          <w:t xml:space="preserve">a </w:t>
        </w:r>
        <w:r w:rsidRPr="007D6790">
          <w:rPr>
            <w:rFonts w:ascii="Times New Roman" w:hAnsi="Times New Roman" w:cs="Times New Roman"/>
            <w:b/>
            <w:sz w:val="24"/>
          </w:rPr>
          <w:t xml:space="preserve">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xml:space="preserve">. This moreover suggests the necessity of the transit system even during a pandemic when transit systems lose a great deal of discretionary demand. This should motivate transit planners, policy makers, political leaders, and taxpayers to rethink the role </w:t>
        </w:r>
        <w:commentRangeStart w:id="586"/>
        <w:r>
          <w:rPr>
            <w:rFonts w:ascii="Times New Roman" w:hAnsi="Times New Roman" w:cs="Times New Roman"/>
            <w:sz w:val="24"/>
          </w:rPr>
          <w:t>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commentRangeEnd w:id="586"/>
        <w:r>
          <w:rPr>
            <w:rStyle w:val="CommentReference"/>
          </w:rPr>
          <w:commentReference w:id="586"/>
        </w:r>
      </w:ins>
    </w:p>
    <w:p w14:paraId="201414C5" w14:textId="52782579" w:rsidR="00D6595C" w:rsidRDefault="00D6595C" w:rsidP="00D6595C">
      <w:pPr>
        <w:spacing w:line="480" w:lineRule="auto"/>
        <w:ind w:firstLine="720"/>
        <w:jc w:val="both"/>
        <w:rPr>
          <w:ins w:id="587" w:author="Liu, Luyu" w:date="2020-06-01T15:11:00Z"/>
          <w:rFonts w:ascii="Times New Roman" w:hAnsi="Times New Roman" w:cs="Times New Roman"/>
          <w:sz w:val="24"/>
        </w:rPr>
      </w:pPr>
      <w:commentRangeStart w:id="588"/>
      <w:ins w:id="589" w:author="Liu, Luyu" w:date="2020-06-01T15:11:00Z">
        <w:r>
          <w:rPr>
            <w:rFonts w:ascii="Times New Roman" w:hAnsi="Times New Roman" w:cs="Times New Roman"/>
            <w:sz w:val="24"/>
          </w:rPr>
          <w:t>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w:t>
        </w:r>
      </w:ins>
      <w:ins w:id="590" w:author="Liu, Luyu" w:date="2020-06-01T15:36:00Z">
        <w:r w:rsidR="00A20593">
          <w:rPr>
            <w:rFonts w:ascii="Times New Roman" w:hAnsi="Times New Roman" w:cs="Times New Roman"/>
            <w:sz w:val="24"/>
          </w:rPr>
          <w:t xml:space="preserve"> </w:t>
        </w:r>
      </w:ins>
      <w:ins w:id="591" w:author="Liu, Luyu" w:date="2020-06-01T15:11:00Z">
        <w:r>
          <w:rPr>
            <w:rFonts w:ascii="Times New Roman" w:hAnsi="Times New Roman" w:cs="Times New Roman"/>
            <w:sz w:val="24"/>
          </w:rPr>
          <w:t>Also, having at least one vehicle per household does not mean that individuals have ready access to reliable transportation.</w:t>
        </w:r>
      </w:ins>
      <w:ins w:id="592" w:author="Liu, Luyu" w:date="2020-06-01T15:36:00Z">
        <w:r w:rsidR="00A20593">
          <w:rPr>
            <w:rFonts w:ascii="Times New Roman" w:hAnsi="Times New Roman" w:cs="Times New Roman"/>
            <w:sz w:val="24"/>
          </w:rPr>
          <w:t xml:space="preserve"> </w:t>
        </w:r>
      </w:ins>
      <w:ins w:id="593" w:author="Liu, Luyu" w:date="2020-06-01T15:11:00Z">
        <w:r>
          <w:rPr>
            <w:rFonts w:ascii="Times New Roman" w:hAnsi="Times New Roman" w:cs="Times New Roman"/>
            <w:sz w:val="24"/>
          </w:rPr>
          <w:t>This suggests a need for developing more accurate measure of transit dependency for use in crises.</w:t>
        </w:r>
      </w:ins>
      <w:commentRangeEnd w:id="588"/>
      <w:ins w:id="594" w:author="Liu, Luyu" w:date="2020-06-01T15:36:00Z">
        <w:r w:rsidR="00A20593">
          <w:rPr>
            <w:rFonts w:ascii="Times New Roman" w:hAnsi="Times New Roman" w:cs="Times New Roman"/>
            <w:sz w:val="24"/>
          </w:rPr>
          <w:t xml:space="preserve"> </w:t>
        </w:r>
      </w:ins>
      <w:ins w:id="595" w:author="Liu, Luyu" w:date="2020-06-01T15:11:00Z">
        <w:r>
          <w:rPr>
            <w:rStyle w:val="CommentReference"/>
          </w:rPr>
          <w:commentReference w:id="588"/>
        </w:r>
      </w:ins>
    </w:p>
    <w:p w14:paraId="3D6D88BB" w14:textId="77777777" w:rsidR="00D6595C" w:rsidRDefault="00D6595C" w:rsidP="00D6595C">
      <w:pPr>
        <w:spacing w:line="480" w:lineRule="auto"/>
        <w:ind w:firstLine="720"/>
        <w:jc w:val="both"/>
        <w:rPr>
          <w:ins w:id="596" w:author="Liu, Luyu" w:date="2020-06-01T15:11:00Z"/>
          <w:rFonts w:ascii="Times New Roman" w:hAnsi="Times New Roman" w:cs="Times New Roman"/>
          <w:sz w:val="24"/>
        </w:rPr>
      </w:pPr>
      <w:ins w:id="597" w:author="Liu, Luyu" w:date="2020-06-01T15:11:00Z">
        <w:r>
          <w:rPr>
            <w:rFonts w:ascii="Times New Roman" w:hAnsi="Times New Roman" w:cs="Times New Roman"/>
            <w:sz w:val="24"/>
          </w:rPr>
          <w:lastRenderedPageBreak/>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xml:space="preserve">, show when discretionary transit demand—people who can work at home or do not work, and people who have other mobility options—started and finished its decline due to COVID-19. </w:t>
        </w:r>
        <w:commentRangeStart w:id="598"/>
        <w:r>
          <w:rPr>
            <w:rFonts w:ascii="Times New Roman" w:hAnsi="Times New Roman" w:cs="Times New Roman"/>
            <w:sz w:val="24"/>
          </w:rPr>
          <w:t>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commentRangeEnd w:id="598"/>
        <w:r>
          <w:rPr>
            <w:rStyle w:val="CommentReference"/>
          </w:rPr>
          <w:commentReference w:id="598"/>
        </w:r>
        <w:r>
          <w:rPr>
            <w:rFonts w:ascii="Times New Roman" w:hAnsi="Times New Roman" w:cs="Times New Roman"/>
            <w:sz w:val="24"/>
          </w:rPr>
          <w:t xml:space="preserve">. 54% of all transit systems experienced a decline in discretionary travel demand before local community spread started. However, this pattern is less sanguine when we factor in incubation lags: the number drops to 24% with the reported median incubation period of 5 days and moreover drops to 5% with the reported maximum incubation period of 14 days. Meanwhile, almost no transit systems’ discretionary demand clear fast enough to reach the floor point before community spread. </w:t>
        </w:r>
      </w:ins>
    </w:p>
    <w:p w14:paraId="2E234C7F" w14:textId="77777777" w:rsidR="00D6595C" w:rsidRDefault="00D6595C" w:rsidP="00D6595C">
      <w:pPr>
        <w:spacing w:line="480" w:lineRule="auto"/>
        <w:ind w:firstLine="720"/>
        <w:jc w:val="both"/>
        <w:rPr>
          <w:ins w:id="599" w:author="Liu, Luyu" w:date="2020-06-01T15:11:00Z"/>
          <w:rFonts w:ascii="Times New Roman" w:hAnsi="Times New Roman" w:cs="Times New Roman"/>
          <w:sz w:val="24"/>
        </w:rPr>
      </w:pPr>
      <w:commentRangeStart w:id="600"/>
      <w:commentRangeStart w:id="601"/>
      <w:ins w:id="602" w:author="Liu, Luyu" w:date="2020-06-01T15:11:00Z">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(floor point) is mostly determined by the reaction speed (decay rate) but not the start date of the decline (cliff point).</w:t>
        </w:r>
        <w:commentRangeEnd w:id="600"/>
        <w:r>
          <w:rPr>
            <w:rStyle w:val="CommentReference"/>
          </w:rPr>
          <w:commentReference w:id="600"/>
        </w:r>
        <w:commentRangeEnd w:id="601"/>
        <w:r>
          <w:rPr>
            <w:rStyle w:val="CommentReference"/>
          </w:rPr>
          <w:commentReference w:id="601"/>
        </w:r>
      </w:ins>
    </w:p>
    <w:p w14:paraId="1B3A6075" w14:textId="1D829DB7" w:rsidR="00D6595C" w:rsidRDefault="00D6595C" w:rsidP="00D6595C">
      <w:pPr>
        <w:spacing w:line="480" w:lineRule="auto"/>
        <w:ind w:firstLine="720"/>
        <w:jc w:val="both"/>
        <w:rPr>
          <w:ins w:id="603" w:author="Liu, Luyu" w:date="2020-06-01T15:11:00Z"/>
          <w:rFonts w:ascii="Times New Roman" w:hAnsi="Times New Roman" w:cs="Times New Roman"/>
          <w:sz w:val="24"/>
        </w:rPr>
      </w:pPr>
      <w:ins w:id="604" w:author="Liu, Luyu" w:date="2020-06-01T15:11:00Z">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lastRenderedPageBreak/>
          <w:t>increased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w:t>
        </w:r>
        <w:commentRangeStart w:id="605"/>
        <w:r>
          <w:rPr>
            <w:rFonts w:ascii="Times New Roman" w:hAnsi="Times New Roman" w:cs="Times New Roman"/>
            <w:sz w:val="24"/>
          </w:rPr>
          <w:t>Moreover, the pandemic shifted the morning and afternoon rush hours. Morning rush hour shift is very heterogeneous for different cities with average shift of -0.05 hours but the afternoon rush hour shifted homogeneously later for 1 hour in average.</w:t>
        </w:r>
      </w:ins>
      <w:commentRangeEnd w:id="605"/>
      <w:ins w:id="606" w:author="Liu, Luyu" w:date="2020-06-01T15:36:00Z">
        <w:r w:rsidR="00A20593">
          <w:rPr>
            <w:rFonts w:ascii="Times New Roman" w:hAnsi="Times New Roman" w:cs="Times New Roman"/>
            <w:sz w:val="24"/>
          </w:rPr>
          <w:t xml:space="preserve"> </w:t>
        </w:r>
      </w:ins>
      <w:ins w:id="607" w:author="Liu, Luyu" w:date="2020-06-01T15:11:00Z">
        <w:r>
          <w:rPr>
            <w:rStyle w:val="CommentReference"/>
          </w:rPr>
          <w:commentReference w:id="605"/>
        </w:r>
      </w:ins>
    </w:p>
    <w:p w14:paraId="29932473" w14:textId="3EDA4A8C" w:rsidR="00D6595C" w:rsidRPr="00FF3102" w:rsidRDefault="00D6595C" w:rsidP="00D6595C">
      <w:pPr>
        <w:spacing w:line="480" w:lineRule="auto"/>
        <w:ind w:firstLine="720"/>
        <w:jc w:val="both"/>
        <w:rPr>
          <w:ins w:id="608" w:author="Liu, Luyu" w:date="2020-06-01T15:11:00Z"/>
          <w:rFonts w:ascii="Times New Roman" w:hAnsi="Times New Roman" w:cs="Times New Roman"/>
          <w:sz w:val="24"/>
        </w:rPr>
      </w:pPr>
      <w:ins w:id="609" w:author="Liu, Luyu" w:date="2020-06-01T15:11:00Z">
        <w:r>
          <w:rPr>
            <w:rFonts w:ascii="Times New Roman" w:hAnsi="Times New Roman" w:cs="Times New Roman"/>
            <w:sz w:val="24"/>
          </w:rPr>
          <w:t>The paper is a first approximation of understanding the heterogeneous impacts of a major pandemic such as COVID-19 on transit systems in the United States.</w:t>
        </w:r>
      </w:ins>
      <w:ins w:id="610" w:author="Liu, Luyu" w:date="2020-06-01T15:36:00Z">
        <w:r w:rsidR="00A20593">
          <w:rPr>
            <w:rFonts w:ascii="Times New Roman" w:hAnsi="Times New Roman" w:cs="Times New Roman"/>
            <w:sz w:val="24"/>
          </w:rPr>
          <w:t xml:space="preserve"> </w:t>
        </w:r>
      </w:ins>
      <w:ins w:id="611" w:author="Liu, Luyu" w:date="2020-06-01T15:11:00Z">
        <w:r>
          <w:rPr>
            <w:rFonts w:ascii="Times New Roman" w:hAnsi="Times New Roman" w:cs="Times New Roman"/>
            <w:sz w:val="24"/>
          </w:rPr>
          <w:t>Our study highlights public transit as an essential service during a pandemic and the vulnerabilities of some social groups (women, Hispanic, African-Americans) as they travel to perform essential activities.</w:t>
        </w:r>
      </w:ins>
      <w:ins w:id="612" w:author="Liu, Luyu" w:date="2020-06-01T15:36:00Z">
        <w:r w:rsidR="00A20593">
          <w:rPr>
            <w:rFonts w:ascii="Times New Roman" w:hAnsi="Times New Roman" w:cs="Times New Roman"/>
            <w:sz w:val="24"/>
          </w:rPr>
          <w:t xml:space="preserve"> </w:t>
        </w:r>
      </w:ins>
      <w:ins w:id="613" w:author="Liu, Luyu" w:date="2020-06-01T15:11:00Z">
        <w:r>
          <w:rPr>
            <w:rFonts w:ascii="Times New Roman" w:hAnsi="Times New Roman" w:cs="Times New Roman"/>
            <w:sz w:val="24"/>
          </w:rPr>
          <w:t>Additional research should build on this study to resolve some of its limitations and more deeply investigate the patterns discovered.</w:t>
        </w:r>
      </w:ins>
      <w:ins w:id="614" w:author="Liu, Luyu" w:date="2020-06-01T15:36:00Z">
        <w:r w:rsidR="00A20593">
          <w:rPr>
            <w:rFonts w:ascii="Times New Roman" w:hAnsi="Times New Roman" w:cs="Times New Roman"/>
            <w:sz w:val="24"/>
          </w:rPr>
          <w:t xml:space="preserve"> </w:t>
        </w:r>
      </w:ins>
      <w:ins w:id="615" w:author="Liu, Luyu" w:date="2020-06-01T15:11:00Z">
        <w:r>
          <w:rPr>
            <w:rFonts w:ascii="Times New Roman" w:hAnsi="Times New Roman" w:cs="Times New Roman"/>
            <w:sz w:val="24"/>
          </w:rPr>
          <w:t xml:space="preserve">One limitation of our study concerns the </w:t>
        </w:r>
        <w:r w:rsidRPr="009457DC">
          <w:rPr>
            <w:rFonts w:ascii="Times New Roman" w:hAnsi="Times New Roman" w:cs="Times New Roman"/>
            <w:sz w:val="24"/>
          </w:rPr>
          <w:t>representativeness of the transit demand data for actual ridership.</w:t>
        </w:r>
      </w:ins>
      <w:ins w:id="616" w:author="Liu, Luyu" w:date="2020-06-01T15:36:00Z">
        <w:r w:rsidR="00A20593">
          <w:rPr>
            <w:rFonts w:ascii="Times New Roman" w:hAnsi="Times New Roman" w:cs="Times New Roman"/>
            <w:b/>
            <w:sz w:val="24"/>
          </w:rPr>
          <w:t xml:space="preserve"> </w:t>
        </w:r>
      </w:ins>
      <w:ins w:id="617" w:author="Liu, Luyu" w:date="2020-06-01T15:11:00Z">
        <w:r>
          <w:rPr>
            <w:rFonts w:ascii="Times New Roman" w:hAnsi="Times New Roman" w:cs="Times New Roman"/>
            <w:sz w:val="24"/>
          </w:rPr>
          <w:t>We use data from the Transit app as a surrogate for demand since actual passenger counts for systems at a national level are difficult to obtain.</w:t>
        </w:r>
      </w:ins>
      <w:ins w:id="618" w:author="Liu, Luyu" w:date="2020-06-01T15:36:00Z">
        <w:r w:rsidR="00A20593">
          <w:rPr>
            <w:rFonts w:ascii="Times New Roman" w:hAnsi="Times New Roman" w:cs="Times New Roman"/>
            <w:sz w:val="24"/>
          </w:rPr>
          <w:t xml:space="preserve"> </w:t>
        </w:r>
      </w:ins>
      <w:ins w:id="619" w:author="Liu, Luyu" w:date="2020-06-01T15:11:00Z">
        <w:r>
          <w:rPr>
            <w:rFonts w:ascii="Times New Roman" w:hAnsi="Times New Roman" w:cs="Times New Roman"/>
            <w:sz w:val="24"/>
          </w:rPr>
          <w:t xml:space="preserve">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ins>
      <w:ins w:id="620" w:author="Liu, Luyu" w:date="2020-06-01T15:36:00Z">
        <w:r w:rsidR="00A20593">
          <w:rPr>
            <w:rFonts w:ascii="Times New Roman" w:hAnsi="Times New Roman" w:cs="Times New Roman"/>
            <w:sz w:val="24"/>
          </w:rPr>
          <w:t xml:space="preserve"> </w:t>
        </w:r>
      </w:ins>
      <w:ins w:id="621" w:author="Liu, Luyu" w:date="2020-06-01T15:11:00Z">
        <w:r>
          <w:rPr>
            <w:rFonts w:ascii="Times New Roman" w:hAnsi="Times New Roman" w:cs="Times New Roman"/>
            <w:sz w:val="24"/>
          </w:rPr>
          <w:t xml:space="preserve">Data from automated passenger counting technologies, smart card or other transit pass data would allow more definitive comparison, albeit at a system level and not at the national level as in this paper. </w:t>
        </w:r>
      </w:ins>
    </w:p>
    <w:p w14:paraId="0CEA0F3F" w14:textId="780B8962" w:rsidR="00D6595C" w:rsidRDefault="00D6595C" w:rsidP="00D6595C">
      <w:pPr>
        <w:spacing w:line="480" w:lineRule="auto"/>
        <w:ind w:firstLine="720"/>
        <w:jc w:val="both"/>
        <w:rPr>
          <w:ins w:id="622" w:author="Liu, Luyu" w:date="2020-06-01T15:11:00Z"/>
          <w:rFonts w:ascii="Times New Roman" w:hAnsi="Times New Roman" w:cs="Times New Roman"/>
          <w:sz w:val="24"/>
        </w:rPr>
      </w:pPr>
      <w:ins w:id="623" w:author="Liu, Luyu" w:date="2020-06-01T15:11:00Z">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w:t>
        </w:r>
      </w:ins>
      <w:ins w:id="624" w:author="Liu, Luyu" w:date="2020-06-01T15:36:00Z">
        <w:r w:rsidR="00A20593">
          <w:rPr>
            <w:rFonts w:ascii="Times New Roman" w:hAnsi="Times New Roman" w:cs="Times New Roman"/>
            <w:sz w:val="24"/>
          </w:rPr>
          <w:t xml:space="preserve"> </w:t>
        </w:r>
      </w:ins>
      <w:ins w:id="625" w:author="Liu, Luyu" w:date="2020-06-01T15:11:00Z">
        <w:r>
          <w:rPr>
            <w:rFonts w:ascii="Times New Roman" w:hAnsi="Times New Roman" w:cs="Times New Roman"/>
            <w:sz w:val="24"/>
          </w:rPr>
          <w:t xml:space="preserve">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w:t>
        </w:r>
        <w:r>
          <w:rPr>
            <w:rFonts w:ascii="Times New Roman" w:hAnsi="Times New Roman" w:cs="Times New Roman"/>
            <w:sz w:val="24"/>
          </w:rPr>
          <w:lastRenderedPageBreak/>
          <w:t>neighborhoods within each community.</w:t>
        </w:r>
      </w:ins>
      <w:ins w:id="626" w:author="Liu, Luyu" w:date="2020-06-01T15:36:00Z">
        <w:r w:rsidR="00A20593">
          <w:rPr>
            <w:rFonts w:ascii="Times New Roman" w:hAnsi="Times New Roman" w:cs="Times New Roman"/>
            <w:sz w:val="24"/>
          </w:rPr>
          <w:t xml:space="preserve"> </w:t>
        </w:r>
      </w:ins>
      <w:ins w:id="627" w:author="Liu, Luyu" w:date="2020-06-01T15:11:00Z">
        <w:r>
          <w:rPr>
            <w:rFonts w:ascii="Times New Roman" w:hAnsi="Times New Roman" w:cs="Times New Roman"/>
            <w:sz w:val="24"/>
          </w:rPr>
          <w:t>Again, this calls for a deeper investigation within each system.</w:t>
        </w:r>
      </w:ins>
      <w:ins w:id="628" w:author="Liu, Luyu" w:date="2020-06-01T15:36:00Z">
        <w:r w:rsidR="00A20593">
          <w:rPr>
            <w:rFonts w:ascii="Times New Roman" w:hAnsi="Times New Roman" w:cs="Times New Roman"/>
            <w:sz w:val="24"/>
          </w:rPr>
          <w:t xml:space="preserve"> </w:t>
        </w:r>
      </w:ins>
    </w:p>
    <w:p w14:paraId="0A579199" w14:textId="308FF477" w:rsidR="00D6595C" w:rsidRPr="009457DC" w:rsidRDefault="00D6595C" w:rsidP="00D6595C">
      <w:pPr>
        <w:spacing w:line="480" w:lineRule="auto"/>
        <w:ind w:firstLine="720"/>
        <w:jc w:val="both"/>
        <w:rPr>
          <w:ins w:id="629" w:author="Liu, Luyu" w:date="2020-06-01T15:11:00Z"/>
          <w:rFonts w:ascii="Times New Roman" w:hAnsi="Times New Roman" w:cs="Times New Roman"/>
          <w:sz w:val="24"/>
        </w:rPr>
      </w:pPr>
      <w:ins w:id="630" w:author="Liu, Luyu" w:date="2020-06-01T15:11:00Z">
        <w:r>
          <w:rPr>
            <w:rFonts w:ascii="Times New Roman" w:hAnsi="Times New Roman" w:cs="Times New Roman"/>
            <w:sz w:val="24"/>
          </w:rPr>
          <w:t>Finally, there is a need for attitudinal and behavioral surveys and analysis to confirm some of the patterns suggested in this study about ridership during a pandemic, individuals' perceptions and their reactions.</w:t>
        </w:r>
      </w:ins>
      <w:ins w:id="631" w:author="Liu, Luyu" w:date="2020-06-01T15:36:00Z">
        <w:r w:rsidR="00A20593">
          <w:rPr>
            <w:rFonts w:ascii="Times New Roman" w:hAnsi="Times New Roman" w:cs="Times New Roman"/>
            <w:sz w:val="24"/>
          </w:rPr>
          <w:t xml:space="preserve"> </w:t>
        </w:r>
      </w:ins>
      <w:ins w:id="632" w:author="Liu, Luyu" w:date="2020-06-01T15:11:00Z">
        <w:r>
          <w:rPr>
            <w:rFonts w:ascii="Times New Roman" w:hAnsi="Times New Roman" w:cs="Times New Roman"/>
            <w:sz w:val="24"/>
          </w:rPr>
          <w:t>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w:t>
        </w:r>
      </w:ins>
      <w:ins w:id="633" w:author="Liu, Luyu" w:date="2020-06-01T15:36:00Z">
        <w:r w:rsidR="00A20593">
          <w:rPr>
            <w:rFonts w:ascii="Times New Roman" w:hAnsi="Times New Roman" w:cs="Times New Roman"/>
            <w:sz w:val="24"/>
          </w:rPr>
          <w:t xml:space="preserve"> </w:t>
        </w:r>
      </w:ins>
    </w:p>
    <w:p w14:paraId="5C79466A" w14:textId="77777777" w:rsidR="00D6595C" w:rsidRDefault="00D6595C" w:rsidP="00D6595C">
      <w:pPr>
        <w:spacing w:line="480" w:lineRule="auto"/>
        <w:rPr>
          <w:ins w:id="634" w:author="Liu, Luyu" w:date="2020-06-01T15:11:00Z"/>
          <w:rFonts w:ascii="Times New Roman" w:hAnsi="Times New Roman" w:cs="Times New Roman"/>
          <w:sz w:val="24"/>
        </w:rPr>
      </w:pPr>
    </w:p>
    <w:p w14:paraId="54793F84" w14:textId="0EE8A127" w:rsidR="003A26C4" w:rsidRPr="00867C60" w:rsidDel="00D6595C" w:rsidRDefault="003A26C4" w:rsidP="007E1743">
      <w:pPr>
        <w:spacing w:line="480" w:lineRule="auto"/>
        <w:ind w:firstLine="720"/>
        <w:jc w:val="both"/>
        <w:rPr>
          <w:del w:id="635" w:author="Liu, Luyu" w:date="2020-06-01T15:11:00Z"/>
          <w:rFonts w:ascii="Times New Roman" w:hAnsi="Times New Roman" w:cs="Times New Roman"/>
          <w:sz w:val="24"/>
        </w:rPr>
      </w:pPr>
      <w:del w:id="636" w:author="Liu, Luyu" w:date="2020-06-01T15:11:00Z">
        <w:r w:rsidRPr="007F764A" w:rsidDel="00D6595C">
          <w:rPr>
            <w:rFonts w:ascii="Times New Roman" w:hAnsi="Times New Roman" w:cs="Times New Roman"/>
            <w:sz w:val="24"/>
          </w:rPr>
          <w:fldChar w:fldCharType="begin"/>
        </w:r>
        <w:r w:rsidRPr="00D6595C" w:rsidDel="00D6595C">
          <w:rPr>
            <w:rFonts w:ascii="Times New Roman" w:hAnsi="Times New Roman" w:cs="Times New Roman"/>
            <w:sz w:val="24"/>
          </w:rPr>
          <w:delInstrText xml:space="preserve"> REF _Ref38480053 \h  \* MERGEFORMAT </w:delInstrText>
        </w:r>
        <w:r w:rsidRPr="007F764A" w:rsidDel="00D6595C">
          <w:rPr>
            <w:rFonts w:ascii="Times New Roman" w:hAnsi="Times New Roman" w:cs="Times New Roman"/>
            <w:sz w:val="24"/>
          </w:rPr>
        </w:r>
        <w:r w:rsidRPr="007F764A" w:rsidDel="00D6595C">
          <w:rPr>
            <w:rFonts w:ascii="Times New Roman" w:hAnsi="Times New Roman" w:cs="Times New Roman"/>
            <w:sz w:val="24"/>
          </w:rPr>
          <w:fldChar w:fldCharType="separate"/>
        </w:r>
        <w:r w:rsidRPr="00D6595C" w:rsidDel="00D6595C">
          <w:rPr>
            <w:rFonts w:ascii="Times New Roman" w:hAnsi="Times New Roman" w:cs="Times New Roman"/>
            <w:sz w:val="24"/>
          </w:rPr>
          <w:delText>Table 1</w:delText>
        </w:r>
        <w:r w:rsidRPr="007F764A" w:rsidDel="00D6595C">
          <w:rPr>
            <w:rFonts w:ascii="Times New Roman" w:hAnsi="Times New Roman" w:cs="Times New Roman"/>
            <w:sz w:val="24"/>
          </w:rPr>
          <w:fldChar w:fldCharType="end"/>
        </w:r>
        <w:r w:rsidDel="00D6595C">
          <w:rPr>
            <w:rFonts w:ascii="Times New Roman" w:hAnsi="Times New Roman" w:cs="Times New Roman"/>
            <w:sz w:val="24"/>
          </w:rPr>
          <w:delText xml:space="preserve"> provides results from the regression analysis related the floor values across transit systems with socio-economic and awareness indicators in each community.</w:delText>
        </w:r>
      </w:del>
      <w:del w:id="637" w:author="Liu, Luyu" w:date="2020-06-01T13:43:00Z">
        <w:r w:rsidDel="000638C8">
          <w:rPr>
            <w:rFonts w:ascii="Times New Roman" w:hAnsi="Times New Roman" w:cs="Times New Roman"/>
            <w:sz w:val="24"/>
          </w:rPr>
          <w:delText xml:space="preserve">  </w:delText>
        </w:r>
      </w:del>
      <w:del w:id="638" w:author="Liu, Luyu" w:date="2020-06-01T15:11:00Z">
        <w:r w:rsidDel="00D6595C">
          <w:rPr>
            <w:rFonts w:ascii="Times New Roman" w:hAnsi="Times New Roman" w:cs="Times New Roman"/>
            <w:sz w:val="24"/>
          </w:rPr>
          <w:delText>Four indicators are significant with p-value smaller than 0.05.</w:delText>
        </w:r>
      </w:del>
      <w:del w:id="639" w:author="Liu, Luyu" w:date="2020-06-01T13:43:00Z">
        <w:r w:rsidDel="000638C8">
          <w:rPr>
            <w:rFonts w:ascii="Times New Roman" w:hAnsi="Times New Roman" w:cs="Times New Roman"/>
            <w:sz w:val="24"/>
          </w:rPr>
          <w:delText xml:space="preserve">  </w:delText>
        </w:r>
      </w:del>
      <w:del w:id="640" w:author="Liu, Luyu" w:date="2020-06-01T15:11:00Z">
        <w:r w:rsidDel="00D6595C">
          <w:rPr>
            <w:rFonts w:ascii="Times New Roman" w:hAnsi="Times New Roman" w:cs="Times New Roman"/>
            <w:sz w:val="24"/>
          </w:rPr>
          <w:delText xml:space="preserve">We did not include </w:delText>
        </w:r>
        <w:r w:rsidRPr="00994F9A" w:rsidDel="00D6595C">
          <w:rPr>
            <w:rFonts w:ascii="Times New Roman" w:hAnsi="Times New Roman" w:cs="Times New Roman"/>
            <w:sz w:val="24"/>
          </w:rPr>
          <w:delText>Hispanic population</w:delText>
        </w:r>
        <w:r w:rsidDel="00D6595C">
          <w:rPr>
            <w:rFonts w:ascii="Times New Roman" w:hAnsi="Times New Roman" w:cs="Times New Roman"/>
            <w:sz w:val="24"/>
          </w:rPr>
          <w:delText xml:space="preserve"> ratio or median income in the final model because of multicollinearity with the r</w:delText>
        </w:r>
        <w:r w:rsidRPr="00994F9A" w:rsidDel="00D6595C">
          <w:rPr>
            <w:rFonts w:ascii="Times New Roman" w:hAnsi="Times New Roman" w:cs="Times New Roman"/>
            <w:sz w:val="24"/>
          </w:rPr>
          <w:delText>atio of people with non-physical occupation</w:delText>
        </w:r>
        <w:r w:rsidDel="00D6595C">
          <w:rPr>
            <w:rFonts w:ascii="Times New Roman" w:hAnsi="Times New Roman" w:cs="Times New Roman"/>
            <w:sz w:val="24"/>
          </w:rPr>
          <w:delText>s.</w:delText>
        </w:r>
      </w:del>
      <w:del w:id="641" w:author="Liu, Luyu" w:date="2020-06-01T13:43:00Z">
        <w:r w:rsidDel="000638C8">
          <w:rPr>
            <w:rFonts w:ascii="Times New Roman" w:hAnsi="Times New Roman" w:cs="Times New Roman"/>
            <w:sz w:val="24"/>
          </w:rPr>
          <w:delText xml:space="preserve">  </w:delText>
        </w:r>
      </w:del>
      <w:del w:id="642" w:author="Liu, Luyu" w:date="2020-06-01T15:11:00Z">
        <w:r w:rsidDel="00D6595C">
          <w:rPr>
            <w:rFonts w:ascii="Times New Roman" w:hAnsi="Times New Roman" w:cs="Times New Roman"/>
            <w:sz w:val="24"/>
          </w:rPr>
          <w:delText xml:space="preserve">An F test shows the model is significant with p-value of </w:delText>
        </w:r>
        <w:r w:rsidRPr="00867C60" w:rsidDel="00D6595C">
          <w:rPr>
            <w:rFonts w:ascii="Times New Roman" w:hAnsi="Times New Roman" w:cs="Times New Roman"/>
            <w:sz w:val="24"/>
          </w:rPr>
          <w:delText xml:space="preserve">1.41e-10. </w:delText>
        </w:r>
        <w:r w:rsidDel="00D6595C">
          <w:rPr>
            <w:rFonts w:ascii="Times New Roman" w:hAnsi="Times New Roman" w:cs="Times New Roman"/>
            <w:sz w:val="24"/>
          </w:rPr>
          <w:delText>The R-squared value is 0.38.</w:delText>
        </w:r>
      </w:del>
      <w:del w:id="643" w:author="Liu, Luyu" w:date="2020-06-01T13:43:00Z">
        <w:r w:rsidDel="000638C8">
          <w:rPr>
            <w:rFonts w:ascii="Times New Roman" w:hAnsi="Times New Roman" w:cs="Times New Roman"/>
            <w:sz w:val="24"/>
          </w:rPr>
          <w:delText xml:space="preserve">  </w:delText>
        </w:r>
      </w:del>
      <w:del w:id="644" w:author="Liu, Luyu" w:date="2020-06-01T15:11:00Z">
        <w:r w:rsidDel="00D6595C">
          <w:rPr>
            <w:rFonts w:ascii="Times New Roman" w:hAnsi="Times New Roman" w:cs="Times New Roman"/>
            <w:sz w:val="24"/>
          </w:rPr>
          <w:delText xml:space="preserve">A residuals assessment shows that the residuals are normally distributed and there are no lingering </w:delText>
        </w:r>
        <w:r w:rsidRPr="00FE2EBF" w:rsidDel="00D6595C">
          <w:rPr>
            <w:rFonts w:ascii="Times New Roman" w:hAnsi="Times New Roman" w:cs="Times New Roman"/>
            <w:sz w:val="24"/>
          </w:rPr>
          <w:delText>multicollinearity</w:delText>
        </w:r>
        <w:r w:rsidDel="00D6595C">
          <w:rPr>
            <w:rFonts w:ascii="Times New Roman" w:hAnsi="Times New Roman" w:cs="Times New Roman"/>
            <w:sz w:val="24"/>
          </w:rPr>
          <w:delText xml:space="preserve"> effects.</w:delText>
        </w:r>
      </w:del>
    </w:p>
    <w:p w14:paraId="4A867CED" w14:textId="0D7B0341" w:rsidR="003A26C4" w:rsidDel="00D6595C" w:rsidRDefault="003A26C4" w:rsidP="00E90D3F">
      <w:pPr>
        <w:spacing w:line="240" w:lineRule="auto"/>
        <w:rPr>
          <w:del w:id="645" w:author="Liu, Luyu" w:date="2020-06-01T15:11:00Z"/>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3A26C4" w:rsidRPr="00D22632" w:rsidDel="00D6595C" w14:paraId="181576F8" w14:textId="51CC22ED" w:rsidTr="008F00CE">
        <w:trPr>
          <w:trHeight w:val="233"/>
          <w:del w:id="646" w:author="Liu, Luyu" w:date="2020-06-01T15:11:00Z"/>
        </w:trPr>
        <w:tc>
          <w:tcPr>
            <w:tcW w:w="2154" w:type="dxa"/>
            <w:noWrap/>
            <w:hideMark/>
          </w:tcPr>
          <w:p w14:paraId="24735F00" w14:textId="43387CED" w:rsidR="003A26C4" w:rsidRPr="00397CDC" w:rsidDel="00D6595C" w:rsidRDefault="003A26C4" w:rsidP="00E90D3F">
            <w:pPr>
              <w:spacing w:after="160"/>
              <w:rPr>
                <w:del w:id="647" w:author="Liu, Luyu" w:date="2020-06-01T15:11:00Z"/>
                <w:rFonts w:ascii="Times New Roman" w:hAnsi="Times New Roman" w:cs="Times New Roman"/>
                <w:sz w:val="24"/>
              </w:rPr>
            </w:pPr>
          </w:p>
        </w:tc>
        <w:tc>
          <w:tcPr>
            <w:tcW w:w="1351" w:type="dxa"/>
            <w:noWrap/>
            <w:hideMark/>
          </w:tcPr>
          <w:p w14:paraId="791040BD" w14:textId="26DDC03A" w:rsidR="003A26C4" w:rsidRPr="00397CDC" w:rsidDel="00D6595C" w:rsidRDefault="003A26C4" w:rsidP="00E90D3F">
            <w:pPr>
              <w:spacing w:after="160"/>
              <w:rPr>
                <w:del w:id="648" w:author="Liu, Luyu" w:date="2020-06-01T15:11:00Z"/>
                <w:rFonts w:ascii="Times New Roman" w:hAnsi="Times New Roman" w:cs="Times New Roman"/>
                <w:sz w:val="24"/>
              </w:rPr>
            </w:pPr>
            <w:del w:id="649" w:author="Liu, Luyu" w:date="2020-06-01T15:11:00Z">
              <w:r w:rsidRPr="00397CDC" w:rsidDel="00D6595C">
                <w:rPr>
                  <w:rFonts w:ascii="Times New Roman" w:hAnsi="Times New Roman" w:cs="Times New Roman"/>
                  <w:sz w:val="24"/>
                </w:rPr>
                <w:delText>Estimate coefficient</w:delText>
              </w:r>
            </w:del>
          </w:p>
        </w:tc>
        <w:tc>
          <w:tcPr>
            <w:tcW w:w="1170" w:type="dxa"/>
            <w:noWrap/>
            <w:hideMark/>
          </w:tcPr>
          <w:p w14:paraId="7F908645" w14:textId="1AFF507F" w:rsidR="003A26C4" w:rsidRPr="00397CDC" w:rsidDel="00D6595C" w:rsidRDefault="003A26C4" w:rsidP="00E90D3F">
            <w:pPr>
              <w:spacing w:after="160"/>
              <w:rPr>
                <w:del w:id="650" w:author="Liu, Luyu" w:date="2020-06-01T15:11:00Z"/>
                <w:rFonts w:ascii="Times New Roman" w:hAnsi="Times New Roman" w:cs="Times New Roman"/>
                <w:sz w:val="24"/>
              </w:rPr>
            </w:pPr>
            <w:del w:id="651" w:author="Liu, Luyu" w:date="2020-06-01T15:11:00Z">
              <w:r w:rsidRPr="00397CDC" w:rsidDel="00D6595C">
                <w:rPr>
                  <w:rFonts w:ascii="Times New Roman" w:hAnsi="Times New Roman" w:cs="Times New Roman"/>
                  <w:sz w:val="24"/>
                </w:rPr>
                <w:delText>Standard Error</w:delText>
              </w:r>
            </w:del>
          </w:p>
        </w:tc>
        <w:tc>
          <w:tcPr>
            <w:tcW w:w="990" w:type="dxa"/>
            <w:noWrap/>
            <w:hideMark/>
          </w:tcPr>
          <w:p w14:paraId="667C0FC2" w14:textId="0FCA2B7B" w:rsidR="003A26C4" w:rsidRPr="00397CDC" w:rsidDel="00D6595C" w:rsidRDefault="003A26C4" w:rsidP="00E90D3F">
            <w:pPr>
              <w:spacing w:after="160"/>
              <w:rPr>
                <w:del w:id="652" w:author="Liu, Luyu" w:date="2020-06-01T15:11:00Z"/>
                <w:rFonts w:ascii="Times New Roman" w:hAnsi="Times New Roman" w:cs="Times New Roman"/>
                <w:sz w:val="24"/>
              </w:rPr>
            </w:pPr>
            <w:del w:id="653" w:author="Liu, Luyu" w:date="2020-06-01T15:11:00Z">
              <w:r w:rsidRPr="00397CDC" w:rsidDel="00D6595C">
                <w:rPr>
                  <w:rFonts w:ascii="Times New Roman" w:hAnsi="Times New Roman" w:cs="Times New Roman"/>
                  <w:sz w:val="24"/>
                </w:rPr>
                <w:delText>t value</w:delText>
              </w:r>
            </w:del>
          </w:p>
        </w:tc>
        <w:tc>
          <w:tcPr>
            <w:tcW w:w="1170" w:type="dxa"/>
            <w:noWrap/>
            <w:hideMark/>
          </w:tcPr>
          <w:p w14:paraId="407567B5" w14:textId="52590303" w:rsidR="003A26C4" w:rsidRPr="00397CDC" w:rsidDel="00D6595C" w:rsidRDefault="003A26C4" w:rsidP="00E90D3F">
            <w:pPr>
              <w:spacing w:after="160"/>
              <w:rPr>
                <w:del w:id="654" w:author="Liu, Luyu" w:date="2020-06-01T15:11:00Z"/>
                <w:rFonts w:ascii="Times New Roman" w:hAnsi="Times New Roman" w:cs="Times New Roman"/>
                <w:sz w:val="24"/>
              </w:rPr>
            </w:pPr>
            <w:del w:id="655" w:author="Liu, Luyu" w:date="2020-06-01T15:11:00Z">
              <w:r w:rsidRPr="00397CDC" w:rsidDel="00D6595C">
                <w:rPr>
                  <w:rFonts w:ascii="Times New Roman" w:hAnsi="Times New Roman" w:cs="Times New Roman"/>
                  <w:sz w:val="24"/>
                </w:rPr>
                <w:delText>Pr(&gt;|t|)</w:delText>
              </w:r>
            </w:del>
          </w:p>
        </w:tc>
        <w:tc>
          <w:tcPr>
            <w:tcW w:w="1170" w:type="dxa"/>
          </w:tcPr>
          <w:p w14:paraId="7318699C" w14:textId="1D472F68" w:rsidR="003A26C4" w:rsidRPr="00397CDC" w:rsidDel="00D6595C" w:rsidRDefault="003A26C4" w:rsidP="00E90D3F">
            <w:pPr>
              <w:spacing w:after="160"/>
              <w:rPr>
                <w:del w:id="656" w:author="Liu, Luyu" w:date="2020-06-01T15:11:00Z"/>
                <w:rFonts w:ascii="Times New Roman" w:hAnsi="Times New Roman" w:cs="Times New Roman"/>
                <w:sz w:val="24"/>
              </w:rPr>
            </w:pPr>
            <w:del w:id="657" w:author="Liu, Luyu" w:date="2020-06-01T15:11:00Z">
              <w:r w:rsidRPr="00397CDC" w:rsidDel="00D6595C">
                <w:rPr>
                  <w:rFonts w:ascii="Times New Roman" w:hAnsi="Times New Roman" w:cs="Times New Roman"/>
                  <w:sz w:val="24"/>
                </w:rPr>
                <w:delText>Variance Inflation Factor</w:delText>
              </w:r>
            </w:del>
          </w:p>
        </w:tc>
        <w:tc>
          <w:tcPr>
            <w:tcW w:w="1345" w:type="dxa"/>
          </w:tcPr>
          <w:p w14:paraId="0A98843B" w14:textId="42264905" w:rsidR="003A26C4" w:rsidRPr="00397CDC" w:rsidDel="00D6595C" w:rsidRDefault="003A26C4" w:rsidP="00E90D3F">
            <w:pPr>
              <w:spacing w:after="160"/>
              <w:rPr>
                <w:del w:id="658" w:author="Liu, Luyu" w:date="2020-06-01T15:11:00Z"/>
                <w:rFonts w:ascii="Times New Roman" w:hAnsi="Times New Roman" w:cs="Times New Roman"/>
                <w:sz w:val="24"/>
              </w:rPr>
            </w:pPr>
            <w:del w:id="659" w:author="Liu, Luyu" w:date="2020-06-01T15:11:00Z">
              <w:r w:rsidRPr="00397CDC" w:rsidDel="00D6595C">
                <w:rPr>
                  <w:rFonts w:ascii="Times New Roman" w:hAnsi="Times New Roman" w:cs="Times New Roman"/>
                  <w:sz w:val="24"/>
                </w:rPr>
                <w:delText>R-squared increment</w:delText>
              </w:r>
            </w:del>
          </w:p>
        </w:tc>
      </w:tr>
      <w:tr w:rsidR="003A26C4" w:rsidRPr="00D22632" w:rsidDel="00D6595C" w14:paraId="762E0663" w14:textId="44A8E85F" w:rsidTr="008F00CE">
        <w:trPr>
          <w:trHeight w:val="233"/>
          <w:del w:id="660" w:author="Liu, Luyu" w:date="2020-06-01T15:11:00Z"/>
        </w:trPr>
        <w:tc>
          <w:tcPr>
            <w:tcW w:w="2154" w:type="dxa"/>
            <w:noWrap/>
            <w:hideMark/>
          </w:tcPr>
          <w:p w14:paraId="0A81D007" w14:textId="76C03A8B" w:rsidR="003A26C4" w:rsidRPr="00397CDC" w:rsidDel="00D6595C" w:rsidRDefault="003A26C4" w:rsidP="00E90D3F">
            <w:pPr>
              <w:spacing w:after="160"/>
              <w:rPr>
                <w:del w:id="661" w:author="Liu, Luyu" w:date="2020-06-01T15:11:00Z"/>
                <w:rFonts w:ascii="Times New Roman" w:hAnsi="Times New Roman" w:cs="Times New Roman"/>
                <w:sz w:val="24"/>
              </w:rPr>
            </w:pPr>
            <w:del w:id="662" w:author="Liu, Luyu" w:date="2020-06-01T15:11:00Z">
              <w:r w:rsidRPr="00397CDC" w:rsidDel="00D6595C">
                <w:rPr>
                  <w:rFonts w:ascii="Times New Roman" w:hAnsi="Times New Roman" w:cs="Times New Roman"/>
                  <w:sz w:val="24"/>
                </w:rPr>
                <w:delText>Intercept</w:delText>
              </w:r>
            </w:del>
          </w:p>
        </w:tc>
        <w:tc>
          <w:tcPr>
            <w:tcW w:w="1351" w:type="dxa"/>
            <w:noWrap/>
            <w:hideMark/>
          </w:tcPr>
          <w:p w14:paraId="31165E68" w14:textId="6B1EE1F6" w:rsidR="003A26C4" w:rsidRPr="00397CDC" w:rsidDel="00D6595C" w:rsidRDefault="003A26C4" w:rsidP="00E90D3F">
            <w:pPr>
              <w:spacing w:after="160"/>
              <w:rPr>
                <w:del w:id="663" w:author="Liu, Luyu" w:date="2020-06-01T15:11:00Z"/>
                <w:rFonts w:ascii="Times New Roman" w:hAnsi="Times New Roman" w:cs="Times New Roman"/>
                <w:sz w:val="24"/>
              </w:rPr>
            </w:pPr>
            <w:del w:id="664" w:author="Liu, Luyu" w:date="2020-06-01T15:11:00Z">
              <w:r w:rsidRPr="00397CDC" w:rsidDel="00D6595C">
                <w:rPr>
                  <w:rFonts w:ascii="Times New Roman" w:hAnsi="Times New Roman" w:cs="Times New Roman"/>
                  <w:sz w:val="24"/>
                </w:rPr>
                <w:delText>-0.52997</w:delText>
              </w:r>
            </w:del>
          </w:p>
        </w:tc>
        <w:tc>
          <w:tcPr>
            <w:tcW w:w="1170" w:type="dxa"/>
            <w:noWrap/>
            <w:hideMark/>
          </w:tcPr>
          <w:p w14:paraId="423088A8" w14:textId="24D7B959" w:rsidR="003A26C4" w:rsidRPr="00397CDC" w:rsidDel="00D6595C" w:rsidRDefault="003A26C4" w:rsidP="00E90D3F">
            <w:pPr>
              <w:spacing w:after="160"/>
              <w:rPr>
                <w:del w:id="665" w:author="Liu, Luyu" w:date="2020-06-01T15:11:00Z"/>
                <w:rFonts w:ascii="Times New Roman" w:hAnsi="Times New Roman" w:cs="Times New Roman"/>
                <w:sz w:val="24"/>
              </w:rPr>
            </w:pPr>
            <w:del w:id="666" w:author="Liu, Luyu" w:date="2020-06-01T15:11:00Z">
              <w:r w:rsidRPr="00397CDC" w:rsidDel="00D6595C">
                <w:rPr>
                  <w:rFonts w:ascii="Times New Roman" w:hAnsi="Times New Roman" w:cs="Times New Roman"/>
                  <w:sz w:val="24"/>
                </w:rPr>
                <w:delText>0.169042</w:delText>
              </w:r>
            </w:del>
          </w:p>
        </w:tc>
        <w:tc>
          <w:tcPr>
            <w:tcW w:w="990" w:type="dxa"/>
            <w:noWrap/>
            <w:hideMark/>
          </w:tcPr>
          <w:p w14:paraId="5AF77CCE" w14:textId="0CFFCDEE" w:rsidR="003A26C4" w:rsidRPr="00397CDC" w:rsidDel="00D6595C" w:rsidRDefault="003A26C4" w:rsidP="00E90D3F">
            <w:pPr>
              <w:spacing w:after="160"/>
              <w:rPr>
                <w:del w:id="667" w:author="Liu, Luyu" w:date="2020-06-01T15:11:00Z"/>
                <w:rFonts w:ascii="Times New Roman" w:hAnsi="Times New Roman" w:cs="Times New Roman"/>
                <w:sz w:val="24"/>
              </w:rPr>
            </w:pPr>
            <w:del w:id="668" w:author="Liu, Luyu" w:date="2020-06-01T15:11:00Z">
              <w:r w:rsidRPr="00397CDC" w:rsidDel="00D6595C">
                <w:rPr>
                  <w:rFonts w:ascii="Times New Roman" w:hAnsi="Times New Roman" w:cs="Times New Roman"/>
                  <w:sz w:val="24"/>
                </w:rPr>
                <w:delText>-3.135</w:delText>
              </w:r>
            </w:del>
          </w:p>
        </w:tc>
        <w:tc>
          <w:tcPr>
            <w:tcW w:w="1170" w:type="dxa"/>
            <w:noWrap/>
            <w:hideMark/>
          </w:tcPr>
          <w:p w14:paraId="637BDAA1" w14:textId="2BB8FE3E" w:rsidR="003A26C4" w:rsidRPr="00397CDC" w:rsidDel="00D6595C" w:rsidRDefault="003A26C4" w:rsidP="00E90D3F">
            <w:pPr>
              <w:spacing w:after="160"/>
              <w:rPr>
                <w:del w:id="669" w:author="Liu, Luyu" w:date="2020-06-01T15:11:00Z"/>
                <w:rFonts w:ascii="Times New Roman" w:hAnsi="Times New Roman" w:cs="Times New Roman"/>
                <w:sz w:val="24"/>
              </w:rPr>
            </w:pPr>
            <w:del w:id="670" w:author="Liu, Luyu" w:date="2020-06-01T15:11:00Z">
              <w:r w:rsidRPr="00397CDC" w:rsidDel="00D6595C">
                <w:rPr>
                  <w:rFonts w:ascii="Times New Roman" w:hAnsi="Times New Roman" w:cs="Times New Roman"/>
                  <w:sz w:val="24"/>
                </w:rPr>
                <w:delText>0.00221</w:delText>
              </w:r>
            </w:del>
          </w:p>
        </w:tc>
        <w:tc>
          <w:tcPr>
            <w:tcW w:w="1170" w:type="dxa"/>
          </w:tcPr>
          <w:p w14:paraId="217F2CA1" w14:textId="236618ED" w:rsidR="003A26C4" w:rsidRPr="00397CDC" w:rsidDel="00D6595C" w:rsidRDefault="003A26C4" w:rsidP="00E90D3F">
            <w:pPr>
              <w:spacing w:after="160"/>
              <w:rPr>
                <w:del w:id="671" w:author="Liu, Luyu" w:date="2020-06-01T15:11:00Z"/>
                <w:rFonts w:ascii="Times New Roman" w:hAnsi="Times New Roman" w:cs="Times New Roman"/>
                <w:sz w:val="24"/>
              </w:rPr>
            </w:pPr>
            <w:del w:id="672" w:author="Liu, Luyu" w:date="2020-06-01T15:11:00Z">
              <w:r w:rsidRPr="00397CDC" w:rsidDel="00D6595C">
                <w:rPr>
                  <w:rFonts w:ascii="Times New Roman" w:hAnsi="Times New Roman" w:cs="Times New Roman" w:hint="eastAsia"/>
                  <w:sz w:val="24"/>
                </w:rPr>
                <w:delText>-</w:delText>
              </w:r>
            </w:del>
          </w:p>
        </w:tc>
        <w:tc>
          <w:tcPr>
            <w:tcW w:w="1345" w:type="dxa"/>
          </w:tcPr>
          <w:p w14:paraId="26DFE3AC" w14:textId="3B68F5C2" w:rsidR="003A26C4" w:rsidRPr="00397CDC" w:rsidDel="00D6595C" w:rsidRDefault="003A26C4" w:rsidP="00E90D3F">
            <w:pPr>
              <w:spacing w:after="160"/>
              <w:rPr>
                <w:del w:id="673" w:author="Liu, Luyu" w:date="2020-06-01T15:11:00Z"/>
                <w:rFonts w:ascii="Times New Roman" w:hAnsi="Times New Roman" w:cs="Times New Roman"/>
                <w:sz w:val="24"/>
              </w:rPr>
            </w:pPr>
            <w:del w:id="674" w:author="Liu, Luyu" w:date="2020-06-01T15:11:00Z">
              <w:r w:rsidRPr="00397CDC" w:rsidDel="00D6595C">
                <w:rPr>
                  <w:rFonts w:ascii="Times New Roman" w:hAnsi="Times New Roman" w:cs="Times New Roman" w:hint="eastAsia"/>
                  <w:sz w:val="24"/>
                </w:rPr>
                <w:delText>-</w:delText>
              </w:r>
            </w:del>
          </w:p>
        </w:tc>
      </w:tr>
      <w:tr w:rsidR="003A26C4" w:rsidRPr="00D22632" w:rsidDel="00D6595C" w14:paraId="4B8D9950" w14:textId="4A2B0828" w:rsidTr="008F00CE">
        <w:trPr>
          <w:trHeight w:val="233"/>
          <w:del w:id="675" w:author="Liu, Luyu" w:date="2020-06-01T15:11:00Z"/>
        </w:trPr>
        <w:tc>
          <w:tcPr>
            <w:tcW w:w="2154" w:type="dxa"/>
            <w:noWrap/>
            <w:hideMark/>
          </w:tcPr>
          <w:p w14:paraId="5EB7FA0D" w14:textId="2BF361B0" w:rsidR="003A26C4" w:rsidRPr="00397CDC" w:rsidDel="00D6595C" w:rsidRDefault="003A26C4" w:rsidP="00E90D3F">
            <w:pPr>
              <w:spacing w:after="160"/>
              <w:rPr>
                <w:del w:id="676" w:author="Liu, Luyu" w:date="2020-06-01T15:11:00Z"/>
                <w:rFonts w:ascii="Times New Roman" w:hAnsi="Times New Roman" w:cs="Times New Roman"/>
                <w:sz w:val="24"/>
              </w:rPr>
            </w:pPr>
            <w:del w:id="677" w:author="Liu, Luyu" w:date="2020-06-01T15:11:00Z">
              <w:r w:rsidRPr="00397CDC" w:rsidDel="00D6595C">
                <w:rPr>
                  <w:rFonts w:ascii="Times New Roman" w:hAnsi="Times New Roman" w:cs="Times New Roman"/>
                  <w:sz w:val="24"/>
                </w:rPr>
                <w:delText>Ratio of people with non-physical occupation</w:delText>
              </w:r>
            </w:del>
          </w:p>
        </w:tc>
        <w:tc>
          <w:tcPr>
            <w:tcW w:w="1351" w:type="dxa"/>
            <w:noWrap/>
            <w:hideMark/>
          </w:tcPr>
          <w:p w14:paraId="5300A8C0" w14:textId="5AE21E79" w:rsidR="003A26C4" w:rsidRPr="00397CDC" w:rsidDel="00D6595C" w:rsidRDefault="003A26C4" w:rsidP="00E90D3F">
            <w:pPr>
              <w:spacing w:after="160"/>
              <w:rPr>
                <w:del w:id="678" w:author="Liu, Luyu" w:date="2020-06-01T15:11:00Z"/>
                <w:rFonts w:ascii="Times New Roman" w:hAnsi="Times New Roman" w:cs="Times New Roman"/>
                <w:sz w:val="24"/>
              </w:rPr>
            </w:pPr>
            <w:del w:id="679" w:author="Liu, Luyu" w:date="2020-06-01T15:11:00Z">
              <w:r w:rsidRPr="00397CDC" w:rsidDel="00D6595C">
                <w:rPr>
                  <w:rFonts w:ascii="Times New Roman" w:hAnsi="Times New Roman" w:cs="Times New Roman"/>
                  <w:sz w:val="24"/>
                </w:rPr>
                <w:delText>-0.4269</w:delText>
              </w:r>
            </w:del>
          </w:p>
        </w:tc>
        <w:tc>
          <w:tcPr>
            <w:tcW w:w="1170" w:type="dxa"/>
            <w:noWrap/>
            <w:hideMark/>
          </w:tcPr>
          <w:p w14:paraId="5B56BA65" w14:textId="3CDF7AF6" w:rsidR="003A26C4" w:rsidRPr="00397CDC" w:rsidDel="00D6595C" w:rsidRDefault="003A26C4" w:rsidP="00E90D3F">
            <w:pPr>
              <w:spacing w:after="160"/>
              <w:rPr>
                <w:del w:id="680" w:author="Liu, Luyu" w:date="2020-06-01T15:11:00Z"/>
                <w:rFonts w:ascii="Times New Roman" w:hAnsi="Times New Roman" w:cs="Times New Roman"/>
                <w:sz w:val="24"/>
              </w:rPr>
            </w:pPr>
            <w:del w:id="681" w:author="Liu, Luyu" w:date="2020-06-01T15:11:00Z">
              <w:r w:rsidRPr="00397CDC" w:rsidDel="00D6595C">
                <w:rPr>
                  <w:rFonts w:ascii="Times New Roman" w:hAnsi="Times New Roman" w:cs="Times New Roman"/>
                  <w:sz w:val="24"/>
                </w:rPr>
                <w:delText>0.129248</w:delText>
              </w:r>
            </w:del>
          </w:p>
        </w:tc>
        <w:tc>
          <w:tcPr>
            <w:tcW w:w="990" w:type="dxa"/>
            <w:noWrap/>
            <w:hideMark/>
          </w:tcPr>
          <w:p w14:paraId="29399D11" w14:textId="2CBA1DB6" w:rsidR="003A26C4" w:rsidRPr="00397CDC" w:rsidDel="00D6595C" w:rsidRDefault="003A26C4" w:rsidP="00E90D3F">
            <w:pPr>
              <w:spacing w:after="160"/>
              <w:rPr>
                <w:del w:id="682" w:author="Liu, Luyu" w:date="2020-06-01T15:11:00Z"/>
                <w:rFonts w:ascii="Times New Roman" w:hAnsi="Times New Roman" w:cs="Times New Roman"/>
                <w:sz w:val="24"/>
              </w:rPr>
            </w:pPr>
            <w:del w:id="683" w:author="Liu, Luyu" w:date="2020-06-01T15:11:00Z">
              <w:r w:rsidRPr="00397CDC" w:rsidDel="00D6595C">
                <w:rPr>
                  <w:rFonts w:ascii="Times New Roman" w:hAnsi="Times New Roman" w:cs="Times New Roman"/>
                  <w:sz w:val="24"/>
                </w:rPr>
                <w:delText>-3.303</w:delText>
              </w:r>
            </w:del>
          </w:p>
        </w:tc>
        <w:tc>
          <w:tcPr>
            <w:tcW w:w="1170" w:type="dxa"/>
            <w:noWrap/>
            <w:hideMark/>
          </w:tcPr>
          <w:p w14:paraId="224B6FFE" w14:textId="130B91A8" w:rsidR="003A26C4" w:rsidRPr="00397CDC" w:rsidDel="00D6595C" w:rsidRDefault="003A26C4" w:rsidP="00E90D3F">
            <w:pPr>
              <w:spacing w:after="160"/>
              <w:rPr>
                <w:del w:id="684" w:author="Liu, Luyu" w:date="2020-06-01T15:11:00Z"/>
                <w:rFonts w:ascii="Times New Roman" w:hAnsi="Times New Roman" w:cs="Times New Roman"/>
                <w:sz w:val="24"/>
              </w:rPr>
            </w:pPr>
            <w:del w:id="685" w:author="Liu, Luyu" w:date="2020-06-01T15:11:00Z">
              <w:r w:rsidRPr="00397CDC" w:rsidDel="00D6595C">
                <w:rPr>
                  <w:rFonts w:ascii="Times New Roman" w:hAnsi="Times New Roman" w:cs="Times New Roman"/>
                  <w:sz w:val="24"/>
                </w:rPr>
                <w:delText>0.0013</w:delText>
              </w:r>
            </w:del>
          </w:p>
        </w:tc>
        <w:tc>
          <w:tcPr>
            <w:tcW w:w="1170" w:type="dxa"/>
          </w:tcPr>
          <w:p w14:paraId="43141C72" w14:textId="4677EC8D" w:rsidR="003A26C4" w:rsidRPr="00397CDC" w:rsidDel="00D6595C" w:rsidRDefault="003A26C4" w:rsidP="00E90D3F">
            <w:pPr>
              <w:spacing w:after="160"/>
              <w:rPr>
                <w:del w:id="686" w:author="Liu, Luyu" w:date="2020-06-01T15:11:00Z"/>
                <w:rFonts w:ascii="Times New Roman" w:hAnsi="Times New Roman" w:cs="Times New Roman"/>
                <w:sz w:val="24"/>
              </w:rPr>
            </w:pPr>
            <w:del w:id="687" w:author="Liu, Luyu" w:date="2020-06-01T15:11:00Z">
              <w:r w:rsidRPr="00397CDC" w:rsidDel="00D6595C">
                <w:rPr>
                  <w:rFonts w:ascii="Times New Roman" w:hAnsi="Times New Roman" w:cs="Times New Roman"/>
                  <w:sz w:val="24"/>
                </w:rPr>
                <w:delText>1.21</w:delText>
              </w:r>
            </w:del>
          </w:p>
        </w:tc>
        <w:tc>
          <w:tcPr>
            <w:tcW w:w="1345" w:type="dxa"/>
          </w:tcPr>
          <w:p w14:paraId="75940B97" w14:textId="72ABF6E1" w:rsidR="003A26C4" w:rsidRPr="00397CDC" w:rsidDel="00D6595C" w:rsidRDefault="003A26C4" w:rsidP="00E90D3F">
            <w:pPr>
              <w:spacing w:after="160"/>
              <w:rPr>
                <w:del w:id="688" w:author="Liu, Luyu" w:date="2020-06-01T15:11:00Z"/>
                <w:rFonts w:ascii="Times New Roman" w:hAnsi="Times New Roman" w:cs="Times New Roman"/>
                <w:sz w:val="24"/>
              </w:rPr>
            </w:pPr>
            <w:del w:id="689" w:author="Liu, Luyu" w:date="2020-06-01T15:11:00Z">
              <w:r w:rsidRPr="00397CDC" w:rsidDel="00D6595C">
                <w:rPr>
                  <w:rFonts w:ascii="Times New Roman" w:hAnsi="Times New Roman" w:cs="Times New Roman"/>
                  <w:sz w:val="24"/>
                </w:rPr>
                <w:delText>0.063</w:delText>
              </w:r>
            </w:del>
          </w:p>
        </w:tc>
      </w:tr>
      <w:tr w:rsidR="003A26C4" w:rsidRPr="00D22632" w:rsidDel="00D6595C" w14:paraId="21C6F8FB" w14:textId="39394CC7" w:rsidTr="008F00CE">
        <w:trPr>
          <w:trHeight w:val="233"/>
          <w:del w:id="690" w:author="Liu, Luyu" w:date="2020-06-01T15:11:00Z"/>
        </w:trPr>
        <w:tc>
          <w:tcPr>
            <w:tcW w:w="2154" w:type="dxa"/>
            <w:noWrap/>
            <w:hideMark/>
          </w:tcPr>
          <w:p w14:paraId="123F7CD7" w14:textId="35811083" w:rsidR="003A26C4" w:rsidRPr="00397CDC" w:rsidDel="00D6595C" w:rsidRDefault="003A26C4" w:rsidP="00E90D3F">
            <w:pPr>
              <w:spacing w:after="160"/>
              <w:rPr>
                <w:del w:id="691" w:author="Liu, Luyu" w:date="2020-06-01T15:11:00Z"/>
                <w:rFonts w:ascii="Times New Roman" w:hAnsi="Times New Roman" w:cs="Times New Roman"/>
                <w:sz w:val="24"/>
              </w:rPr>
            </w:pPr>
            <w:del w:id="692" w:author="Liu, Luyu" w:date="2020-06-01T15:11:00Z">
              <w:r w:rsidRPr="00397CDC" w:rsidDel="00D6595C">
                <w:rPr>
                  <w:rFonts w:ascii="Times New Roman" w:hAnsi="Times New Roman" w:cs="Times New Roman"/>
                  <w:sz w:val="24"/>
                </w:rPr>
                <w:lastRenderedPageBreak/>
                <w:delText>Ratio of African American population</w:delText>
              </w:r>
            </w:del>
          </w:p>
        </w:tc>
        <w:tc>
          <w:tcPr>
            <w:tcW w:w="1351" w:type="dxa"/>
            <w:noWrap/>
            <w:hideMark/>
          </w:tcPr>
          <w:p w14:paraId="28A4F15D" w14:textId="02DE91CF" w:rsidR="003A26C4" w:rsidRPr="00397CDC" w:rsidDel="00D6595C" w:rsidRDefault="003A26C4" w:rsidP="00E90D3F">
            <w:pPr>
              <w:spacing w:after="160"/>
              <w:rPr>
                <w:del w:id="693" w:author="Liu, Luyu" w:date="2020-06-01T15:11:00Z"/>
                <w:rFonts w:ascii="Times New Roman" w:hAnsi="Times New Roman" w:cs="Times New Roman"/>
                <w:sz w:val="24"/>
              </w:rPr>
            </w:pPr>
            <w:del w:id="694" w:author="Liu, Luyu" w:date="2020-06-01T15:11:00Z">
              <w:r w:rsidRPr="00397CDC" w:rsidDel="00D6595C">
                <w:rPr>
                  <w:rFonts w:ascii="Times New Roman" w:hAnsi="Times New Roman" w:cs="Times New Roman"/>
                  <w:sz w:val="24"/>
                </w:rPr>
                <w:delText>0.412221</w:delText>
              </w:r>
            </w:del>
          </w:p>
        </w:tc>
        <w:tc>
          <w:tcPr>
            <w:tcW w:w="1170" w:type="dxa"/>
            <w:noWrap/>
            <w:hideMark/>
          </w:tcPr>
          <w:p w14:paraId="5ACC4B89" w14:textId="39C91CA4" w:rsidR="003A26C4" w:rsidRPr="00397CDC" w:rsidDel="00D6595C" w:rsidRDefault="003A26C4" w:rsidP="00E90D3F">
            <w:pPr>
              <w:spacing w:after="160"/>
              <w:rPr>
                <w:del w:id="695" w:author="Liu, Luyu" w:date="2020-06-01T15:11:00Z"/>
                <w:rFonts w:ascii="Times New Roman" w:hAnsi="Times New Roman" w:cs="Times New Roman"/>
                <w:sz w:val="24"/>
              </w:rPr>
            </w:pPr>
            <w:del w:id="696" w:author="Liu, Luyu" w:date="2020-06-01T15:11:00Z">
              <w:r w:rsidRPr="00397CDC" w:rsidDel="00D6595C">
                <w:rPr>
                  <w:rFonts w:ascii="Times New Roman" w:hAnsi="Times New Roman" w:cs="Times New Roman"/>
                  <w:sz w:val="24"/>
                </w:rPr>
                <w:delText>0.075941</w:delText>
              </w:r>
            </w:del>
          </w:p>
        </w:tc>
        <w:tc>
          <w:tcPr>
            <w:tcW w:w="990" w:type="dxa"/>
            <w:noWrap/>
            <w:hideMark/>
          </w:tcPr>
          <w:p w14:paraId="6A7A9CEF" w14:textId="41E995E1" w:rsidR="003A26C4" w:rsidRPr="00397CDC" w:rsidDel="00D6595C" w:rsidRDefault="003A26C4" w:rsidP="00E90D3F">
            <w:pPr>
              <w:spacing w:after="160"/>
              <w:rPr>
                <w:del w:id="697" w:author="Liu, Luyu" w:date="2020-06-01T15:11:00Z"/>
                <w:rFonts w:ascii="Times New Roman" w:hAnsi="Times New Roman" w:cs="Times New Roman"/>
                <w:sz w:val="24"/>
              </w:rPr>
            </w:pPr>
            <w:del w:id="698" w:author="Liu, Luyu" w:date="2020-06-01T15:11:00Z">
              <w:r w:rsidRPr="00397CDC" w:rsidDel="00D6595C">
                <w:rPr>
                  <w:rFonts w:ascii="Times New Roman" w:hAnsi="Times New Roman" w:cs="Times New Roman"/>
                  <w:sz w:val="24"/>
                </w:rPr>
                <w:delText>5.428</w:delText>
              </w:r>
            </w:del>
          </w:p>
        </w:tc>
        <w:tc>
          <w:tcPr>
            <w:tcW w:w="1170" w:type="dxa"/>
            <w:noWrap/>
            <w:hideMark/>
          </w:tcPr>
          <w:p w14:paraId="7CE378AD" w14:textId="447058A0" w:rsidR="003A26C4" w:rsidRPr="00397CDC" w:rsidDel="00D6595C" w:rsidRDefault="003A26C4" w:rsidP="00E90D3F">
            <w:pPr>
              <w:spacing w:after="160"/>
              <w:rPr>
                <w:del w:id="699" w:author="Liu, Luyu" w:date="2020-06-01T15:11:00Z"/>
                <w:rFonts w:ascii="Times New Roman" w:hAnsi="Times New Roman" w:cs="Times New Roman"/>
                <w:sz w:val="24"/>
              </w:rPr>
            </w:pPr>
            <w:del w:id="700" w:author="Liu, Luyu" w:date="2020-06-01T15:11:00Z">
              <w:r w:rsidRPr="00397CDC" w:rsidDel="00D6595C">
                <w:rPr>
                  <w:rFonts w:ascii="Times New Roman" w:hAnsi="Times New Roman" w:cs="Times New Roman"/>
                  <w:sz w:val="24"/>
                </w:rPr>
                <w:delText>3.53E-07</w:delText>
              </w:r>
            </w:del>
          </w:p>
        </w:tc>
        <w:tc>
          <w:tcPr>
            <w:tcW w:w="1170" w:type="dxa"/>
          </w:tcPr>
          <w:p w14:paraId="3D998EB7" w14:textId="443412DA" w:rsidR="003A26C4" w:rsidRPr="00397CDC" w:rsidDel="00D6595C" w:rsidRDefault="003A26C4" w:rsidP="00E90D3F">
            <w:pPr>
              <w:spacing w:after="160"/>
              <w:rPr>
                <w:del w:id="701" w:author="Liu, Luyu" w:date="2020-06-01T15:11:00Z"/>
                <w:rFonts w:ascii="Times New Roman" w:hAnsi="Times New Roman" w:cs="Times New Roman"/>
                <w:sz w:val="24"/>
              </w:rPr>
            </w:pPr>
            <w:del w:id="702" w:author="Liu, Luyu" w:date="2020-06-01T15:11:00Z">
              <w:r w:rsidRPr="00397CDC" w:rsidDel="00D6595C">
                <w:rPr>
                  <w:rFonts w:ascii="Times New Roman" w:hAnsi="Times New Roman" w:cs="Times New Roman"/>
                  <w:sz w:val="24"/>
                </w:rPr>
                <w:delText>1.08</w:delText>
              </w:r>
            </w:del>
          </w:p>
        </w:tc>
        <w:tc>
          <w:tcPr>
            <w:tcW w:w="1345" w:type="dxa"/>
          </w:tcPr>
          <w:p w14:paraId="4704E4B6" w14:textId="26C6F1DC" w:rsidR="003A26C4" w:rsidRPr="00397CDC" w:rsidDel="00D6595C" w:rsidRDefault="003A26C4" w:rsidP="00E90D3F">
            <w:pPr>
              <w:spacing w:after="160"/>
              <w:rPr>
                <w:del w:id="703" w:author="Liu, Luyu" w:date="2020-06-01T15:11:00Z"/>
                <w:rFonts w:ascii="Times New Roman" w:hAnsi="Times New Roman" w:cs="Times New Roman"/>
                <w:sz w:val="24"/>
              </w:rPr>
            </w:pPr>
            <w:del w:id="704" w:author="Liu, Luyu" w:date="2020-06-01T15:11:00Z">
              <w:r w:rsidRPr="00397CDC" w:rsidDel="00D6595C">
                <w:rPr>
                  <w:rFonts w:ascii="Times New Roman" w:hAnsi="Times New Roman" w:cs="Times New Roman"/>
                  <w:sz w:val="24"/>
                </w:rPr>
                <w:delText>0.17</w:delText>
              </w:r>
            </w:del>
          </w:p>
        </w:tc>
      </w:tr>
      <w:tr w:rsidR="003A26C4" w:rsidRPr="00D22632" w:rsidDel="00D6595C" w14:paraId="53C477DA" w14:textId="70E8A0AE" w:rsidTr="008F00CE">
        <w:trPr>
          <w:trHeight w:val="233"/>
          <w:del w:id="705" w:author="Liu, Luyu" w:date="2020-06-01T15:11:00Z"/>
        </w:trPr>
        <w:tc>
          <w:tcPr>
            <w:tcW w:w="2154" w:type="dxa"/>
            <w:noWrap/>
            <w:hideMark/>
          </w:tcPr>
          <w:p w14:paraId="694A6702" w14:textId="6D823CBE" w:rsidR="003A26C4" w:rsidRPr="00397CDC" w:rsidDel="00D6595C" w:rsidRDefault="003A26C4" w:rsidP="00E90D3F">
            <w:pPr>
              <w:spacing w:after="160"/>
              <w:rPr>
                <w:del w:id="706" w:author="Liu, Luyu" w:date="2020-06-01T15:11:00Z"/>
                <w:rFonts w:ascii="Times New Roman" w:hAnsi="Times New Roman" w:cs="Times New Roman"/>
                <w:sz w:val="24"/>
              </w:rPr>
            </w:pPr>
            <w:del w:id="707" w:author="Liu, Luyu" w:date="2020-06-01T15:11:00Z">
              <w:r w:rsidRPr="00397CDC" w:rsidDel="00D6595C">
                <w:rPr>
                  <w:rFonts w:ascii="Times New Roman" w:hAnsi="Times New Roman" w:cs="Times New Roman"/>
                  <w:sz w:val="24"/>
                </w:rPr>
                <w:delText>Ratio of population over 45 years old</w:delText>
              </w:r>
            </w:del>
          </w:p>
        </w:tc>
        <w:tc>
          <w:tcPr>
            <w:tcW w:w="1351" w:type="dxa"/>
            <w:noWrap/>
            <w:hideMark/>
          </w:tcPr>
          <w:p w14:paraId="665EAFE9" w14:textId="04BB2A11" w:rsidR="003A26C4" w:rsidRPr="00397CDC" w:rsidDel="00D6595C" w:rsidRDefault="003A26C4" w:rsidP="00E90D3F">
            <w:pPr>
              <w:spacing w:after="160"/>
              <w:rPr>
                <w:del w:id="708" w:author="Liu, Luyu" w:date="2020-06-01T15:11:00Z"/>
                <w:rFonts w:ascii="Times New Roman" w:hAnsi="Times New Roman" w:cs="Times New Roman"/>
                <w:sz w:val="24"/>
              </w:rPr>
            </w:pPr>
            <w:del w:id="709" w:author="Liu, Luyu" w:date="2020-06-01T15:11:00Z">
              <w:r w:rsidRPr="00397CDC" w:rsidDel="00D6595C">
                <w:rPr>
                  <w:rFonts w:ascii="Times New Roman" w:hAnsi="Times New Roman" w:cs="Times New Roman"/>
                  <w:sz w:val="24"/>
                </w:rPr>
                <w:delText>0.856343</w:delText>
              </w:r>
            </w:del>
          </w:p>
        </w:tc>
        <w:tc>
          <w:tcPr>
            <w:tcW w:w="1170" w:type="dxa"/>
            <w:noWrap/>
            <w:hideMark/>
          </w:tcPr>
          <w:p w14:paraId="598F64F8" w14:textId="6BF76CBF" w:rsidR="003A26C4" w:rsidRPr="00397CDC" w:rsidDel="00D6595C" w:rsidRDefault="003A26C4" w:rsidP="00E90D3F">
            <w:pPr>
              <w:spacing w:after="160"/>
              <w:rPr>
                <w:del w:id="710" w:author="Liu, Luyu" w:date="2020-06-01T15:11:00Z"/>
                <w:rFonts w:ascii="Times New Roman" w:hAnsi="Times New Roman" w:cs="Times New Roman"/>
                <w:sz w:val="24"/>
              </w:rPr>
            </w:pPr>
            <w:del w:id="711" w:author="Liu, Luyu" w:date="2020-06-01T15:11:00Z">
              <w:r w:rsidRPr="00397CDC" w:rsidDel="00D6595C">
                <w:rPr>
                  <w:rFonts w:ascii="Times New Roman" w:hAnsi="Times New Roman" w:cs="Times New Roman"/>
                  <w:sz w:val="24"/>
                </w:rPr>
                <w:delText>0.264103</w:delText>
              </w:r>
            </w:del>
          </w:p>
        </w:tc>
        <w:tc>
          <w:tcPr>
            <w:tcW w:w="990" w:type="dxa"/>
            <w:noWrap/>
            <w:hideMark/>
          </w:tcPr>
          <w:p w14:paraId="6D216A70" w14:textId="2797872A" w:rsidR="003A26C4" w:rsidRPr="00397CDC" w:rsidDel="00D6595C" w:rsidRDefault="003A26C4" w:rsidP="00E90D3F">
            <w:pPr>
              <w:spacing w:after="160"/>
              <w:rPr>
                <w:del w:id="712" w:author="Liu, Luyu" w:date="2020-06-01T15:11:00Z"/>
                <w:rFonts w:ascii="Times New Roman" w:hAnsi="Times New Roman" w:cs="Times New Roman"/>
                <w:sz w:val="24"/>
              </w:rPr>
            </w:pPr>
            <w:del w:id="713" w:author="Liu, Luyu" w:date="2020-06-01T15:11:00Z">
              <w:r w:rsidRPr="00397CDC" w:rsidDel="00D6595C">
                <w:rPr>
                  <w:rFonts w:ascii="Times New Roman" w:hAnsi="Times New Roman" w:cs="Times New Roman"/>
                  <w:sz w:val="24"/>
                </w:rPr>
                <w:delText>3.242</w:delText>
              </w:r>
            </w:del>
          </w:p>
        </w:tc>
        <w:tc>
          <w:tcPr>
            <w:tcW w:w="1170" w:type="dxa"/>
            <w:noWrap/>
            <w:hideMark/>
          </w:tcPr>
          <w:p w14:paraId="35FD3D8E" w14:textId="71D4528B" w:rsidR="003A26C4" w:rsidRPr="00397CDC" w:rsidDel="00D6595C" w:rsidRDefault="003A26C4" w:rsidP="00E90D3F">
            <w:pPr>
              <w:spacing w:after="160"/>
              <w:rPr>
                <w:del w:id="714" w:author="Liu, Luyu" w:date="2020-06-01T15:11:00Z"/>
                <w:rFonts w:ascii="Times New Roman" w:hAnsi="Times New Roman" w:cs="Times New Roman"/>
                <w:sz w:val="24"/>
              </w:rPr>
            </w:pPr>
            <w:del w:id="715" w:author="Liu, Luyu" w:date="2020-06-01T15:11:00Z">
              <w:r w:rsidRPr="00397CDC" w:rsidDel="00D6595C">
                <w:rPr>
                  <w:rFonts w:ascii="Times New Roman" w:hAnsi="Times New Roman" w:cs="Times New Roman"/>
                  <w:sz w:val="24"/>
                </w:rPr>
                <w:delText>0.00158</w:delText>
              </w:r>
            </w:del>
          </w:p>
        </w:tc>
        <w:tc>
          <w:tcPr>
            <w:tcW w:w="1170" w:type="dxa"/>
          </w:tcPr>
          <w:p w14:paraId="4F2F3598" w14:textId="4667F5F8" w:rsidR="003A26C4" w:rsidRPr="00397CDC" w:rsidDel="00D6595C" w:rsidRDefault="003A26C4" w:rsidP="00E90D3F">
            <w:pPr>
              <w:spacing w:after="160"/>
              <w:rPr>
                <w:del w:id="716" w:author="Liu, Luyu" w:date="2020-06-01T15:11:00Z"/>
                <w:rFonts w:ascii="Times New Roman" w:hAnsi="Times New Roman" w:cs="Times New Roman"/>
                <w:sz w:val="24"/>
              </w:rPr>
            </w:pPr>
            <w:del w:id="717" w:author="Liu, Luyu" w:date="2020-06-01T15:11:00Z">
              <w:r w:rsidRPr="00397CDC" w:rsidDel="00D6595C">
                <w:rPr>
                  <w:rFonts w:ascii="Times New Roman" w:hAnsi="Times New Roman" w:cs="Times New Roman"/>
                  <w:sz w:val="24"/>
                </w:rPr>
                <w:delText>1.05</w:delText>
              </w:r>
            </w:del>
          </w:p>
        </w:tc>
        <w:tc>
          <w:tcPr>
            <w:tcW w:w="1345" w:type="dxa"/>
          </w:tcPr>
          <w:p w14:paraId="6127ED38" w14:textId="3B98D322" w:rsidR="003A26C4" w:rsidRPr="00397CDC" w:rsidDel="00D6595C" w:rsidRDefault="003A26C4" w:rsidP="00E90D3F">
            <w:pPr>
              <w:spacing w:after="160"/>
              <w:rPr>
                <w:del w:id="718" w:author="Liu, Luyu" w:date="2020-06-01T15:11:00Z"/>
                <w:rFonts w:ascii="Times New Roman" w:hAnsi="Times New Roman" w:cs="Times New Roman"/>
                <w:sz w:val="24"/>
              </w:rPr>
            </w:pPr>
            <w:del w:id="719" w:author="Liu, Luyu" w:date="2020-06-01T15:11:00Z">
              <w:r w:rsidRPr="00397CDC" w:rsidDel="00D6595C">
                <w:rPr>
                  <w:rFonts w:ascii="Times New Roman" w:hAnsi="Times New Roman" w:cs="Times New Roman"/>
                  <w:sz w:val="24"/>
                </w:rPr>
                <w:delText>0.061</w:delText>
              </w:r>
            </w:del>
          </w:p>
        </w:tc>
      </w:tr>
      <w:tr w:rsidR="003A26C4" w:rsidRPr="00D22632" w:rsidDel="00D6595C" w14:paraId="44A3A0D6" w14:textId="52457ADD" w:rsidTr="008F00CE">
        <w:trPr>
          <w:trHeight w:val="233"/>
          <w:del w:id="720" w:author="Liu, Luyu" w:date="2020-06-01T15:11:00Z"/>
        </w:trPr>
        <w:tc>
          <w:tcPr>
            <w:tcW w:w="2154" w:type="dxa"/>
            <w:noWrap/>
          </w:tcPr>
          <w:p w14:paraId="3336BF5C" w14:textId="099E5E91" w:rsidR="003A26C4" w:rsidRPr="00397CDC" w:rsidDel="00D6595C" w:rsidRDefault="003A26C4" w:rsidP="00E90D3F">
            <w:pPr>
              <w:spacing w:after="160"/>
              <w:rPr>
                <w:del w:id="721" w:author="Liu, Luyu" w:date="2020-06-01T15:11:00Z"/>
                <w:rFonts w:ascii="Times New Roman" w:hAnsi="Times New Roman" w:cs="Times New Roman"/>
                <w:sz w:val="24"/>
              </w:rPr>
            </w:pPr>
            <w:del w:id="722" w:author="Liu, Luyu" w:date="2020-06-01T15:11:00Z">
              <w:r w:rsidRPr="00397CDC" w:rsidDel="00D6595C">
                <w:rPr>
                  <w:rFonts w:ascii="Times New Roman" w:hAnsi="Times New Roman" w:cs="Times New Roman"/>
                  <w:sz w:val="24"/>
                </w:rPr>
                <w:delText>Google search trend index</w:delText>
              </w:r>
            </w:del>
          </w:p>
        </w:tc>
        <w:tc>
          <w:tcPr>
            <w:tcW w:w="1351" w:type="dxa"/>
            <w:noWrap/>
          </w:tcPr>
          <w:p w14:paraId="56580C1B" w14:textId="2DDD0B62" w:rsidR="003A26C4" w:rsidRPr="00397CDC" w:rsidDel="00D6595C" w:rsidRDefault="003A26C4" w:rsidP="00E90D3F">
            <w:pPr>
              <w:spacing w:after="160"/>
              <w:rPr>
                <w:del w:id="723" w:author="Liu, Luyu" w:date="2020-06-01T15:11:00Z"/>
                <w:rFonts w:ascii="Times New Roman" w:hAnsi="Times New Roman" w:cs="Times New Roman"/>
                <w:sz w:val="24"/>
              </w:rPr>
            </w:pPr>
            <w:del w:id="724" w:author="Liu, Luyu" w:date="2020-06-01T15:11:00Z">
              <w:r w:rsidRPr="00397CDC" w:rsidDel="00D6595C">
                <w:rPr>
                  <w:rFonts w:ascii="Times New Roman" w:hAnsi="Times New Roman" w:cs="Times New Roman"/>
                  <w:sz w:val="24"/>
                </w:rPr>
                <w:delText>-0.00502</w:delText>
              </w:r>
            </w:del>
          </w:p>
        </w:tc>
        <w:tc>
          <w:tcPr>
            <w:tcW w:w="1170" w:type="dxa"/>
            <w:noWrap/>
          </w:tcPr>
          <w:p w14:paraId="0AD53FEE" w14:textId="72D38C36" w:rsidR="003A26C4" w:rsidRPr="00397CDC" w:rsidDel="00D6595C" w:rsidRDefault="003A26C4" w:rsidP="00E90D3F">
            <w:pPr>
              <w:spacing w:after="160"/>
              <w:rPr>
                <w:del w:id="725" w:author="Liu, Luyu" w:date="2020-06-01T15:11:00Z"/>
                <w:rFonts w:ascii="Times New Roman" w:hAnsi="Times New Roman" w:cs="Times New Roman"/>
                <w:sz w:val="24"/>
              </w:rPr>
            </w:pPr>
            <w:del w:id="726" w:author="Liu, Luyu" w:date="2020-06-01T15:11:00Z">
              <w:r w:rsidRPr="00397CDC" w:rsidDel="00D6595C">
                <w:rPr>
                  <w:rFonts w:ascii="Times New Roman" w:hAnsi="Times New Roman" w:cs="Times New Roman"/>
                  <w:sz w:val="24"/>
                </w:rPr>
                <w:delText>0.00197</w:delText>
              </w:r>
            </w:del>
          </w:p>
        </w:tc>
        <w:tc>
          <w:tcPr>
            <w:tcW w:w="990" w:type="dxa"/>
            <w:noWrap/>
          </w:tcPr>
          <w:p w14:paraId="320231F4" w14:textId="5D10B87B" w:rsidR="003A26C4" w:rsidRPr="00397CDC" w:rsidDel="00D6595C" w:rsidRDefault="003A26C4" w:rsidP="00E90D3F">
            <w:pPr>
              <w:spacing w:after="160"/>
              <w:rPr>
                <w:del w:id="727" w:author="Liu, Luyu" w:date="2020-06-01T15:11:00Z"/>
                <w:rFonts w:ascii="Times New Roman" w:hAnsi="Times New Roman" w:cs="Times New Roman"/>
                <w:sz w:val="24"/>
              </w:rPr>
            </w:pPr>
            <w:del w:id="728" w:author="Liu, Luyu" w:date="2020-06-01T15:11:00Z">
              <w:r w:rsidRPr="00397CDC" w:rsidDel="00D6595C">
                <w:rPr>
                  <w:rFonts w:ascii="Times New Roman" w:hAnsi="Times New Roman" w:cs="Times New Roman"/>
                  <w:sz w:val="24"/>
                </w:rPr>
                <w:delText>-2.55</w:delText>
              </w:r>
            </w:del>
          </w:p>
        </w:tc>
        <w:tc>
          <w:tcPr>
            <w:tcW w:w="1170" w:type="dxa"/>
            <w:noWrap/>
          </w:tcPr>
          <w:p w14:paraId="194322BA" w14:textId="4EE106ED" w:rsidR="003A26C4" w:rsidRPr="00397CDC" w:rsidDel="00D6595C" w:rsidRDefault="003A26C4" w:rsidP="00E90D3F">
            <w:pPr>
              <w:spacing w:after="160"/>
              <w:rPr>
                <w:del w:id="729" w:author="Liu, Luyu" w:date="2020-06-01T15:11:00Z"/>
                <w:rFonts w:ascii="Times New Roman" w:hAnsi="Times New Roman" w:cs="Times New Roman"/>
                <w:sz w:val="24"/>
              </w:rPr>
            </w:pPr>
            <w:del w:id="730" w:author="Liu, Luyu" w:date="2020-06-01T15:11:00Z">
              <w:r w:rsidRPr="00397CDC" w:rsidDel="00D6595C">
                <w:rPr>
                  <w:rFonts w:ascii="Times New Roman" w:hAnsi="Times New Roman" w:cs="Times New Roman"/>
                  <w:sz w:val="24"/>
                </w:rPr>
                <w:delText>0.01217</w:delText>
              </w:r>
            </w:del>
          </w:p>
        </w:tc>
        <w:tc>
          <w:tcPr>
            <w:tcW w:w="1170" w:type="dxa"/>
          </w:tcPr>
          <w:p w14:paraId="3F97FF2E" w14:textId="3302AF7E" w:rsidR="003A26C4" w:rsidRPr="00397CDC" w:rsidDel="00D6595C" w:rsidRDefault="003A26C4" w:rsidP="00E90D3F">
            <w:pPr>
              <w:spacing w:after="160"/>
              <w:rPr>
                <w:del w:id="731" w:author="Liu, Luyu" w:date="2020-06-01T15:11:00Z"/>
                <w:rFonts w:ascii="Times New Roman" w:hAnsi="Times New Roman" w:cs="Times New Roman"/>
                <w:sz w:val="24"/>
              </w:rPr>
            </w:pPr>
            <w:del w:id="732" w:author="Liu, Luyu" w:date="2020-06-01T15:11:00Z">
              <w:r w:rsidRPr="00397CDC" w:rsidDel="00D6595C">
                <w:rPr>
                  <w:rFonts w:ascii="Times New Roman" w:hAnsi="Times New Roman" w:cs="Times New Roman"/>
                  <w:sz w:val="24"/>
                </w:rPr>
                <w:delText>1.21</w:delText>
              </w:r>
            </w:del>
          </w:p>
        </w:tc>
        <w:tc>
          <w:tcPr>
            <w:tcW w:w="1345" w:type="dxa"/>
          </w:tcPr>
          <w:p w14:paraId="452557BC" w14:textId="40DBFB53" w:rsidR="003A26C4" w:rsidRPr="00397CDC" w:rsidDel="00D6595C" w:rsidRDefault="003A26C4" w:rsidP="00E90D3F">
            <w:pPr>
              <w:spacing w:after="160"/>
              <w:rPr>
                <w:del w:id="733" w:author="Liu, Luyu" w:date="2020-06-01T15:11:00Z"/>
                <w:rFonts w:ascii="Times New Roman" w:hAnsi="Times New Roman" w:cs="Times New Roman"/>
                <w:sz w:val="24"/>
              </w:rPr>
            </w:pPr>
            <w:del w:id="734" w:author="Liu, Luyu" w:date="2020-06-01T15:11:00Z">
              <w:r w:rsidRPr="00397CDC" w:rsidDel="00D6595C">
                <w:rPr>
                  <w:rFonts w:ascii="Times New Roman" w:hAnsi="Times New Roman" w:cs="Times New Roman"/>
                  <w:sz w:val="24"/>
                </w:rPr>
                <w:delText>0.037</w:delText>
              </w:r>
            </w:del>
          </w:p>
        </w:tc>
      </w:tr>
    </w:tbl>
    <w:p w14:paraId="545E0DE7" w14:textId="1D7BCB33" w:rsidR="003A26C4" w:rsidDel="00D6595C" w:rsidRDefault="003A26C4" w:rsidP="007E1743">
      <w:pPr>
        <w:spacing w:line="480" w:lineRule="auto"/>
        <w:jc w:val="center"/>
        <w:rPr>
          <w:del w:id="735" w:author="Liu, Luyu" w:date="2020-06-01T15:11:00Z"/>
          <w:rFonts w:ascii="Times New Roman" w:hAnsi="Times New Roman" w:cs="Times New Roman"/>
          <w:sz w:val="24"/>
        </w:rPr>
      </w:pPr>
      <w:bookmarkStart w:id="736" w:name="_Ref38480053"/>
      <w:del w:id="737" w:author="Liu, Luyu" w:date="2020-06-01T15:11:00Z">
        <w:r w:rsidRPr="00924837" w:rsidDel="00D6595C">
          <w:rPr>
            <w:rFonts w:ascii="Times New Roman" w:hAnsi="Times New Roman" w:cs="Times New Roman"/>
            <w:sz w:val="24"/>
          </w:rPr>
          <w:delText xml:space="preserve">Table </w:delText>
        </w:r>
        <w:r w:rsidRPr="00924837" w:rsidDel="00D6595C">
          <w:rPr>
            <w:rFonts w:ascii="Times New Roman" w:hAnsi="Times New Roman" w:cs="Times New Roman"/>
            <w:sz w:val="24"/>
          </w:rPr>
          <w:fldChar w:fldCharType="begin"/>
        </w:r>
        <w:r w:rsidRPr="00924837" w:rsidDel="00D6595C">
          <w:rPr>
            <w:rFonts w:ascii="Times New Roman" w:hAnsi="Times New Roman" w:cs="Times New Roman"/>
            <w:sz w:val="24"/>
          </w:rPr>
          <w:delInstrText xml:space="preserve"> SEQ Table \* ARABIC </w:delInstrText>
        </w:r>
        <w:r w:rsidRPr="00924837" w:rsidDel="00D6595C">
          <w:rPr>
            <w:rFonts w:ascii="Times New Roman" w:hAnsi="Times New Roman" w:cs="Times New Roman"/>
            <w:sz w:val="24"/>
          </w:rPr>
          <w:fldChar w:fldCharType="separate"/>
        </w:r>
        <w:r w:rsidDel="00D6595C">
          <w:rPr>
            <w:rFonts w:ascii="Times New Roman" w:hAnsi="Times New Roman" w:cs="Times New Roman"/>
            <w:noProof/>
            <w:sz w:val="24"/>
          </w:rPr>
          <w:delText>1</w:delText>
        </w:r>
        <w:r w:rsidRPr="00924837" w:rsidDel="00D6595C">
          <w:rPr>
            <w:rFonts w:ascii="Times New Roman" w:hAnsi="Times New Roman" w:cs="Times New Roman"/>
            <w:sz w:val="24"/>
          </w:rPr>
          <w:fldChar w:fldCharType="end"/>
        </w:r>
        <w:bookmarkEnd w:id="736"/>
        <w:r w:rsidRPr="00924837" w:rsidDel="00D6595C">
          <w:rPr>
            <w:rFonts w:ascii="Times New Roman" w:hAnsi="Times New Roman" w:cs="Times New Roman"/>
            <w:sz w:val="24"/>
          </w:rPr>
          <w:delText xml:space="preserve">: </w:delText>
        </w:r>
        <w:r w:rsidDel="00D6595C">
          <w:rPr>
            <w:rFonts w:ascii="Times New Roman" w:hAnsi="Times New Roman" w:cs="Times New Roman"/>
            <w:sz w:val="24"/>
          </w:rPr>
          <w:delText>R</w:delText>
        </w:r>
        <w:r w:rsidRPr="00924837" w:rsidDel="00D6595C">
          <w:rPr>
            <w:rFonts w:ascii="Times New Roman" w:hAnsi="Times New Roman" w:cs="Times New Roman"/>
            <w:sz w:val="24"/>
          </w:rPr>
          <w:delText>esults</w:delText>
        </w:r>
        <w:r w:rsidDel="00D6595C">
          <w:rPr>
            <w:rFonts w:ascii="Times New Roman" w:hAnsi="Times New Roman" w:cs="Times New Roman"/>
            <w:sz w:val="24"/>
          </w:rPr>
          <w:delText xml:space="preserve"> from regression analysis of floor values with socio-economic and awareness indicators </w:delText>
        </w:r>
      </w:del>
    </w:p>
    <w:p w14:paraId="374840CB" w14:textId="312F1EA6" w:rsidR="003A26C4" w:rsidDel="00D6595C" w:rsidRDefault="003A26C4" w:rsidP="007E1743">
      <w:pPr>
        <w:spacing w:line="480" w:lineRule="auto"/>
        <w:ind w:firstLine="720"/>
        <w:rPr>
          <w:del w:id="738" w:author="Liu, Luyu" w:date="2020-06-01T15:11:00Z"/>
          <w:rFonts w:ascii="Times New Roman" w:hAnsi="Times New Roman" w:cs="Times New Roman"/>
          <w:sz w:val="24"/>
        </w:rPr>
      </w:pPr>
    </w:p>
    <w:p w14:paraId="69EA7878" w14:textId="56968A81" w:rsidR="003A26C4" w:rsidRPr="009457DC" w:rsidDel="00D6595C" w:rsidRDefault="003A26C4" w:rsidP="007E1743">
      <w:pPr>
        <w:pStyle w:val="ListParagraph"/>
        <w:numPr>
          <w:ilvl w:val="2"/>
          <w:numId w:val="2"/>
        </w:numPr>
        <w:spacing w:line="480" w:lineRule="auto"/>
        <w:jc w:val="both"/>
        <w:rPr>
          <w:del w:id="739" w:author="Liu, Luyu" w:date="2020-06-01T15:11:00Z"/>
          <w:rFonts w:ascii="Times New Roman" w:hAnsi="Times New Roman" w:cs="Times New Roman"/>
          <w:sz w:val="24"/>
        </w:rPr>
      </w:pPr>
      <w:del w:id="740" w:author="Liu, Luyu" w:date="2020-06-01T15:11:00Z">
        <w:r w:rsidRPr="009457DC" w:rsidDel="00D6595C">
          <w:rPr>
            <w:rFonts w:ascii="Times New Roman" w:hAnsi="Times New Roman" w:cs="Times New Roman"/>
            <w:sz w:val="24"/>
          </w:rPr>
          <w:delText>Population with non-physical occupations</w:delText>
        </w:r>
      </w:del>
    </w:p>
    <w:p w14:paraId="631C93CB" w14:textId="03461D04" w:rsidR="003A26C4" w:rsidDel="00D6595C" w:rsidRDefault="003A26C4" w:rsidP="007E1743">
      <w:pPr>
        <w:spacing w:line="480" w:lineRule="auto"/>
        <w:jc w:val="both"/>
        <w:rPr>
          <w:del w:id="741" w:author="Liu, Luyu" w:date="2020-06-01T15:11:00Z"/>
          <w:rFonts w:ascii="Times New Roman" w:hAnsi="Times New Roman" w:cs="Times New Roman"/>
          <w:sz w:val="24"/>
        </w:rPr>
      </w:pPr>
      <w:del w:id="742" w:author="Liu, Luyu" w:date="2020-06-01T15:11:00Z">
        <w:r w:rsidDel="00D6595C">
          <w:rPr>
            <w:rFonts w:ascii="Times New Roman" w:hAnsi="Times New Roman" w:cs="Times New Roman"/>
            <w:sz w:val="24"/>
          </w:rPr>
          <w:delText>The results confirm the hypothesis that greater transit demand decreases associate with higher percentage of people with non-physical occupations.</w:delText>
        </w:r>
      </w:del>
      <w:del w:id="743" w:author="Liu, Luyu" w:date="2020-06-01T13:43:00Z">
        <w:r w:rsidDel="000638C8">
          <w:rPr>
            <w:rFonts w:ascii="Times New Roman" w:hAnsi="Times New Roman" w:cs="Times New Roman"/>
            <w:sz w:val="24"/>
          </w:rPr>
          <w:delText xml:space="preserve">  </w:delText>
        </w:r>
      </w:del>
      <w:del w:id="744" w:author="Liu, Luyu" w:date="2020-06-01T15:11:00Z">
        <w:r w:rsidDel="00D6595C">
          <w:rPr>
            <w:rFonts w:ascii="Times New Roman" w:hAnsi="Times New Roman" w:cs="Times New Roman"/>
            <w:sz w:val="24"/>
          </w:rPr>
          <w:delText>People who can work at home avoid public transit; people who cannot work at home and rely on public transit continue to use it.</w:delText>
        </w:r>
      </w:del>
    </w:p>
    <w:p w14:paraId="5A5ECAC8" w14:textId="10DA5A78" w:rsidR="003A26C4" w:rsidDel="00D6595C" w:rsidRDefault="003A26C4" w:rsidP="007E1743">
      <w:pPr>
        <w:spacing w:line="480" w:lineRule="auto"/>
        <w:ind w:firstLine="720"/>
        <w:jc w:val="both"/>
        <w:rPr>
          <w:del w:id="745" w:author="Liu, Luyu" w:date="2020-06-01T15:11:00Z"/>
          <w:rFonts w:ascii="Times New Roman" w:hAnsi="Times New Roman" w:cs="Times New Roman"/>
          <w:sz w:val="24"/>
        </w:rPr>
      </w:pPr>
      <w:del w:id="746" w:author="Liu, Luyu" w:date="2020-06-01T15:11:00Z">
        <w:r w:rsidDel="00D6595C">
          <w:rPr>
            <w:rFonts w:ascii="Times New Roman" w:hAnsi="Times New Roman" w:cs="Times New Roman"/>
            <w:sz w:val="24"/>
          </w:rPr>
          <w:delText xml:space="preserve">Although we did not include the Hispanic population indicator due to multicollinearity, a very significant negative correlation between Hispanic population and population with non-physical occupations suggests the vulnerable of Hispanic populations during this health crisis: if a city has a higher Hispanic population, it is likely for the city to have a higher floor value, which means more people will not work from home during the pandemic. This is also consistent with the occupation statistics: according to the labor force characteristics survey made by US Bureau of Labor Statistics, Hispanic population has the lowest percent (22%) of management, professional, and related occupation compared with White (41%), African American (31%), and Asian people (54%) in 2018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[36]</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w:delText>
        </w:r>
      </w:del>
    </w:p>
    <w:p w14:paraId="0196340D" w14:textId="2A8A466E" w:rsidR="003A26C4" w:rsidDel="00D6595C" w:rsidRDefault="003A26C4" w:rsidP="007E1743">
      <w:pPr>
        <w:spacing w:line="480" w:lineRule="auto"/>
        <w:jc w:val="both"/>
        <w:rPr>
          <w:del w:id="747" w:author="Liu, Luyu" w:date="2020-06-01T15:11:00Z"/>
          <w:rFonts w:ascii="Times New Roman" w:hAnsi="Times New Roman" w:cs="Times New Roman"/>
          <w:sz w:val="24"/>
        </w:rPr>
      </w:pPr>
      <w:del w:id="748" w:author="Liu, Luyu" w:date="2020-06-01T15:11:00Z">
        <w:r w:rsidDel="00D6595C">
          <w:rPr>
            <w:rFonts w:ascii="Times New Roman" w:hAnsi="Times New Roman" w:cs="Times New Roman"/>
            <w:sz w:val="24"/>
          </w:rPr>
          <w:tab/>
          <w:delText>These results are also supported by user surveys conducted by Transit app in April 2020</w:delText>
        </w:r>
        <w:r w:rsidDel="00D6595C">
          <w:rPr>
            <w:rFonts w:ascii="Times New Roman" w:hAnsi="Times New Roman" w:cs="Times New Roman" w:hint="eastAsia"/>
            <w:sz w:val="24"/>
          </w:rPr>
          <w:delText xml:space="preserve">. </w:delText>
        </w:r>
        <w:r w:rsidDel="00D6595C">
          <w:rPr>
            <w:rFonts w:ascii="Times New Roman" w:hAnsi="Times New Roman" w:cs="Times New Roman"/>
            <w:sz w:val="24"/>
          </w:rPr>
          <w:delText xml:space="preserve">According to the survey results, 92% of all the surveyed users reported that they still use public </w:delText>
        </w:r>
        <w:r w:rsidDel="00D6595C">
          <w:rPr>
            <w:rFonts w:ascii="Times New Roman" w:hAnsi="Times New Roman" w:cs="Times New Roman"/>
            <w:sz w:val="24"/>
          </w:rPr>
          <w:lastRenderedPageBreak/>
          <w:delText xml:space="preserve">transit to commute to work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[27]</w:delText>
        </w:r>
        <w:r w:rsidDel="00D6595C">
          <w:rPr>
            <w:rFonts w:ascii="Times New Roman" w:hAnsi="Times New Roman" w:cs="Times New Roman"/>
            <w:sz w:val="24"/>
          </w:rPr>
          <w:fldChar w:fldCharType="end"/>
        </w:r>
        <w:r w:rsidDel="00D6595C">
          <w:rPr>
            <w:rFonts w:ascii="Times New Roman" w:hAnsi="Times New Roman" w:cs="Times New Roman"/>
            <w:sz w:val="24"/>
          </w:rPr>
          <w:delText>. Meanwhile, the top-5 occupation categories that are most likely to work from home are computer and mathematical; life, physical and social science; education, training and library; architecture and engineering; and legal. Although the categorizations of the survey and the ACS data are different, this is generally consistent with the non-physical occupation categories we derived from that data.</w:delText>
        </w:r>
      </w:del>
      <w:del w:id="749" w:author="Liu, Luyu" w:date="2020-06-01T13:43:00Z">
        <w:r w:rsidDel="000638C8">
          <w:rPr>
            <w:rFonts w:ascii="Times New Roman" w:hAnsi="Times New Roman" w:cs="Times New Roman"/>
            <w:sz w:val="24"/>
          </w:rPr>
          <w:delText xml:space="preserve">  </w:delText>
        </w:r>
      </w:del>
    </w:p>
    <w:p w14:paraId="7A577E95" w14:textId="4038093E" w:rsidR="003A26C4" w:rsidDel="00D6595C" w:rsidRDefault="003A26C4" w:rsidP="007E1743">
      <w:pPr>
        <w:spacing w:line="480" w:lineRule="auto"/>
        <w:ind w:firstLine="720"/>
        <w:jc w:val="both"/>
        <w:rPr>
          <w:del w:id="750" w:author="Liu, Luyu" w:date="2020-06-01T15:11:00Z"/>
          <w:rFonts w:ascii="Times New Roman" w:hAnsi="Times New Roman" w:cs="Times New Roman"/>
          <w:sz w:val="24"/>
        </w:rPr>
      </w:pPr>
      <w:del w:id="751" w:author="Liu, Luyu" w:date="2020-06-01T15:11:00Z">
        <w:r w:rsidDel="00D6595C">
          <w:rPr>
            <w:rFonts w:ascii="Times New Roman" w:hAnsi="Times New Roman" w:cs="Times New Roman"/>
            <w:sz w:val="24"/>
          </w:rPr>
          <w:delText xml:space="preserve">The Transit survey also indicates that Spanish speakers are more likely to continue using the Transit app for trip planning purposes: English-language users dropped 71% from early February while Spanish-language users dropped by 50% over the same time period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[28]</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[28]</w:delText>
        </w:r>
        <w:r w:rsidDel="00D6595C">
          <w:rPr>
            <w:rFonts w:ascii="Times New Roman" w:hAnsi="Times New Roman" w:cs="Times New Roman"/>
            <w:sz w:val="24"/>
          </w:rPr>
          <w:fldChar w:fldCharType="end"/>
        </w:r>
        <w:r w:rsidDel="00D6595C">
          <w:rPr>
            <w:rFonts w:ascii="Times New Roman" w:hAnsi="Times New Roman" w:cs="Times New Roman"/>
            <w:sz w:val="24"/>
          </w:rPr>
          <w:delText>. The survey results provide a first-hand proof and reaffirm the correlation results about the vulnerability of Hispanic population and low-income population.</w:delText>
        </w:r>
      </w:del>
    </w:p>
    <w:p w14:paraId="09A00C40" w14:textId="40C7592E" w:rsidR="003A26C4" w:rsidDel="00D6595C" w:rsidRDefault="003A26C4" w:rsidP="007E1743">
      <w:pPr>
        <w:spacing w:line="480" w:lineRule="auto"/>
        <w:rPr>
          <w:del w:id="752" w:author="Liu, Luyu" w:date="2020-06-01T15:11:00Z"/>
          <w:rFonts w:ascii="Times New Roman" w:hAnsi="Times New Roman" w:cs="Times New Roman"/>
          <w:sz w:val="24"/>
        </w:rPr>
      </w:pPr>
    </w:p>
    <w:p w14:paraId="5C02A47A" w14:textId="4D299782" w:rsidR="003A26C4" w:rsidDel="00D6595C" w:rsidRDefault="003A26C4" w:rsidP="007E1743">
      <w:pPr>
        <w:pStyle w:val="ListParagraph"/>
        <w:numPr>
          <w:ilvl w:val="2"/>
          <w:numId w:val="2"/>
        </w:numPr>
        <w:spacing w:line="480" w:lineRule="auto"/>
        <w:jc w:val="both"/>
        <w:rPr>
          <w:del w:id="753" w:author="Liu, Luyu" w:date="2020-06-01T15:11:00Z"/>
          <w:rFonts w:ascii="Times New Roman" w:hAnsi="Times New Roman" w:cs="Times New Roman"/>
          <w:sz w:val="24"/>
        </w:rPr>
      </w:pPr>
      <w:del w:id="754" w:author="Liu, Luyu" w:date="2020-06-01T15:11:00Z">
        <w:r w:rsidRPr="009457DC" w:rsidDel="00D6595C">
          <w:rPr>
            <w:rFonts w:ascii="Times New Roman" w:hAnsi="Times New Roman" w:cs="Times New Roman"/>
            <w:sz w:val="24"/>
          </w:rPr>
          <w:delText>Age</w:delText>
        </w:r>
      </w:del>
    </w:p>
    <w:p w14:paraId="6C6CC31F" w14:textId="5F504BB7" w:rsidR="003A26C4" w:rsidDel="00D6595C" w:rsidRDefault="003A26C4" w:rsidP="007E1743">
      <w:pPr>
        <w:spacing w:line="480" w:lineRule="auto"/>
        <w:jc w:val="both"/>
        <w:rPr>
          <w:del w:id="755" w:author="Liu, Luyu" w:date="2020-06-01T15:11:00Z"/>
          <w:rFonts w:ascii="Times New Roman" w:hAnsi="Times New Roman" w:cs="Times New Roman"/>
          <w:sz w:val="24"/>
        </w:rPr>
      </w:pPr>
      <w:del w:id="756" w:author="Liu, Luyu" w:date="2020-06-01T15:11:00Z">
        <w:r w:rsidDel="00D6595C">
          <w:rPr>
            <w:rFonts w:ascii="Times New Roman" w:hAnsi="Times New Roman" w:cs="Times New Roman"/>
            <w:sz w:val="24"/>
          </w:rPr>
          <w:delText>The ratio of the population over 45 years old associates with higher floor values; older people in a community mean higher levels of continued transit use during the pandemic.</w:delText>
        </w:r>
      </w:del>
      <w:del w:id="757" w:author="Liu, Luyu" w:date="2020-06-01T13:43:00Z">
        <w:r w:rsidDel="000638C8">
          <w:rPr>
            <w:rFonts w:ascii="Times New Roman" w:hAnsi="Times New Roman" w:cs="Times New Roman"/>
            <w:sz w:val="24"/>
          </w:rPr>
          <w:delText xml:space="preserve">  </w:delText>
        </w:r>
      </w:del>
      <w:del w:id="758" w:author="Liu, Luyu" w:date="2020-06-01T15:11:00Z">
        <w:r w:rsidDel="00D6595C">
          <w:rPr>
            <w:rFonts w:ascii="Times New Roman" w:hAnsi="Times New Roman" w:cs="Times New Roman" w:hint="eastAsia"/>
            <w:sz w:val="24"/>
          </w:rPr>
          <w:delText>This</w:delText>
        </w:r>
        <w:r w:rsidDel="00D6595C">
          <w:rPr>
            <w:rFonts w:ascii="Times New Roman" w:hAnsi="Times New Roman" w:cs="Times New Roman"/>
            <w:sz w:val="24"/>
          </w:rPr>
          <w:delText xml:space="preserve"> result is also supported by the Transit user survey. By comparing the users age composition in surveys conducted in September 2019 and April 2020, Transit found a drop in young people under 18 and between 25 to 44 years old;</w:delText>
        </w:r>
      </w:del>
      <w:del w:id="759" w:author="Liu, Luyu" w:date="2020-06-01T13:43:00Z">
        <w:r w:rsidDel="000638C8">
          <w:rPr>
            <w:rFonts w:ascii="Times New Roman" w:hAnsi="Times New Roman" w:cs="Times New Roman"/>
            <w:sz w:val="24"/>
          </w:rPr>
          <w:delText xml:space="preserve">  </w:delText>
        </w:r>
      </w:del>
      <w:del w:id="760" w:author="Liu, Luyu" w:date="2020-06-01T15:11:00Z">
        <w:r w:rsidDel="00D6595C">
          <w:rPr>
            <w:rFonts w:ascii="Times New Roman" w:hAnsi="Times New Roman" w:cs="Times New Roman"/>
            <w:sz w:val="24"/>
          </w:rPr>
          <w:delText xml:space="preserve">meanwhile, the relative ratio of people between 45 to 64 years old doubled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[28]</w:delText>
        </w:r>
        <w:r w:rsidDel="00D6595C">
          <w:rPr>
            <w:rFonts w:ascii="Times New Roman" w:hAnsi="Times New Roman" w:cs="Times New Roman"/>
            <w:sz w:val="24"/>
          </w:rPr>
          <w:fldChar w:fldCharType="end"/>
        </w:r>
        <w:r w:rsidDel="00D6595C">
          <w:rPr>
            <w:rFonts w:ascii="Times New Roman" w:hAnsi="Times New Roman" w:cs="Times New Roman"/>
            <w:sz w:val="24"/>
          </w:rPr>
          <w:delText>.</w:delText>
        </w:r>
      </w:del>
    </w:p>
    <w:p w14:paraId="23865E32" w14:textId="26758C4B" w:rsidR="003A26C4" w:rsidDel="00D6595C" w:rsidRDefault="003A26C4" w:rsidP="007E1743">
      <w:pPr>
        <w:spacing w:line="480" w:lineRule="auto"/>
        <w:rPr>
          <w:del w:id="761" w:author="Liu, Luyu" w:date="2020-06-01T15:11:00Z"/>
          <w:rFonts w:ascii="Times New Roman" w:hAnsi="Times New Roman" w:cs="Times New Roman"/>
          <w:sz w:val="24"/>
        </w:rPr>
      </w:pPr>
    </w:p>
    <w:p w14:paraId="74D86739" w14:textId="70BCB462" w:rsidR="003A26C4" w:rsidRPr="009457DC" w:rsidDel="00D6595C" w:rsidRDefault="003A26C4" w:rsidP="007E1743">
      <w:pPr>
        <w:pStyle w:val="ListParagraph"/>
        <w:numPr>
          <w:ilvl w:val="2"/>
          <w:numId w:val="2"/>
        </w:numPr>
        <w:spacing w:line="480" w:lineRule="auto"/>
        <w:jc w:val="both"/>
        <w:rPr>
          <w:del w:id="762" w:author="Liu, Luyu" w:date="2020-06-01T15:11:00Z"/>
          <w:rFonts w:ascii="Times New Roman" w:hAnsi="Times New Roman" w:cs="Times New Roman"/>
          <w:sz w:val="24"/>
        </w:rPr>
      </w:pPr>
      <w:del w:id="763" w:author="Liu, Luyu" w:date="2020-06-01T15:11:00Z">
        <w:r w:rsidRPr="009457DC" w:rsidDel="00D6595C">
          <w:rPr>
            <w:rFonts w:ascii="Times New Roman" w:hAnsi="Times New Roman" w:cs="Times New Roman"/>
            <w:sz w:val="24"/>
          </w:rPr>
          <w:lastRenderedPageBreak/>
          <w:delText>African American</w:delText>
        </w:r>
      </w:del>
    </w:p>
    <w:p w14:paraId="2CFCE55A" w14:textId="382F0CD0" w:rsidR="003A26C4" w:rsidDel="00D6595C" w:rsidRDefault="003A26C4" w:rsidP="007E1743">
      <w:pPr>
        <w:spacing w:line="480" w:lineRule="auto"/>
        <w:jc w:val="both"/>
        <w:rPr>
          <w:del w:id="764" w:author="Liu, Luyu" w:date="2020-06-01T15:11:00Z"/>
          <w:rFonts w:ascii="Times New Roman" w:hAnsi="Times New Roman" w:cs="Times New Roman"/>
          <w:sz w:val="24"/>
        </w:rPr>
      </w:pPr>
      <w:del w:id="765" w:author="Liu, Luyu" w:date="2020-06-01T15:11:00Z">
        <w:r w:rsidDel="00D6595C">
          <w:rPr>
            <w:rFonts w:ascii="Times New Roman" w:hAnsi="Times New Roman" w:cs="Times New Roman"/>
            <w:sz w:val="24"/>
          </w:rPr>
          <w:delText xml:space="preserve">The regression analyses also </w:delText>
        </w:r>
        <w:r w:rsidDel="00D6595C">
          <w:rPr>
            <w:rFonts w:ascii="Times New Roman" w:hAnsi="Times New Roman" w:cs="Times New Roman" w:hint="eastAsia"/>
            <w:sz w:val="24"/>
          </w:rPr>
          <w:delText>suggest</w:delText>
        </w:r>
        <w:r w:rsidDel="00D6595C">
          <w:rPr>
            <w:rFonts w:ascii="Times New Roman" w:hAnsi="Times New Roman" w:cs="Times New Roman"/>
            <w:sz w:val="24"/>
          </w:rPr>
          <w:delText xml:space="preserve"> the dependence of African Americans on public transit, even during a pandemic. </w:delText>
        </w:r>
        <w:r w:rsidRPr="003522AB" w:rsidDel="00D6595C">
          <w:rPr>
            <w:rFonts w:ascii="Times New Roman" w:hAnsi="Times New Roman" w:cs="Times New Roman"/>
            <w:sz w:val="24"/>
          </w:rPr>
          <w:delText xml:space="preserve">It </w:delText>
        </w:r>
        <w:r w:rsidDel="00D6595C">
          <w:rPr>
            <w:rFonts w:ascii="Times New Roman" w:hAnsi="Times New Roman" w:cs="Times New Roman"/>
            <w:sz w:val="24"/>
          </w:rPr>
          <w:delText xml:space="preserve">is </w:delText>
        </w:r>
        <w:r w:rsidRPr="003522AB" w:rsidDel="00D6595C">
          <w:rPr>
            <w:rFonts w:ascii="Times New Roman" w:hAnsi="Times New Roman" w:cs="Times New Roman"/>
            <w:sz w:val="24"/>
          </w:rPr>
          <w:delText xml:space="preserve">the most </w:delText>
        </w:r>
        <w:r w:rsidDel="00D6595C">
          <w:rPr>
            <w:rFonts w:ascii="Times New Roman" w:hAnsi="Times New Roman" w:cs="Times New Roman"/>
            <w:sz w:val="24"/>
          </w:rPr>
          <w:delText xml:space="preserve">influential </w:delText>
        </w:r>
        <w:r w:rsidRPr="003522AB" w:rsidDel="00D6595C">
          <w:rPr>
            <w:rFonts w:ascii="Times New Roman" w:hAnsi="Times New Roman" w:cs="Times New Roman"/>
            <w:sz w:val="24"/>
          </w:rPr>
          <w:delText>among</w:delText>
        </w:r>
        <w:r w:rsidDel="00D6595C">
          <w:rPr>
            <w:rFonts w:ascii="Times New Roman" w:hAnsi="Times New Roman" w:cs="Times New Roman"/>
            <w:sz w:val="24"/>
          </w:rPr>
          <w:delText xml:space="preserve"> the </w:delText>
        </w:r>
        <w:r w:rsidRPr="003522AB" w:rsidDel="00D6595C">
          <w:rPr>
            <w:rFonts w:ascii="Times New Roman" w:hAnsi="Times New Roman" w:cs="Times New Roman"/>
            <w:sz w:val="24"/>
          </w:rPr>
          <w:delText xml:space="preserve">factors in </w:delText>
        </w:r>
        <w:r w:rsidRPr="003522AB" w:rsidDel="00D6595C">
          <w:rPr>
            <w:rFonts w:ascii="Times New Roman" w:hAnsi="Times New Roman" w:cs="Times New Roman"/>
            <w:sz w:val="24"/>
          </w:rPr>
          <w:fldChar w:fldCharType="begin"/>
        </w:r>
        <w:r w:rsidRPr="003522AB" w:rsidDel="00D6595C">
          <w:rPr>
            <w:rFonts w:ascii="Times New Roman" w:hAnsi="Times New Roman" w:cs="Times New Roman"/>
            <w:sz w:val="24"/>
          </w:rPr>
          <w:delInstrText xml:space="preserve"> REF _Ref38480053 \h </w:delInstrText>
        </w:r>
        <w:r w:rsidDel="00D6595C">
          <w:rPr>
            <w:rFonts w:ascii="Times New Roman" w:hAnsi="Times New Roman" w:cs="Times New Roman"/>
            <w:sz w:val="24"/>
          </w:rPr>
          <w:delInstrText xml:space="preserve"> \* MERGEFORMAT </w:delInstrText>
        </w:r>
        <w:r w:rsidRPr="003522AB" w:rsidDel="00D6595C">
          <w:rPr>
            <w:rFonts w:ascii="Times New Roman" w:hAnsi="Times New Roman" w:cs="Times New Roman"/>
            <w:sz w:val="24"/>
          </w:rPr>
        </w:r>
        <w:r w:rsidRPr="003522AB" w:rsidDel="00D6595C">
          <w:rPr>
            <w:rFonts w:ascii="Times New Roman" w:hAnsi="Times New Roman" w:cs="Times New Roman"/>
            <w:sz w:val="24"/>
          </w:rPr>
          <w:fldChar w:fldCharType="separate"/>
        </w:r>
        <w:r w:rsidRPr="003522AB" w:rsidDel="00D6595C">
          <w:rPr>
            <w:rFonts w:ascii="Times New Roman" w:hAnsi="Times New Roman" w:cs="Times New Roman"/>
            <w:sz w:val="24"/>
          </w:rPr>
          <w:delText xml:space="preserve">Table </w:delText>
        </w:r>
        <w:r w:rsidRPr="003522AB" w:rsidDel="00D6595C">
          <w:rPr>
            <w:rFonts w:ascii="Times New Roman" w:hAnsi="Times New Roman" w:cs="Times New Roman"/>
            <w:noProof/>
            <w:sz w:val="24"/>
          </w:rPr>
          <w:delText>1</w:delText>
        </w:r>
        <w:r w:rsidRPr="003522AB" w:rsidDel="00D6595C">
          <w:rPr>
            <w:rFonts w:ascii="Times New Roman" w:hAnsi="Times New Roman" w:cs="Times New Roman"/>
            <w:sz w:val="24"/>
          </w:rPr>
          <w:fldChar w:fldCharType="end"/>
        </w:r>
        <w:r w:rsidDel="00D6595C">
          <w:rPr>
            <w:rFonts w:ascii="Times New Roman" w:hAnsi="Times New Roman" w:cs="Times New Roman"/>
            <w:sz w:val="24"/>
          </w:rPr>
          <w:delText xml:space="preserve"> based on R-squared increment</w:delText>
        </w:r>
        <w:r w:rsidRPr="003522AB" w:rsidDel="00D6595C">
          <w:rPr>
            <w:rFonts w:ascii="Times New Roman" w:hAnsi="Times New Roman" w:cs="Times New Roman"/>
            <w:sz w:val="24"/>
          </w:rPr>
          <w:delText xml:space="preserve">. </w:delText>
        </w:r>
        <w:r w:rsidDel="00D6595C">
          <w:rPr>
            <w:rFonts w:ascii="Times New Roman" w:hAnsi="Times New Roman" w:cs="Times New Roman"/>
            <w:sz w:val="24"/>
          </w:rPr>
          <w:delText xml:space="preserve">There is a strong correlation between higher ratio of African American population and </w:delText>
        </w:r>
        <w:r w:rsidDel="00D6595C">
          <w:rPr>
            <w:rFonts w:ascii="Times New Roman" w:hAnsi="Times New Roman" w:cs="Times New Roman" w:hint="eastAsia"/>
            <w:sz w:val="24"/>
          </w:rPr>
          <w:delText>higher</w:delText>
        </w:r>
        <w:r w:rsidDel="00D6595C">
          <w:rPr>
            <w:rFonts w:ascii="Times New Roman" w:hAnsi="Times New Roman" w:cs="Times New Roman"/>
            <w:sz w:val="24"/>
          </w:rPr>
          <w:delText xml:space="preserve"> floor value.</w:delText>
        </w:r>
      </w:del>
      <w:del w:id="766" w:author="Liu, Luyu" w:date="2020-06-01T13:43:00Z">
        <w:r w:rsidDel="000638C8">
          <w:rPr>
            <w:rFonts w:ascii="Times New Roman" w:hAnsi="Times New Roman" w:cs="Times New Roman"/>
            <w:sz w:val="24"/>
          </w:rPr>
          <w:delText xml:space="preserve">  </w:delText>
        </w:r>
      </w:del>
      <w:del w:id="767" w:author="Liu, Luyu" w:date="2020-06-01T15:11:00Z">
        <w:r w:rsidDel="00D6595C">
          <w:rPr>
            <w:rFonts w:ascii="Times New Roman" w:hAnsi="Times New Roman" w:cs="Times New Roman"/>
            <w:sz w:val="24"/>
          </w:rPr>
          <w:delText>These results are also consistent with the results of the user survey.</w:delText>
        </w:r>
      </w:del>
      <w:del w:id="768" w:author="Liu, Luyu" w:date="2020-06-01T13:43:00Z">
        <w:r w:rsidDel="000638C8">
          <w:rPr>
            <w:rFonts w:ascii="Times New Roman" w:hAnsi="Times New Roman" w:cs="Times New Roman"/>
            <w:sz w:val="24"/>
          </w:rPr>
          <w:delText xml:space="preserve">  </w:delText>
        </w:r>
      </w:del>
      <w:del w:id="769" w:author="Liu, Luyu" w:date="2020-06-01T15:11:00Z">
        <w:r w:rsidDel="00D6595C">
          <w:rPr>
            <w:rFonts w:ascii="Times New Roman" w:hAnsi="Times New Roman" w:cs="Times New Roman"/>
            <w:sz w:val="24"/>
          </w:rPr>
          <w:delText xml:space="preserve">During the pandemic, African American people have the greatest share (&gt;35%) of riders compared with other races in the US, while Caucasian were the majority (&gt;40%) of the rider before the pandemic based on the 2017 APTA survey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[27]</w:delText>
        </w:r>
        <w:r w:rsidDel="00D6595C">
          <w:rPr>
            <w:rFonts w:ascii="Times New Roman" w:hAnsi="Times New Roman" w:cs="Times New Roman"/>
            <w:sz w:val="24"/>
          </w:rPr>
          <w:fldChar w:fldCharType="end"/>
        </w:r>
        <w:r w:rsidDel="00D6595C">
          <w:rPr>
            <w:rFonts w:ascii="Times New Roman" w:hAnsi="Times New Roman" w:cs="Times New Roman"/>
            <w:sz w:val="24"/>
          </w:rPr>
          <w:delText>. The disproportionate decrease of African American population’s transit demand supports the conclusion that cities with more African American population are more likel</w:delText>
        </w:r>
        <w:r w:rsidR="000135BC" w:rsidDel="00D6595C">
          <w:rPr>
            <w:rFonts w:ascii="Times New Roman" w:hAnsi="Times New Roman" w:cs="Times New Roman"/>
            <w:sz w:val="24"/>
          </w:rPr>
          <w:delText>y to have a higher floor value.</w:delText>
        </w:r>
      </w:del>
    </w:p>
    <w:p w14:paraId="7CF77A0B" w14:textId="6C7A4F6E" w:rsidR="003A26C4" w:rsidDel="00D6595C" w:rsidRDefault="003A26C4" w:rsidP="007E1743">
      <w:pPr>
        <w:spacing w:line="480" w:lineRule="auto"/>
        <w:jc w:val="both"/>
        <w:rPr>
          <w:del w:id="770" w:author="Liu, Luyu" w:date="2020-06-01T15:11:00Z"/>
          <w:rFonts w:ascii="Times New Roman" w:hAnsi="Times New Roman" w:cs="Times New Roman"/>
          <w:sz w:val="24"/>
        </w:rPr>
      </w:pPr>
      <w:del w:id="771" w:author="Liu, Luyu" w:date="2020-06-01T15:11:00Z">
        <w:r w:rsidDel="00D6595C">
          <w:rPr>
            <w:rFonts w:ascii="Times New Roman" w:hAnsi="Times New Roman" w:cs="Times New Roman"/>
            <w:sz w:val="24"/>
          </w:rPr>
          <w:tab/>
          <w:delText>Higher floor values are also highly correlated with larger ratio of female population, however, we also do not include it due to multicollinearity with African American population ratio. Higher ratio of female population is also correlated with lower income and lower ratio of people with non-physical occupations. These results indicate the dependence of females performing essential jobs open public transit.</w:delText>
        </w:r>
      </w:del>
      <w:del w:id="772" w:author="Liu, Luyu" w:date="2020-06-01T13:43:00Z">
        <w:r w:rsidDel="000638C8">
          <w:rPr>
            <w:rFonts w:ascii="Times New Roman" w:hAnsi="Times New Roman" w:cs="Times New Roman"/>
            <w:sz w:val="24"/>
          </w:rPr>
          <w:delText xml:space="preserve">  </w:delText>
        </w:r>
      </w:del>
      <w:del w:id="773" w:author="Liu, Luyu" w:date="2020-06-01T15:11:00Z">
        <w:r w:rsidDel="00D6595C">
          <w:rPr>
            <w:rFonts w:ascii="Times New Roman" w:hAnsi="Times New Roman" w:cs="Times New Roman"/>
            <w:sz w:val="24"/>
          </w:rPr>
          <w:delText>The Transit user survey supports these results in a dramatic manner. Among all the US users surveyed,</w:delText>
        </w:r>
        <w:r w:rsidRPr="00E85AA9" w:rsidDel="00D6595C">
          <w:rPr>
            <w:rFonts w:ascii="Times New Roman" w:hAnsi="Times New Roman" w:cs="Times New Roman"/>
            <w:sz w:val="24"/>
          </w:rPr>
          <w:delText xml:space="preserve"> </w:delText>
        </w:r>
        <w:r w:rsidDel="00D6595C">
          <w:rPr>
            <w:rFonts w:ascii="Times New Roman" w:hAnsi="Times New Roman" w:cs="Times New Roman"/>
            <w:sz w:val="24"/>
          </w:rPr>
          <w:delText xml:space="preserve">the male and female proportions were roughly equal before the </w:delText>
        </w:r>
        <w:r w:rsidRPr="00E85AA9" w:rsidDel="00D6595C">
          <w:rPr>
            <w:rFonts w:ascii="Times New Roman" w:hAnsi="Times New Roman" w:cs="Times New Roman"/>
            <w:sz w:val="24"/>
          </w:rPr>
          <w:delText>COVID-19 pandemic</w:delText>
        </w:r>
        <w:r w:rsidDel="00D6595C">
          <w:rPr>
            <w:rFonts w:ascii="Times New Roman" w:hAnsi="Times New Roman" w:cs="Times New Roman"/>
            <w:sz w:val="24"/>
          </w:rPr>
          <w:delText xml:space="preserve">; during the pandemic, 56% are females while only 40% are males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[27]</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For some cities such as Philadelphia, more than 68% of riders are women. Meanwhile, Transit app users of color are also more likely to be females during the pandemic; more than 70% of the African-American riders during the pandemic are female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[27]</w:delText>
        </w:r>
        <w:r w:rsidDel="00D6595C">
          <w:rPr>
            <w:rFonts w:ascii="Times New Roman" w:hAnsi="Times New Roman" w:cs="Times New Roman"/>
            <w:sz w:val="24"/>
          </w:rPr>
          <w:fldChar w:fldCharType="end"/>
        </w:r>
        <w:r w:rsidDel="00D6595C">
          <w:rPr>
            <w:rFonts w:ascii="Times New Roman" w:hAnsi="Times New Roman" w:cs="Times New Roman"/>
            <w:sz w:val="24"/>
          </w:rPr>
          <w:delText>.</w:delText>
        </w:r>
      </w:del>
    </w:p>
    <w:p w14:paraId="3D11FBB8" w14:textId="2B460D5F" w:rsidR="003A26C4" w:rsidDel="00D6595C" w:rsidRDefault="003A26C4" w:rsidP="007E1743">
      <w:pPr>
        <w:spacing w:line="480" w:lineRule="auto"/>
        <w:rPr>
          <w:del w:id="774" w:author="Liu, Luyu" w:date="2020-06-01T15:11:00Z"/>
          <w:rFonts w:ascii="Times New Roman" w:hAnsi="Times New Roman" w:cs="Times New Roman"/>
          <w:sz w:val="24"/>
        </w:rPr>
      </w:pPr>
    </w:p>
    <w:p w14:paraId="75F2A845" w14:textId="5D0B0A29" w:rsidR="003A26C4" w:rsidDel="00D6595C" w:rsidRDefault="003A26C4" w:rsidP="007E1743">
      <w:pPr>
        <w:pStyle w:val="ListParagraph"/>
        <w:numPr>
          <w:ilvl w:val="2"/>
          <w:numId w:val="2"/>
        </w:numPr>
        <w:spacing w:line="480" w:lineRule="auto"/>
        <w:jc w:val="both"/>
        <w:rPr>
          <w:del w:id="775" w:author="Liu, Luyu" w:date="2020-06-01T15:11:00Z"/>
          <w:rFonts w:ascii="Times New Roman" w:hAnsi="Times New Roman" w:cs="Times New Roman"/>
          <w:sz w:val="24"/>
        </w:rPr>
      </w:pPr>
      <w:del w:id="776" w:author="Liu, Luyu" w:date="2020-06-01T15:11:00Z">
        <w:r w:rsidRPr="009457DC" w:rsidDel="00D6595C">
          <w:rPr>
            <w:rFonts w:ascii="Times New Roman" w:hAnsi="Times New Roman" w:cs="Times New Roman"/>
            <w:sz w:val="24"/>
          </w:rPr>
          <w:delText>Awareness</w:delText>
        </w:r>
      </w:del>
    </w:p>
    <w:p w14:paraId="792E4484" w14:textId="0326C248" w:rsidR="003A26C4" w:rsidDel="00D6595C" w:rsidRDefault="003A26C4" w:rsidP="007E1743">
      <w:pPr>
        <w:spacing w:line="480" w:lineRule="auto"/>
        <w:jc w:val="both"/>
        <w:rPr>
          <w:del w:id="777" w:author="Liu, Luyu" w:date="2020-06-01T15:11:00Z"/>
          <w:rFonts w:ascii="Times New Roman" w:hAnsi="Times New Roman" w:cs="Times New Roman"/>
          <w:sz w:val="24"/>
        </w:rPr>
      </w:pPr>
      <w:del w:id="778" w:author="Liu, Luyu" w:date="2020-06-01T15:11:00Z">
        <w:r w:rsidDel="00D6595C">
          <w:rPr>
            <w:rFonts w:ascii="Times New Roman" w:hAnsi="Times New Roman" w:cs="Times New Roman"/>
            <w:sz w:val="24"/>
          </w:rPr>
          <w:lastRenderedPageBreak/>
          <w:delText xml:space="preserve">Google search trend index is significantly associated with the floor value; cities with higher search index tend to have lower floor value, as higher search index means COVID19 has higher ratio among all the things they search. This indicates the effects of people’s awareness and concern: with more people perhaps following the stay-at-home order more will avoid unessential public transit trips. However, in </w:delText>
        </w:r>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_Ref38480053 \h  \* MERGEFORMAT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Pr="00924837" w:rsidDel="00D6595C">
          <w:rPr>
            <w:rFonts w:ascii="Times New Roman" w:hAnsi="Times New Roman" w:cs="Times New Roman"/>
            <w:sz w:val="24"/>
          </w:rPr>
          <w:delText xml:space="preserve">Table </w:delText>
        </w:r>
        <w:r w:rsidDel="00D6595C">
          <w:rPr>
            <w:rFonts w:ascii="Times New Roman" w:hAnsi="Times New Roman" w:cs="Times New Roman"/>
            <w:noProof/>
            <w:sz w:val="24"/>
          </w:rPr>
          <w:delText>1</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Google search trend index is not highly influential: it has the lowest R-squared increase. It shows that people’s race, job, and age composition outweigh the awareness or preference when it comes to whether people will stay at home. </w:delText>
        </w:r>
      </w:del>
    </w:p>
    <w:p w14:paraId="7F077A0E" w14:textId="00F80772" w:rsidR="003A26C4" w:rsidRPr="009457DC" w:rsidDel="00D6595C" w:rsidRDefault="003A26C4" w:rsidP="007E1743">
      <w:pPr>
        <w:spacing w:line="480" w:lineRule="auto"/>
        <w:rPr>
          <w:del w:id="779" w:author="Liu, Luyu" w:date="2020-06-01T15:11:00Z"/>
          <w:rFonts w:ascii="Times New Roman" w:hAnsi="Times New Roman" w:cs="Times New Roman"/>
          <w:b/>
          <w:sz w:val="24"/>
        </w:rPr>
      </w:pPr>
    </w:p>
    <w:p w14:paraId="5CE25FE6" w14:textId="7A3FF2FE" w:rsidR="003A26C4" w:rsidRPr="009457DC" w:rsidDel="00D6595C" w:rsidRDefault="003A26C4" w:rsidP="007E1743">
      <w:pPr>
        <w:pStyle w:val="ListParagraph"/>
        <w:numPr>
          <w:ilvl w:val="2"/>
          <w:numId w:val="2"/>
        </w:numPr>
        <w:spacing w:line="480" w:lineRule="auto"/>
        <w:jc w:val="both"/>
        <w:rPr>
          <w:del w:id="780" w:author="Liu, Luyu" w:date="2020-06-01T15:11:00Z"/>
          <w:rFonts w:ascii="Times New Roman" w:hAnsi="Times New Roman" w:cs="Times New Roman"/>
          <w:sz w:val="24"/>
        </w:rPr>
      </w:pPr>
      <w:del w:id="781" w:author="Liu, Luyu" w:date="2020-06-01T15:11:00Z">
        <w:r w:rsidRPr="00423D84" w:rsidDel="00D6595C">
          <w:rPr>
            <w:rFonts w:ascii="Times New Roman" w:hAnsi="Times New Roman" w:cs="Times New Roman"/>
            <w:sz w:val="24"/>
          </w:rPr>
          <w:delText>Transit dependency</w:delText>
        </w:r>
      </w:del>
    </w:p>
    <w:p w14:paraId="7385DB49" w14:textId="64A34492" w:rsidR="003A26C4" w:rsidDel="00D6595C" w:rsidRDefault="003A26C4" w:rsidP="007E1743">
      <w:pPr>
        <w:spacing w:line="480" w:lineRule="auto"/>
        <w:jc w:val="both"/>
        <w:rPr>
          <w:del w:id="782" w:author="Liu, Luyu" w:date="2020-06-01T15:11:00Z"/>
          <w:rFonts w:ascii="Times New Roman" w:hAnsi="Times New Roman" w:cs="Times New Roman"/>
          <w:b/>
          <w:sz w:val="24"/>
        </w:rPr>
      </w:pPr>
      <w:del w:id="783" w:author="Liu, Luyu" w:date="2020-06-01T15:11:00Z">
        <w:r w:rsidDel="00D6595C">
          <w:rPr>
            <w:rFonts w:ascii="Times New Roman" w:hAnsi="Times New Roman" w:cs="Times New Roman"/>
            <w:sz w:val="24"/>
          </w:rPr>
          <w:delText xml:space="preserve">The Transit </w:delText>
        </w:r>
        <w:r w:rsidDel="00D6595C">
          <w:rPr>
            <w:rFonts w:ascii="Times New Roman" w:hAnsi="Times New Roman" w:cs="Times New Roman" w:hint="eastAsia"/>
            <w:sz w:val="24"/>
          </w:rPr>
          <w:delText>user</w:delText>
        </w:r>
        <w:r w:rsidDel="00D6595C">
          <w:rPr>
            <w:rFonts w:ascii="Times New Roman" w:hAnsi="Times New Roman" w:cs="Times New Roman"/>
            <w:sz w:val="24"/>
          </w:rPr>
          <w:delText xml:space="preserve"> survey found 85% of users are transit dependent, supporting that transit passengers during the pandemic are mostly capt</w:delText>
        </w:r>
        <w:r w:rsidR="00CA72C9" w:rsidDel="00D6595C">
          <w:rPr>
            <w:rFonts w:ascii="Times New Roman" w:hAnsi="Times New Roman" w:cs="Times New Roman"/>
            <w:sz w:val="24"/>
          </w:rPr>
          <w:delText>ive passengers.</w:delText>
        </w:r>
      </w:del>
      <w:del w:id="784" w:author="Liu, Luyu" w:date="2020-06-01T13:43:00Z">
        <w:r w:rsidR="00CA72C9" w:rsidDel="000638C8">
          <w:rPr>
            <w:rFonts w:ascii="Times New Roman" w:hAnsi="Times New Roman" w:cs="Times New Roman"/>
            <w:sz w:val="24"/>
          </w:rPr>
          <w:delText xml:space="preserve">  </w:delText>
        </w:r>
      </w:del>
      <w:del w:id="785" w:author="Liu, Luyu" w:date="2020-06-01T15:11:00Z">
        <w:r w:rsidR="00CA72C9" w:rsidDel="00D6595C">
          <w:rPr>
            <w:rFonts w:ascii="Times New Roman" w:hAnsi="Times New Roman" w:cs="Times New Roman"/>
            <w:sz w:val="24"/>
          </w:rPr>
          <w:delText xml:space="preserve">Surprisingly, </w:delText>
        </w:r>
        <w:r w:rsidDel="00D6595C">
          <w:rPr>
            <w:rFonts w:ascii="Times New Roman" w:hAnsi="Times New Roman" w:cs="Times New Roman"/>
            <w:sz w:val="24"/>
          </w:rPr>
          <w:delText>people using transit to commute and household with no vehicles from the ACS data do not have significant correlation with floor values. This suggests that the ACS data may not be good measures of transit dependency during an emergency such as a pandemic.</w:delText>
        </w:r>
      </w:del>
      <w:del w:id="786" w:author="Liu, Luyu" w:date="2020-06-01T13:43:00Z">
        <w:r w:rsidDel="000638C8">
          <w:rPr>
            <w:rFonts w:ascii="Times New Roman" w:hAnsi="Times New Roman" w:cs="Times New Roman"/>
            <w:sz w:val="24"/>
          </w:rPr>
          <w:delText xml:space="preserve">  </w:delText>
        </w:r>
      </w:del>
      <w:del w:id="787" w:author="Liu, Luyu" w:date="2020-06-01T15:11:00Z">
        <w:r w:rsidDel="00D6595C">
          <w:rPr>
            <w:rFonts w:ascii="Times New Roman" w:hAnsi="Times New Roman" w:cs="Times New Roman"/>
            <w:sz w:val="24"/>
          </w:rPr>
          <w:delText>For example, the presence of a vehicle in a household does not mean it is reliable, affordable to operate, or available to a given household member.</w:delText>
        </w:r>
      </w:del>
      <w:del w:id="788" w:author="Liu, Luyu" w:date="2020-06-01T13:43:00Z">
        <w:r w:rsidDel="000638C8">
          <w:rPr>
            <w:rFonts w:ascii="Times New Roman" w:hAnsi="Times New Roman" w:cs="Times New Roman"/>
            <w:sz w:val="24"/>
          </w:rPr>
          <w:delText xml:space="preserve">  </w:delText>
        </w:r>
      </w:del>
      <w:commentRangeStart w:id="789"/>
      <w:del w:id="790" w:author="Liu, Luyu" w:date="2020-06-01T15:11:00Z">
        <w:r w:rsidDel="00D6595C">
          <w:rPr>
            <w:rFonts w:ascii="Times New Roman" w:hAnsi="Times New Roman" w:cs="Times New Roman"/>
            <w:sz w:val="24"/>
          </w:rPr>
          <w:delText>Also, transit dependency is heterogeneous in many US cities: while most residents are not transit dependent, there are neighborhoods with concentrated poverty and transit dependence</w:delText>
        </w:r>
        <w:commentRangeEnd w:id="789"/>
        <w:r w:rsidDel="00D6595C">
          <w:rPr>
            <w:rStyle w:val="CommentReference"/>
          </w:rPr>
          <w:commentReference w:id="789"/>
        </w:r>
        <w:r w:rsidDel="00D6595C">
          <w:rPr>
            <w:rFonts w:ascii="Times New Roman" w:hAnsi="Times New Roman" w:cs="Times New Roman"/>
            <w:sz w:val="24"/>
          </w:rPr>
          <w:delText xml:space="preserve">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[37,38]</w:delText>
        </w:r>
        <w:r w:rsidDel="00D6595C">
          <w:rPr>
            <w:rFonts w:ascii="Times New Roman" w:hAnsi="Times New Roman" w:cs="Times New Roman"/>
            <w:sz w:val="24"/>
          </w:rPr>
          <w:fldChar w:fldCharType="end"/>
        </w:r>
        <w:r w:rsidDel="00D6595C">
          <w:rPr>
            <w:rFonts w:ascii="Times New Roman" w:hAnsi="Times New Roman" w:cs="Times New Roman"/>
            <w:sz w:val="24"/>
          </w:rPr>
          <w:delText>.</w:delText>
        </w:r>
      </w:del>
      <w:del w:id="791" w:author="Liu, Luyu" w:date="2020-06-01T13:43:00Z">
        <w:r w:rsidDel="000638C8">
          <w:rPr>
            <w:rFonts w:ascii="Times New Roman" w:hAnsi="Times New Roman" w:cs="Times New Roman"/>
            <w:sz w:val="24"/>
          </w:rPr>
          <w:delText xml:space="preserve">  </w:delText>
        </w:r>
      </w:del>
      <w:del w:id="792" w:author="Liu, Luyu" w:date="2020-06-01T13:44:00Z">
        <w:r w:rsidDel="000638C8">
          <w:rPr>
            <w:rFonts w:ascii="Times New Roman" w:hAnsi="Times New Roman" w:cs="Times New Roman"/>
            <w:sz w:val="24"/>
          </w:rPr>
          <w:delText xml:space="preserve"> </w:delText>
        </w:r>
      </w:del>
      <w:del w:id="793" w:author="Liu, Luyu" w:date="2020-06-01T15:11:00Z">
        <w:r w:rsidDel="00D6595C">
          <w:rPr>
            <w:rFonts w:ascii="Times New Roman" w:hAnsi="Times New Roman" w:cs="Times New Roman"/>
            <w:sz w:val="24"/>
          </w:rPr>
          <w:delText xml:space="preserve">The user survey shows that access to private vehicles is highly heterogeneous for different household income levels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[27]</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w:delText>
        </w:r>
      </w:del>
    </w:p>
    <w:p w14:paraId="713A6C76" w14:textId="668A735F" w:rsidR="003A26C4" w:rsidRPr="00A466E6" w:rsidDel="00D6595C" w:rsidRDefault="003A26C4" w:rsidP="007E1743">
      <w:pPr>
        <w:spacing w:line="480" w:lineRule="auto"/>
        <w:rPr>
          <w:del w:id="794" w:author="Liu, Luyu" w:date="2020-06-01T15:11:00Z"/>
          <w:rFonts w:ascii="Times New Roman" w:hAnsi="Times New Roman" w:cs="Times New Roman"/>
          <w:b/>
          <w:sz w:val="24"/>
        </w:rPr>
      </w:pPr>
    </w:p>
    <w:p w14:paraId="695FEF43" w14:textId="32D6FA29" w:rsidR="003A26C4" w:rsidRPr="00417459" w:rsidDel="00D6595C" w:rsidRDefault="003A26C4" w:rsidP="007E1743">
      <w:pPr>
        <w:pStyle w:val="ListParagraph"/>
        <w:numPr>
          <w:ilvl w:val="1"/>
          <w:numId w:val="2"/>
        </w:numPr>
        <w:spacing w:line="480" w:lineRule="auto"/>
        <w:rPr>
          <w:del w:id="795" w:author="Liu, Luyu" w:date="2020-06-01T15:11:00Z"/>
          <w:rFonts w:ascii="Times New Roman" w:hAnsi="Times New Roman" w:cs="Times New Roman"/>
          <w:b/>
          <w:sz w:val="24"/>
        </w:rPr>
      </w:pPr>
      <w:del w:id="796" w:author="Liu, Luyu" w:date="2020-06-01T15:11:00Z">
        <w:r w:rsidDel="00D6595C">
          <w:rPr>
            <w:rFonts w:ascii="Times New Roman" w:hAnsi="Times New Roman" w:cs="Times New Roman"/>
            <w:b/>
            <w:sz w:val="24"/>
          </w:rPr>
          <w:delText xml:space="preserve"> </w:delText>
        </w:r>
        <w:r w:rsidRPr="00417459" w:rsidDel="00D6595C">
          <w:rPr>
            <w:rFonts w:ascii="Times New Roman" w:hAnsi="Times New Roman" w:cs="Times New Roman"/>
            <w:b/>
            <w:sz w:val="24"/>
          </w:rPr>
          <w:delText xml:space="preserve">Response intervals </w:delText>
        </w:r>
      </w:del>
    </w:p>
    <w:p w14:paraId="206ADC0C" w14:textId="5E18CB66" w:rsidR="003A26C4" w:rsidDel="00D6595C" w:rsidRDefault="003A26C4" w:rsidP="007E1743">
      <w:pPr>
        <w:spacing w:line="480" w:lineRule="auto"/>
        <w:jc w:val="both"/>
        <w:rPr>
          <w:del w:id="797" w:author="Liu, Luyu" w:date="2020-06-01T15:11:00Z"/>
          <w:rFonts w:ascii="Times New Roman" w:hAnsi="Times New Roman" w:cs="Times New Roman"/>
          <w:sz w:val="24"/>
        </w:rPr>
      </w:pPr>
      <w:del w:id="798" w:author="Liu, Luyu" w:date="2020-06-01T15:11:00Z">
        <w:r w:rsidDel="00D6595C">
          <w:rPr>
            <w:rFonts w:ascii="Times New Roman" w:hAnsi="Times New Roman" w:cs="Times New Roman"/>
            <w:sz w:val="24"/>
          </w:rPr>
          <w:lastRenderedPageBreak/>
          <w:fldChar w:fldCharType="begin"/>
        </w:r>
        <w:r w:rsidDel="00D6595C">
          <w:rPr>
            <w:rFonts w:ascii="Times New Roman" w:hAnsi="Times New Roman" w:cs="Times New Roman"/>
            <w:sz w:val="24"/>
          </w:rPr>
          <w:delInstrText xml:space="preserve"> REF _Ref36757496 \h  \* MERGEFORMAT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Pr="008E11AA" w:rsidDel="00D6595C">
          <w:rPr>
            <w:rFonts w:ascii="Times New Roman" w:hAnsi="Times New Roman" w:cs="Times New Roman"/>
            <w:sz w:val="24"/>
          </w:rPr>
          <w:delText xml:space="preserve">Figure </w:delText>
        </w:r>
        <w:r w:rsidDel="00D6595C">
          <w:rPr>
            <w:rFonts w:ascii="Times New Roman" w:hAnsi="Times New Roman" w:cs="Times New Roman"/>
            <w:noProof/>
            <w:sz w:val="24"/>
          </w:rPr>
          <w:delText>3</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Midwest with the exception of Chicago, people started avoiding transit trips in advance of confirmed local community spread. This may be due to Seattle's precedence in COVID-19 spread in America:</w:delText>
        </w:r>
      </w:del>
      <w:del w:id="799" w:author="Liu, Luyu" w:date="2020-06-01T13:43:00Z">
        <w:r w:rsidDel="000638C8">
          <w:rPr>
            <w:rFonts w:ascii="Times New Roman" w:hAnsi="Times New Roman" w:cs="Times New Roman"/>
            <w:sz w:val="24"/>
          </w:rPr>
          <w:delText xml:space="preserve">  </w:delText>
        </w:r>
      </w:del>
      <w:del w:id="800" w:author="Liu, Luyu" w:date="2020-06-01T15:11:00Z">
        <w:r w:rsidDel="00D6595C">
          <w:rPr>
            <w:rFonts w:ascii="Times New Roman" w:hAnsi="Times New Roman" w:cs="Times New Roman"/>
            <w:sz w:val="24"/>
          </w:rPr>
          <w:delText xml:space="preserve">the media began to report the severity of this disease and CDC made the prediction that the community spread is inevitable near the end of February 2020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[39]</w:delText>
        </w:r>
        <w:r w:rsidDel="00D6595C">
          <w:rPr>
            <w:rFonts w:ascii="Times New Roman" w:hAnsi="Times New Roman" w:cs="Times New Roman"/>
            <w:sz w:val="24"/>
          </w:rPr>
          <w:fldChar w:fldCharType="end"/>
        </w:r>
        <w:r w:rsidDel="00D6595C">
          <w:rPr>
            <w:rFonts w:ascii="Times New Roman" w:hAnsi="Times New Roman" w:cs="Times New Roman"/>
            <w:sz w:val="24"/>
          </w:rPr>
          <w:delText>.</w:delText>
        </w:r>
      </w:del>
      <w:del w:id="801" w:author="Liu, Luyu" w:date="2020-06-01T13:43:00Z">
        <w:r w:rsidDel="000638C8">
          <w:rPr>
            <w:rFonts w:ascii="Times New Roman" w:hAnsi="Times New Roman" w:cs="Times New Roman"/>
            <w:sz w:val="24"/>
          </w:rPr>
          <w:delText xml:space="preserve">  </w:delText>
        </w:r>
      </w:del>
    </w:p>
    <w:p w14:paraId="3E8871C1" w14:textId="0569FF0D" w:rsidR="003A26C4" w:rsidDel="00D6595C" w:rsidRDefault="003A26C4" w:rsidP="007E1743">
      <w:pPr>
        <w:spacing w:line="480" w:lineRule="auto"/>
        <w:jc w:val="both"/>
        <w:rPr>
          <w:del w:id="802" w:author="Liu, Luyu" w:date="2020-06-01T15:11:00Z"/>
          <w:rFonts w:ascii="Times New Roman" w:hAnsi="Times New Roman" w:cs="Times New Roman"/>
          <w:sz w:val="24"/>
        </w:rPr>
      </w:pPr>
      <w:del w:id="803" w:author="Liu, Luyu" w:date="2020-06-01T15:11:00Z">
        <w:r w:rsidDel="00D6595C">
          <w:rPr>
            <w:rFonts w:ascii="Times New Roman" w:hAnsi="Times New Roman" w:cs="Times New Roman"/>
            <w:sz w:val="24"/>
          </w:rPr>
          <w:tab/>
          <w:delText xml:space="preserve">The response interval patterns in </w:delText>
        </w:r>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_Ref36757496 \h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Pr="008E11AA" w:rsidDel="00D6595C">
          <w:rPr>
            <w:rFonts w:ascii="Times New Roman" w:hAnsi="Times New Roman" w:cs="Times New Roman"/>
            <w:sz w:val="24"/>
          </w:rPr>
          <w:delText xml:space="preserve">Figure </w:delText>
        </w:r>
        <w:r w:rsidDel="00D6595C">
          <w:rPr>
            <w:rFonts w:ascii="Times New Roman" w:hAnsi="Times New Roman" w:cs="Times New Roman"/>
            <w:noProof/>
            <w:sz w:val="24"/>
          </w:rPr>
          <w:delText>3</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suggest that initial declines in public transit usage may have limited the spread of the disease in some communities.</w:delText>
        </w:r>
      </w:del>
      <w:del w:id="804" w:author="Liu, Luyu" w:date="2020-06-01T13:43:00Z">
        <w:r w:rsidDel="000638C8">
          <w:rPr>
            <w:rFonts w:ascii="Times New Roman" w:hAnsi="Times New Roman" w:cs="Times New Roman"/>
            <w:sz w:val="24"/>
          </w:rPr>
          <w:delText xml:space="preserve">  </w:delText>
        </w:r>
      </w:del>
      <w:del w:id="805" w:author="Liu, Luyu" w:date="2020-06-01T15:11:00Z">
        <w:r w:rsidDel="00D6595C">
          <w:rPr>
            <w:rFonts w:ascii="Times New Roman" w:hAnsi="Times New Roman" w:cs="Times New Roman"/>
            <w:sz w:val="24"/>
          </w:rPr>
          <w:delText>However, the picture is less sanguine after we factor in incubation periods. New York City is an illustrative example. With lag = 0, 5 of 13 systems have positive response intervals, suggesting declines in transit usage in advance of community spread.</w:delText>
        </w:r>
      </w:del>
      <w:del w:id="806" w:author="Liu, Luyu" w:date="2020-06-01T13:43:00Z">
        <w:r w:rsidDel="000638C8">
          <w:rPr>
            <w:rFonts w:ascii="Times New Roman" w:hAnsi="Times New Roman" w:cs="Times New Roman"/>
            <w:sz w:val="24"/>
          </w:rPr>
          <w:delText xml:space="preserve">  </w:delText>
        </w:r>
      </w:del>
      <w:del w:id="807" w:author="Liu, Luyu" w:date="2020-06-01T15:11:00Z">
        <w:r w:rsidDel="00D6595C">
          <w:rPr>
            <w:rFonts w:ascii="Times New Roman" w:hAnsi="Times New Roman" w:cs="Times New Roman"/>
            <w:sz w:val="24"/>
          </w:rPr>
          <w:delText>With lag = 5 days, all of 13 transit systems have negative response intervals, meaning the virus could have been spreading in the community before any appreciable decline in transit demand.</w:delText>
        </w:r>
      </w:del>
      <w:del w:id="808" w:author="Liu, Luyu" w:date="2020-06-01T13:43:00Z">
        <w:r w:rsidDel="000638C8">
          <w:rPr>
            <w:rFonts w:ascii="Times New Roman" w:hAnsi="Times New Roman" w:cs="Times New Roman"/>
            <w:sz w:val="24"/>
          </w:rPr>
          <w:delText xml:space="preserve">  </w:delText>
        </w:r>
      </w:del>
      <w:del w:id="809" w:author="Liu, Luyu" w:date="2020-06-01T15:11:00Z">
        <w:r w:rsidDel="00D6595C">
          <w:rPr>
            <w:rFonts w:ascii="Times New Roman" w:hAnsi="Times New Roman" w:cs="Times New Roman"/>
            <w:sz w:val="24"/>
          </w:rPr>
          <w:delText>In contrast, most transit systems in the Midwest such as Missouri, Ohio, Michigan, and Kentucky still have positive response intervals with an incubation lag of five days. This is supported by the cellphone location data: those Midwest states above had known stay-at-home orders before March 27</w:delText>
        </w:r>
        <w:r w:rsidRPr="00FC6E3C" w:rsidDel="00D6595C">
          <w:rPr>
            <w:rFonts w:ascii="Times New Roman" w:hAnsi="Times New Roman" w:cs="Times New Roman"/>
            <w:sz w:val="24"/>
            <w:vertAlign w:val="superscript"/>
          </w:rPr>
          <w:delText>th</w:delText>
        </w:r>
        <w:r w:rsidDel="00D6595C">
          <w:rPr>
            <w:rFonts w:ascii="Times New Roman" w:hAnsi="Times New Roman" w:cs="Times New Roman"/>
            <w:sz w:val="24"/>
          </w:rPr>
          <w:delText xml:space="preserve"> and the measured trips are significantly less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[40]</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For a more conservative scenario of an incubation lag = 14 days, most transit systems have negative response intervals. </w:delText>
        </w:r>
      </w:del>
    </w:p>
    <w:p w14:paraId="1380D833" w14:textId="4E6A5AA8" w:rsidR="003A26C4" w:rsidDel="00D6595C" w:rsidRDefault="003A26C4" w:rsidP="007E1743">
      <w:pPr>
        <w:spacing w:line="480" w:lineRule="auto"/>
        <w:rPr>
          <w:del w:id="810" w:author="Liu, Luyu" w:date="2020-06-01T15:11:00Z"/>
          <w:rFonts w:ascii="Times New Roman" w:hAnsi="Times New Roman" w:cs="Times New Roman"/>
          <w:sz w:val="24"/>
        </w:rPr>
      </w:pPr>
    </w:p>
    <w:p w14:paraId="50F2E342" w14:textId="20EE80D8" w:rsidR="003A26C4" w:rsidDel="00D6595C" w:rsidRDefault="003A26C4" w:rsidP="007E1743">
      <w:pPr>
        <w:keepNext/>
        <w:spacing w:line="480" w:lineRule="auto"/>
        <w:rPr>
          <w:del w:id="811" w:author="Liu, Luyu" w:date="2020-06-01T15:11:00Z"/>
        </w:rPr>
      </w:pPr>
      <w:del w:id="812" w:author="Liu, Luyu" w:date="2020-06-01T15:11:00Z">
        <w:r w:rsidDel="00D6595C">
          <w:rPr>
            <w:noProof/>
          </w:rPr>
          <w:lastRenderedPageBreak/>
          <w:drawing>
            <wp:inline distT="0" distB="0" distL="0" distR="0" wp14:anchorId="1FC431F6" wp14:editId="44BD6D5A">
              <wp:extent cx="5943600" cy="344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9320"/>
                      </a:xfrm>
                      <a:prstGeom prst="rect">
                        <a:avLst/>
                      </a:prstGeom>
                    </pic:spPr>
                  </pic:pic>
                </a:graphicData>
              </a:graphic>
            </wp:inline>
          </w:drawing>
        </w:r>
        <w:r w:rsidDel="00D6595C">
          <w:rPr>
            <w:noProof/>
          </w:rPr>
          <w:delText xml:space="preserve"> </w:delText>
        </w:r>
      </w:del>
    </w:p>
    <w:p w14:paraId="110546CD" w14:textId="288EB281" w:rsidR="003A26C4" w:rsidDel="00D6595C" w:rsidRDefault="003A26C4" w:rsidP="007E1743">
      <w:pPr>
        <w:spacing w:line="480" w:lineRule="auto"/>
        <w:jc w:val="center"/>
        <w:rPr>
          <w:del w:id="813" w:author="Liu, Luyu" w:date="2020-06-01T15:11:00Z"/>
          <w:rFonts w:ascii="Times New Roman" w:hAnsi="Times New Roman" w:cs="Times New Roman"/>
          <w:sz w:val="24"/>
        </w:rPr>
      </w:pPr>
      <w:bookmarkStart w:id="814" w:name="_Ref36757496"/>
      <w:del w:id="815" w:author="Liu, Luyu" w:date="2020-06-01T15:11:00Z">
        <w:r w:rsidRPr="008E11AA" w:rsidDel="00D6595C">
          <w:rPr>
            <w:rFonts w:ascii="Times New Roman" w:hAnsi="Times New Roman" w:cs="Times New Roman"/>
            <w:sz w:val="24"/>
          </w:rPr>
          <w:delText xml:space="preserve">Figure </w:delText>
        </w:r>
        <w:r w:rsidRPr="008E11AA" w:rsidDel="00D6595C">
          <w:rPr>
            <w:rFonts w:ascii="Times New Roman" w:hAnsi="Times New Roman" w:cs="Times New Roman"/>
            <w:sz w:val="24"/>
          </w:rPr>
          <w:fldChar w:fldCharType="begin"/>
        </w:r>
        <w:r w:rsidRPr="008E11AA" w:rsidDel="00D6595C">
          <w:rPr>
            <w:rFonts w:ascii="Times New Roman" w:hAnsi="Times New Roman" w:cs="Times New Roman"/>
            <w:sz w:val="24"/>
          </w:rPr>
          <w:delInstrText xml:space="preserve"> SEQ Figure \* ARABIC </w:delInstrText>
        </w:r>
        <w:r w:rsidRPr="008E11AA" w:rsidDel="00D6595C">
          <w:rPr>
            <w:rFonts w:ascii="Times New Roman" w:hAnsi="Times New Roman" w:cs="Times New Roman"/>
            <w:sz w:val="24"/>
          </w:rPr>
          <w:fldChar w:fldCharType="separate"/>
        </w:r>
        <w:r w:rsidDel="00D6595C">
          <w:rPr>
            <w:rFonts w:ascii="Times New Roman" w:hAnsi="Times New Roman" w:cs="Times New Roman"/>
            <w:noProof/>
            <w:sz w:val="24"/>
          </w:rPr>
          <w:delText>3</w:delText>
        </w:r>
        <w:r w:rsidRPr="008E11AA" w:rsidDel="00D6595C">
          <w:rPr>
            <w:rFonts w:ascii="Times New Roman" w:hAnsi="Times New Roman" w:cs="Times New Roman"/>
            <w:sz w:val="24"/>
          </w:rPr>
          <w:fldChar w:fldCharType="end"/>
        </w:r>
        <w:bookmarkEnd w:id="814"/>
        <w:r w:rsidRPr="008E11AA" w:rsidDel="00D6595C">
          <w:rPr>
            <w:rFonts w:ascii="Times New Roman" w:hAnsi="Times New Roman" w:cs="Times New Roman"/>
            <w:sz w:val="24"/>
          </w:rPr>
          <w:delText>:</w:delText>
        </w:r>
        <w:r w:rsidDel="00D6595C">
          <w:rPr>
            <w:rFonts w:ascii="Times New Roman" w:hAnsi="Times New Roman" w:cs="Times New Roman"/>
            <w:sz w:val="24"/>
          </w:rPr>
          <w:delText xml:space="preserve"> the geographic pattern of response interval with incubation lag =0 from cliff point (quantile classification)</w:delText>
        </w:r>
      </w:del>
    </w:p>
    <w:p w14:paraId="1279E890" w14:textId="3A4038A9" w:rsidR="003A26C4" w:rsidDel="00D6595C" w:rsidRDefault="003A26C4" w:rsidP="007E1743">
      <w:pPr>
        <w:spacing w:line="480" w:lineRule="auto"/>
        <w:rPr>
          <w:del w:id="816" w:author="Liu, Luyu" w:date="2020-06-01T15:11:00Z"/>
          <w:rFonts w:ascii="Times New Roman" w:hAnsi="Times New Roman" w:cs="Times New Roman"/>
          <w:sz w:val="24"/>
        </w:rPr>
      </w:pPr>
      <w:del w:id="817" w:author="Liu, Luyu" w:date="2020-06-01T15:11:00Z">
        <w:r w:rsidDel="00D6595C">
          <w:rPr>
            <w:rFonts w:ascii="Times New Roman" w:hAnsi="Times New Roman" w:cs="Times New Roman"/>
            <w:sz w:val="24"/>
          </w:rPr>
          <w:tab/>
          <w:delText xml:space="preserve"> </w:delText>
        </w:r>
      </w:del>
    </w:p>
    <w:p w14:paraId="69DB97BA" w14:textId="6A6E91CB" w:rsidR="003A26C4" w:rsidDel="00D6595C" w:rsidRDefault="003A26C4" w:rsidP="007E1743">
      <w:pPr>
        <w:spacing w:line="480" w:lineRule="auto"/>
        <w:jc w:val="both"/>
        <w:rPr>
          <w:del w:id="818" w:author="Liu, Luyu" w:date="2020-06-01T15:11:00Z"/>
          <w:rFonts w:ascii="Times New Roman" w:hAnsi="Times New Roman" w:cs="Times New Roman"/>
          <w:sz w:val="24"/>
        </w:rPr>
      </w:pPr>
      <w:del w:id="819" w:author="Liu, Luyu" w:date="2020-06-01T15:11:00Z">
        <w:r w:rsidDel="00D6595C">
          <w:rPr>
            <w:rFonts w:ascii="Times New Roman" w:hAnsi="Times New Roman" w:cs="Times New Roman"/>
            <w:sz w:val="24"/>
          </w:rPr>
          <w:tab/>
          <w:delText>However, the geographic pattern is highly homogeneous for the response intervals from floor point, which represent how earlier is each transit system’s users finished the stay-at-home process compared to the community spread. For scenario of lag = 0, only Capital Metro in Austin, Texas has a positive response interval. For the case of Austin, the demand decrease started at March 5</w:delText>
        </w:r>
        <w:r w:rsidRPr="008E6126" w:rsidDel="00D6595C">
          <w:rPr>
            <w:rFonts w:ascii="Times New Roman" w:hAnsi="Times New Roman" w:cs="Times New Roman"/>
            <w:sz w:val="24"/>
            <w:vertAlign w:val="superscript"/>
          </w:rPr>
          <w:delText>th</w:delText>
        </w:r>
        <w:r w:rsidDel="00D6595C">
          <w:rPr>
            <w:rFonts w:ascii="Times New Roman" w:hAnsi="Times New Roman" w:cs="Times New Roman"/>
            <w:sz w:val="24"/>
          </w:rPr>
          <w:delText xml:space="preserve"> and finished by March 23</w:delText>
        </w:r>
        <w:r w:rsidRPr="008E6126" w:rsidDel="00D6595C">
          <w:rPr>
            <w:rFonts w:ascii="Times New Roman" w:hAnsi="Times New Roman" w:cs="Times New Roman"/>
            <w:sz w:val="24"/>
            <w:vertAlign w:val="superscript"/>
          </w:rPr>
          <w:delText>nd</w:delText>
        </w:r>
        <w:r w:rsidDel="00D6595C">
          <w:rPr>
            <w:rFonts w:ascii="Times New Roman" w:hAnsi="Times New Roman" w:cs="Times New Roman"/>
            <w:sz w:val="24"/>
          </w:rPr>
          <w:delText>; the first case was confirmed at March 25</w:delText>
        </w:r>
        <w:r w:rsidRPr="008E6126" w:rsidDel="00D6595C">
          <w:rPr>
            <w:rFonts w:ascii="Times New Roman" w:hAnsi="Times New Roman" w:cs="Times New Roman"/>
            <w:sz w:val="24"/>
            <w:vertAlign w:val="superscript"/>
          </w:rPr>
          <w:delText>th</w:delText>
        </w:r>
        <w:r w:rsidDel="00D6595C">
          <w:rPr>
            <w:rFonts w:ascii="Times New Roman" w:hAnsi="Times New Roman" w:cs="Times New Roman"/>
            <w:sz w:val="24"/>
          </w:rPr>
          <w:delText>. However, long before the first confirmed case, the city and county authority declared the local state of emergency in March 6</w:delText>
        </w:r>
        <w:r w:rsidRPr="005A7862" w:rsidDel="00D6595C">
          <w:rPr>
            <w:rFonts w:ascii="Times New Roman" w:hAnsi="Times New Roman" w:cs="Times New Roman"/>
            <w:sz w:val="24"/>
            <w:vertAlign w:val="superscript"/>
          </w:rPr>
          <w:delText>th</w:delText>
        </w:r>
        <w:r w:rsidDel="00D6595C">
          <w:rPr>
            <w:rFonts w:ascii="Times New Roman" w:hAnsi="Times New Roman" w:cs="Times New Roman"/>
            <w:sz w:val="24"/>
            <w:vertAlign w:val="superscript"/>
          </w:rPr>
          <w:delText xml:space="preserve"> </w:delText>
        </w:r>
        <w:r w:rsidDel="00D6595C">
          <w:rPr>
            <w:rFonts w:ascii="Times New Roman" w:hAnsi="Times New Roman" w:cs="Times New Roman"/>
            <w:sz w:val="24"/>
          </w:rPr>
          <w:fldChar w:fldCharType="begin" w:fldLock="1"/>
        </w:r>
        <w:r w:rsidDel="00D6595C">
          <w:rPr>
            <w:rFonts w:ascii="Times New Roman" w:hAnsi="Times New Roman" w:cs="Times New Roman"/>
            <w:sz w:val="24"/>
          </w:rPr>
          <w:del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delInstrText>
        </w:r>
        <w:r w:rsidDel="00D6595C">
          <w:rPr>
            <w:rFonts w:ascii="Times New Roman" w:hAnsi="Times New Roman" w:cs="Times New Roman"/>
            <w:sz w:val="24"/>
          </w:rPr>
          <w:fldChar w:fldCharType="separate"/>
        </w:r>
        <w:r w:rsidRPr="00423D84" w:rsidDel="00D6595C">
          <w:rPr>
            <w:rFonts w:ascii="Times New Roman" w:hAnsi="Times New Roman" w:cs="Times New Roman"/>
            <w:noProof/>
            <w:sz w:val="24"/>
          </w:rPr>
          <w:delText>[41]</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which is one of the earliest places to take actions in the United States. The cliff point is also the same as the date of the local state of emergency, which suggests the effectiveness </w:delText>
        </w:r>
        <w:r w:rsidDel="00D6595C">
          <w:rPr>
            <w:rFonts w:ascii="Times New Roman" w:hAnsi="Times New Roman" w:cs="Times New Roman"/>
            <w:sz w:val="24"/>
          </w:rPr>
          <w:lastRenderedPageBreak/>
          <w:delText xml:space="preserve">of the executive order. This can be one reason for the relatively fast and earlier reaction of transit users. </w:delText>
        </w:r>
      </w:del>
    </w:p>
    <w:p w14:paraId="2858BC59" w14:textId="416ED509" w:rsidR="003A26C4" w:rsidDel="00D6595C" w:rsidRDefault="003A26C4" w:rsidP="007E1743">
      <w:pPr>
        <w:spacing w:line="480" w:lineRule="auto"/>
        <w:ind w:firstLine="720"/>
        <w:jc w:val="both"/>
        <w:rPr>
          <w:del w:id="820" w:author="Liu, Luyu" w:date="2020-06-01T15:11:00Z"/>
          <w:rFonts w:ascii="Times New Roman" w:hAnsi="Times New Roman" w:cs="Times New Roman"/>
          <w:sz w:val="24"/>
        </w:rPr>
      </w:pPr>
      <w:del w:id="821" w:author="Liu, Luyu" w:date="2020-06-01T15:11:00Z">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_Ref36929078 \h  \* MERGEFORMAT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Pr="00122161" w:rsidDel="00D6595C">
          <w:rPr>
            <w:rFonts w:ascii="Times New Roman" w:hAnsi="Times New Roman" w:cs="Times New Roman"/>
            <w:sz w:val="24"/>
          </w:rPr>
          <w:delText xml:space="preserve">Figure </w:delText>
        </w:r>
        <w:r w:rsidDel="00D6595C">
          <w:rPr>
            <w:rFonts w:ascii="Times New Roman" w:hAnsi="Times New Roman" w:cs="Times New Roman"/>
            <w:noProof/>
            <w:sz w:val="24"/>
          </w:rPr>
          <w:delText>4</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shows the trend of ratio of transit systems with positive response interval with respect to different incubation lag for both cliff and floor point. </w:delText>
        </w:r>
        <w:r w:rsidDel="00D6595C">
          <w:rPr>
            <w:rFonts w:ascii="Times New Roman" w:hAnsi="Times New Roman" w:cs="Times New Roman" w:hint="eastAsia"/>
            <w:sz w:val="24"/>
          </w:rPr>
          <w:delText>As</w:delText>
        </w:r>
        <w:r w:rsidDel="00D6595C">
          <w:rPr>
            <w:rFonts w:ascii="Times New Roman" w:hAnsi="Times New Roman" w:cs="Times New Roman"/>
            <w:sz w:val="24"/>
          </w:rPr>
          <w:delText xml:space="preserve"> the incubation lag increases, the ratio of systems with positive responses interval from cliff point decreases from 61% (lag=0) to 33% (lag=5) and then to 6.5% (lag=14). Under the most ideal circumstances, the curve should finish its decline and re-stabilize before community spread, which means as many transit users as possible avoided non-essential transit trips after the virus began community spread. However, the curve of response interval from floor point is generally a flat line of 0, suggesting that no city re-stabilized at its lower, base level of demand before community spread happened. </w:delText>
        </w:r>
      </w:del>
    </w:p>
    <w:p w14:paraId="6F3E6CE2" w14:textId="267405FB" w:rsidR="003A26C4" w:rsidDel="00D6595C" w:rsidRDefault="003A26C4" w:rsidP="007E1743">
      <w:pPr>
        <w:keepNext/>
        <w:spacing w:line="480" w:lineRule="auto"/>
        <w:rPr>
          <w:del w:id="822" w:author="Liu, Luyu" w:date="2020-06-01T15:11:00Z"/>
          <w:noProof/>
        </w:rPr>
      </w:pPr>
      <w:del w:id="823" w:author="Liu, Luyu" w:date="2020-06-01T15:11:00Z">
        <w:r w:rsidRPr="00260C99" w:rsidDel="00D6595C">
          <w:rPr>
            <w:noProof/>
          </w:rPr>
          <w:delText xml:space="preserve"> </w:delText>
        </w:r>
      </w:del>
    </w:p>
    <w:p w14:paraId="4D475320" w14:textId="083000E8" w:rsidR="00F83EF7" w:rsidDel="00D6595C" w:rsidRDefault="00F83EF7" w:rsidP="007E1743">
      <w:pPr>
        <w:keepNext/>
        <w:spacing w:line="480" w:lineRule="auto"/>
        <w:rPr>
          <w:del w:id="824" w:author="Liu, Luyu" w:date="2020-06-01T15:11:00Z"/>
        </w:rPr>
      </w:pPr>
      <w:del w:id="825" w:author="Liu, Luyu" w:date="2020-06-01T15:11:00Z">
        <w:r w:rsidDel="00D6595C">
          <w:rPr>
            <w:noProof/>
          </w:rPr>
          <w:drawing>
            <wp:inline distT="0" distB="0" distL="0" distR="0" wp14:anchorId="3DEEC833" wp14:editId="6CD16F48">
              <wp:extent cx="5956300" cy="3206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6300" cy="3206750"/>
                      </a:xfrm>
                      <a:prstGeom prst="rect">
                        <a:avLst/>
                      </a:prstGeom>
                      <a:noFill/>
                    </pic:spPr>
                  </pic:pic>
                </a:graphicData>
              </a:graphic>
            </wp:inline>
          </w:drawing>
        </w:r>
      </w:del>
    </w:p>
    <w:p w14:paraId="48E4100A" w14:textId="0AA3F716" w:rsidR="003A26C4" w:rsidDel="00D6595C" w:rsidRDefault="003A26C4" w:rsidP="007E1743">
      <w:pPr>
        <w:spacing w:line="480" w:lineRule="auto"/>
        <w:jc w:val="center"/>
        <w:rPr>
          <w:del w:id="826" w:author="Liu, Luyu" w:date="2020-06-01T15:11:00Z"/>
          <w:rFonts w:ascii="Times New Roman" w:hAnsi="Times New Roman" w:cs="Times New Roman"/>
          <w:sz w:val="24"/>
        </w:rPr>
      </w:pPr>
      <w:bookmarkStart w:id="827" w:name="_Ref36929078"/>
      <w:del w:id="828" w:author="Liu, Luyu" w:date="2020-06-01T15:11:00Z">
        <w:r w:rsidRPr="00122161" w:rsidDel="00D6595C">
          <w:rPr>
            <w:rFonts w:ascii="Times New Roman" w:hAnsi="Times New Roman" w:cs="Times New Roman"/>
            <w:sz w:val="24"/>
          </w:rPr>
          <w:delText xml:space="preserve">Figure </w:delText>
        </w:r>
        <w:r w:rsidRPr="00122161" w:rsidDel="00D6595C">
          <w:rPr>
            <w:rFonts w:ascii="Times New Roman" w:hAnsi="Times New Roman" w:cs="Times New Roman"/>
            <w:sz w:val="24"/>
          </w:rPr>
          <w:fldChar w:fldCharType="begin"/>
        </w:r>
        <w:r w:rsidRPr="00122161" w:rsidDel="00D6595C">
          <w:rPr>
            <w:rFonts w:ascii="Times New Roman" w:hAnsi="Times New Roman" w:cs="Times New Roman"/>
            <w:sz w:val="24"/>
          </w:rPr>
          <w:delInstrText xml:space="preserve"> SEQ Figure \* ARABIC </w:delInstrText>
        </w:r>
        <w:r w:rsidRPr="00122161" w:rsidDel="00D6595C">
          <w:rPr>
            <w:rFonts w:ascii="Times New Roman" w:hAnsi="Times New Roman" w:cs="Times New Roman"/>
            <w:sz w:val="24"/>
          </w:rPr>
          <w:fldChar w:fldCharType="separate"/>
        </w:r>
        <w:r w:rsidDel="00D6595C">
          <w:rPr>
            <w:rFonts w:ascii="Times New Roman" w:hAnsi="Times New Roman" w:cs="Times New Roman"/>
            <w:noProof/>
            <w:sz w:val="24"/>
          </w:rPr>
          <w:delText>4</w:delText>
        </w:r>
        <w:r w:rsidRPr="00122161" w:rsidDel="00D6595C">
          <w:rPr>
            <w:rFonts w:ascii="Times New Roman" w:hAnsi="Times New Roman" w:cs="Times New Roman"/>
            <w:sz w:val="24"/>
          </w:rPr>
          <w:fldChar w:fldCharType="end"/>
        </w:r>
        <w:bookmarkEnd w:id="827"/>
        <w:r w:rsidRPr="00122161" w:rsidDel="00D6595C">
          <w:rPr>
            <w:rFonts w:ascii="Times New Roman" w:hAnsi="Times New Roman" w:cs="Times New Roman"/>
            <w:sz w:val="24"/>
          </w:rPr>
          <w:delText xml:space="preserve">: </w:delText>
        </w:r>
        <w:r w:rsidDel="00D6595C">
          <w:rPr>
            <w:rFonts w:ascii="Times New Roman" w:hAnsi="Times New Roman" w:cs="Times New Roman"/>
            <w:sz w:val="24"/>
          </w:rPr>
          <w:delText>Trend of t</w:delText>
        </w:r>
        <w:r w:rsidRPr="00122161" w:rsidDel="00D6595C">
          <w:rPr>
            <w:rFonts w:ascii="Times New Roman" w:hAnsi="Times New Roman" w:cs="Times New Roman"/>
            <w:sz w:val="24"/>
          </w:rPr>
          <w:delText>he ratio of transit system with positive response interval</w:delText>
        </w:r>
        <w:r w:rsidDel="00D6595C">
          <w:rPr>
            <w:rFonts w:ascii="Times New Roman" w:hAnsi="Times New Roman" w:cs="Times New Roman"/>
            <w:sz w:val="24"/>
          </w:rPr>
          <w:delText xml:space="preserve"> for different incubation lag</w:delText>
        </w:r>
      </w:del>
    </w:p>
    <w:p w14:paraId="704825DF" w14:textId="4F4ABEAA" w:rsidR="003A26C4" w:rsidDel="00D6595C" w:rsidRDefault="003A26C4" w:rsidP="007E1743">
      <w:pPr>
        <w:spacing w:line="480" w:lineRule="auto"/>
        <w:rPr>
          <w:del w:id="829" w:author="Liu, Luyu" w:date="2020-06-01T15:11:00Z"/>
          <w:rFonts w:ascii="Times New Roman" w:hAnsi="Times New Roman" w:cs="Times New Roman"/>
          <w:sz w:val="24"/>
        </w:rPr>
      </w:pPr>
    </w:p>
    <w:p w14:paraId="1AE1DED7" w14:textId="01815807" w:rsidR="003A26C4" w:rsidDel="00D6595C" w:rsidRDefault="003A26C4" w:rsidP="007E1743">
      <w:pPr>
        <w:spacing w:line="480" w:lineRule="auto"/>
        <w:rPr>
          <w:del w:id="830" w:author="Liu, Luyu" w:date="2020-06-01T15:11:00Z"/>
          <w:rFonts w:ascii="Times New Roman" w:hAnsi="Times New Roman" w:cs="Times New Roman"/>
          <w:sz w:val="24"/>
        </w:rPr>
      </w:pPr>
    </w:p>
    <w:p w14:paraId="662E9746" w14:textId="2B8BFACC" w:rsidR="003A26C4" w:rsidRPr="009457DC" w:rsidDel="00D6595C" w:rsidRDefault="003A26C4" w:rsidP="007E1743">
      <w:pPr>
        <w:pStyle w:val="ListParagraph"/>
        <w:numPr>
          <w:ilvl w:val="1"/>
          <w:numId w:val="2"/>
        </w:numPr>
        <w:spacing w:line="480" w:lineRule="auto"/>
        <w:rPr>
          <w:del w:id="831" w:author="Liu, Luyu" w:date="2020-06-01T15:11:00Z"/>
          <w:rFonts w:ascii="Times New Roman" w:hAnsi="Times New Roman" w:cs="Times New Roman"/>
          <w:b/>
          <w:sz w:val="24"/>
        </w:rPr>
      </w:pPr>
      <w:commentRangeStart w:id="832"/>
      <w:commentRangeStart w:id="833"/>
      <w:del w:id="834" w:author="Liu, Luyu" w:date="2020-06-01T15:11:00Z">
        <w:r w:rsidRPr="009457DC" w:rsidDel="00D6595C">
          <w:rPr>
            <w:rFonts w:ascii="Times New Roman" w:hAnsi="Times New Roman" w:cs="Times New Roman"/>
            <w:b/>
            <w:sz w:val="24"/>
          </w:rPr>
          <w:delText xml:space="preserve"> Decay </w:delText>
        </w:r>
        <w:r w:rsidDel="00D6595C">
          <w:rPr>
            <w:rFonts w:ascii="Times New Roman" w:hAnsi="Times New Roman" w:cs="Times New Roman"/>
            <w:b/>
            <w:sz w:val="24"/>
          </w:rPr>
          <w:delText>rate</w:delText>
        </w:r>
      </w:del>
    </w:p>
    <w:p w14:paraId="246E48F9" w14:textId="00099FB6" w:rsidR="003A26C4" w:rsidDel="00D6595C" w:rsidRDefault="003A26C4" w:rsidP="007E1743">
      <w:pPr>
        <w:spacing w:line="480" w:lineRule="auto"/>
        <w:jc w:val="both"/>
        <w:rPr>
          <w:del w:id="835" w:author="Liu, Luyu" w:date="2020-06-01T15:11:00Z"/>
          <w:rFonts w:ascii="Times New Roman" w:hAnsi="Times New Roman" w:cs="Times New Roman"/>
          <w:sz w:val="24"/>
        </w:rPr>
      </w:pPr>
      <w:del w:id="836" w:author="Liu, Luyu" w:date="2020-06-01T15:11:00Z">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_Ref40213549 \h  \* MERGEFORMAT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Pr="009F5DFE" w:rsidDel="00D6595C">
          <w:rPr>
            <w:rFonts w:ascii="Times New Roman" w:hAnsi="Times New Roman" w:cs="Times New Roman"/>
            <w:sz w:val="24"/>
          </w:rPr>
          <w:delText xml:space="preserve">Figure </w:delText>
        </w:r>
        <w:r w:rsidDel="00D6595C">
          <w:rPr>
            <w:rFonts w:ascii="Times New Roman" w:hAnsi="Times New Roman" w:cs="Times New Roman"/>
            <w:noProof/>
            <w:sz w:val="24"/>
          </w:rPr>
          <w:delText>5</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w:delText>
        </w:r>
      </w:del>
      <w:del w:id="837" w:author="Liu, Luyu" w:date="2020-06-01T13:43:00Z">
        <w:r w:rsidDel="000638C8">
          <w:rPr>
            <w:rFonts w:ascii="Times New Roman" w:hAnsi="Times New Roman" w:cs="Times New Roman"/>
            <w:sz w:val="24"/>
          </w:rPr>
          <w:delText xml:space="preserve">  </w:delText>
        </w:r>
      </w:del>
      <w:del w:id="838" w:author="Liu, Luyu" w:date="2020-06-01T15:11:00Z">
        <w:r w:rsidDel="00D6595C">
          <w:rPr>
            <w:rFonts w:ascii="Times New Roman" w:hAnsi="Times New Roman" w:cs="Times New Roman"/>
            <w:sz w:val="24"/>
          </w:rPr>
          <w:delText>College towns emptied quickly during the pandemic.</w:delText>
        </w:r>
      </w:del>
      <w:del w:id="839" w:author="Liu, Luyu" w:date="2020-06-01T13:43:00Z">
        <w:r w:rsidDel="000638C8">
          <w:rPr>
            <w:rFonts w:ascii="Times New Roman" w:hAnsi="Times New Roman" w:cs="Times New Roman"/>
            <w:sz w:val="24"/>
          </w:rPr>
          <w:delText xml:space="preserve">  </w:delText>
        </w:r>
      </w:del>
      <w:commentRangeStart w:id="840"/>
      <w:del w:id="841" w:author="Liu, Luyu" w:date="2020-06-01T15:11:00Z">
        <w:r w:rsidDel="00D6595C">
          <w:rPr>
            <w:rFonts w:ascii="Times New Roman" w:hAnsi="Times New Roman" w:cs="Times New Roman"/>
            <w:sz w:val="24"/>
          </w:rPr>
          <w:delText>The slower decay rate in the Midwest and South may be explained by businesses staying open longer during the pandemic.</w:delText>
        </w:r>
        <w:commentRangeEnd w:id="840"/>
        <w:r w:rsidDel="00D6595C">
          <w:rPr>
            <w:rStyle w:val="CommentReference"/>
          </w:rPr>
          <w:commentReference w:id="840"/>
        </w:r>
      </w:del>
    </w:p>
    <w:p w14:paraId="35F24B8E" w14:textId="0C40B4A7" w:rsidR="003A26C4" w:rsidRPr="008811C5" w:rsidDel="00D6595C" w:rsidRDefault="003A26C4" w:rsidP="007E1743">
      <w:pPr>
        <w:spacing w:line="480" w:lineRule="auto"/>
        <w:rPr>
          <w:del w:id="842" w:author="Liu, Luyu" w:date="2020-06-01T15:11:00Z"/>
          <w:rFonts w:ascii="Times New Roman" w:hAnsi="Times New Roman" w:cs="Times New Roman"/>
          <w:sz w:val="24"/>
        </w:rPr>
      </w:pPr>
    </w:p>
    <w:p w14:paraId="2B494AEC" w14:textId="5C82557C" w:rsidR="003A26C4" w:rsidDel="00D6595C" w:rsidRDefault="003A26C4" w:rsidP="007E1743">
      <w:pPr>
        <w:keepNext/>
        <w:spacing w:line="480" w:lineRule="auto"/>
        <w:rPr>
          <w:del w:id="843" w:author="Liu, Luyu" w:date="2020-06-01T15:11:00Z"/>
        </w:rPr>
      </w:pPr>
      <w:del w:id="844" w:author="Liu, Luyu" w:date="2020-06-01T15:11:00Z">
        <w:r w:rsidRPr="00EC173A" w:rsidDel="00D6595C">
          <w:rPr>
            <w:noProof/>
          </w:rPr>
          <w:delText xml:space="preserve"> </w:delText>
        </w:r>
        <w:r w:rsidDel="00D6595C">
          <w:rPr>
            <w:noProof/>
          </w:rPr>
          <w:drawing>
            <wp:inline distT="0" distB="0" distL="0" distR="0" wp14:anchorId="42EDAACB" wp14:editId="32BDF96D">
              <wp:extent cx="5943600" cy="345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3130"/>
                      </a:xfrm>
                      <a:prstGeom prst="rect">
                        <a:avLst/>
                      </a:prstGeom>
                    </pic:spPr>
                  </pic:pic>
                </a:graphicData>
              </a:graphic>
            </wp:inline>
          </w:drawing>
        </w:r>
      </w:del>
    </w:p>
    <w:p w14:paraId="35CC0C63" w14:textId="790ADB63" w:rsidR="003A26C4" w:rsidDel="00D6595C" w:rsidRDefault="003A26C4" w:rsidP="007E1743">
      <w:pPr>
        <w:spacing w:line="480" w:lineRule="auto"/>
        <w:jc w:val="center"/>
        <w:rPr>
          <w:del w:id="845" w:author="Liu, Luyu" w:date="2020-06-01T15:11:00Z"/>
          <w:rFonts w:ascii="Times New Roman" w:hAnsi="Times New Roman" w:cs="Times New Roman"/>
          <w:sz w:val="24"/>
        </w:rPr>
      </w:pPr>
      <w:bookmarkStart w:id="846" w:name="_Ref40213549"/>
      <w:del w:id="847" w:author="Liu, Luyu" w:date="2020-06-01T15:11:00Z">
        <w:r w:rsidRPr="009F5DFE" w:rsidDel="00D6595C">
          <w:rPr>
            <w:rFonts w:ascii="Times New Roman" w:hAnsi="Times New Roman" w:cs="Times New Roman"/>
            <w:sz w:val="24"/>
          </w:rPr>
          <w:delText xml:space="preserve">Figure </w:delText>
        </w:r>
        <w:r w:rsidRPr="009F5DFE" w:rsidDel="00D6595C">
          <w:rPr>
            <w:rFonts w:ascii="Times New Roman" w:hAnsi="Times New Roman" w:cs="Times New Roman"/>
            <w:sz w:val="24"/>
          </w:rPr>
          <w:fldChar w:fldCharType="begin"/>
        </w:r>
        <w:r w:rsidRPr="009F5DFE" w:rsidDel="00D6595C">
          <w:rPr>
            <w:rFonts w:ascii="Times New Roman" w:hAnsi="Times New Roman" w:cs="Times New Roman"/>
            <w:sz w:val="24"/>
          </w:rPr>
          <w:delInstrText xml:space="preserve"> SEQ Figure \* ARABIC </w:delInstrText>
        </w:r>
        <w:r w:rsidRPr="009F5DFE" w:rsidDel="00D6595C">
          <w:rPr>
            <w:rFonts w:ascii="Times New Roman" w:hAnsi="Times New Roman" w:cs="Times New Roman"/>
            <w:sz w:val="24"/>
          </w:rPr>
          <w:fldChar w:fldCharType="separate"/>
        </w:r>
        <w:r w:rsidDel="00D6595C">
          <w:rPr>
            <w:rFonts w:ascii="Times New Roman" w:hAnsi="Times New Roman" w:cs="Times New Roman"/>
            <w:noProof/>
            <w:sz w:val="24"/>
          </w:rPr>
          <w:delText>5</w:delText>
        </w:r>
        <w:r w:rsidRPr="009F5DFE" w:rsidDel="00D6595C">
          <w:rPr>
            <w:rFonts w:ascii="Times New Roman" w:hAnsi="Times New Roman" w:cs="Times New Roman"/>
            <w:sz w:val="24"/>
          </w:rPr>
          <w:fldChar w:fldCharType="end"/>
        </w:r>
        <w:bookmarkEnd w:id="846"/>
        <w:r w:rsidRPr="009F5DFE" w:rsidDel="00D6595C">
          <w:rPr>
            <w:rFonts w:ascii="Times New Roman" w:hAnsi="Times New Roman" w:cs="Times New Roman"/>
            <w:sz w:val="24"/>
          </w:rPr>
          <w:delText xml:space="preserve">: </w:delText>
        </w:r>
        <w:r w:rsidDel="00D6595C">
          <w:rPr>
            <w:rFonts w:ascii="Times New Roman" w:hAnsi="Times New Roman" w:cs="Times New Roman"/>
            <w:sz w:val="24"/>
          </w:rPr>
          <w:delText xml:space="preserve">Geographic </w:delText>
        </w:r>
        <w:r w:rsidRPr="009F5DFE" w:rsidDel="00D6595C">
          <w:rPr>
            <w:rFonts w:ascii="Times New Roman" w:hAnsi="Times New Roman" w:cs="Times New Roman"/>
            <w:sz w:val="24"/>
          </w:rPr>
          <w:delText xml:space="preserve">distribution of </w:delText>
        </w:r>
        <w:r w:rsidDel="00D6595C">
          <w:rPr>
            <w:rFonts w:ascii="Times New Roman" w:hAnsi="Times New Roman" w:cs="Times New Roman"/>
            <w:sz w:val="24"/>
          </w:rPr>
          <w:delText>decay rate (quantile classification)</w:delText>
        </w:r>
      </w:del>
    </w:p>
    <w:p w14:paraId="700404D5" w14:textId="7EFF453F" w:rsidR="003A26C4" w:rsidRPr="00AC2AE6" w:rsidDel="00D6595C" w:rsidRDefault="003A26C4" w:rsidP="007E1743">
      <w:pPr>
        <w:spacing w:line="480" w:lineRule="auto"/>
        <w:ind w:firstLine="720"/>
        <w:jc w:val="both"/>
        <w:rPr>
          <w:del w:id="848" w:author="Liu, Luyu" w:date="2020-06-01T15:11:00Z"/>
          <w:rFonts w:ascii="Times New Roman" w:hAnsi="Times New Roman" w:cs="Times New Roman"/>
          <w:sz w:val="24"/>
        </w:rPr>
      </w:pPr>
      <w:del w:id="849" w:author="Liu, Luyu" w:date="2020-06-01T15:11:00Z">
        <w:r w:rsidDel="00D6595C">
          <w:rPr>
            <w:rFonts w:ascii="Times New Roman" w:hAnsi="Times New Roman" w:cs="Times New Roman"/>
            <w:sz w:val="24"/>
          </w:rPr>
          <w:lastRenderedPageBreak/>
          <w:fldChar w:fldCharType="begin"/>
        </w:r>
        <w:r w:rsidDel="00D6595C">
          <w:rPr>
            <w:rFonts w:ascii="Times New Roman" w:hAnsi="Times New Roman" w:cs="Times New Roman"/>
            <w:sz w:val="24"/>
          </w:rPr>
          <w:delInstrText xml:space="preserve"> REF _Ref39335091 \h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00E00C1E" w:rsidRPr="004F030E" w:rsidDel="00D6595C">
          <w:rPr>
            <w:rFonts w:ascii="Times New Roman" w:hAnsi="Times New Roman" w:cs="Times New Roman"/>
            <w:sz w:val="24"/>
          </w:rPr>
          <w:delText xml:space="preserve">Figure </w:delText>
        </w:r>
        <w:r w:rsidR="00E00C1E" w:rsidDel="00D6595C">
          <w:rPr>
            <w:rFonts w:ascii="Times New Roman" w:hAnsi="Times New Roman" w:cs="Times New Roman"/>
            <w:noProof/>
            <w:sz w:val="24"/>
          </w:rPr>
          <w:delText>6</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shows </w:delText>
        </w:r>
        <w:r w:rsidRPr="00AC2AE6" w:rsidDel="00D6595C">
          <w:rPr>
            <w:rFonts w:ascii="Times New Roman" w:hAnsi="Times New Roman" w:cs="Times New Roman"/>
            <w:sz w:val="24"/>
          </w:rPr>
          <w:delText>the decay rate ha</w:delText>
        </w:r>
        <w:r w:rsidDel="00D6595C">
          <w:rPr>
            <w:rFonts w:ascii="Times New Roman" w:hAnsi="Times New Roman" w:cs="Times New Roman"/>
            <w:sz w:val="24"/>
          </w:rPr>
          <w:delText>s</w:delText>
        </w:r>
        <w:r w:rsidRPr="00AC2AE6" w:rsidDel="00D6595C">
          <w:rPr>
            <w:rFonts w:ascii="Times New Roman" w:hAnsi="Times New Roman" w:cs="Times New Roman"/>
            <w:sz w:val="24"/>
          </w:rPr>
          <w:delText xml:space="preserve"> a positive </w:delText>
        </w:r>
        <w:r w:rsidDel="00D6595C">
          <w:rPr>
            <w:rFonts w:ascii="Times New Roman" w:hAnsi="Times New Roman" w:cs="Times New Roman"/>
            <w:sz w:val="24"/>
          </w:rPr>
          <w:delText>hyperbol</w:delText>
        </w:r>
      </w:del>
      <w:ins w:id="850" w:author="Miller, Harvey J." w:date="2020-06-01T09:48:00Z">
        <w:del w:id="851" w:author="Liu, Luyu" w:date="2020-06-01T15:11:00Z">
          <w:r w:rsidR="007F308D" w:rsidDel="00D6595C">
            <w:rPr>
              <w:rFonts w:ascii="Times New Roman" w:hAnsi="Times New Roman" w:cs="Times New Roman"/>
              <w:sz w:val="24"/>
            </w:rPr>
            <w:delText>ic</w:delText>
          </w:r>
        </w:del>
      </w:ins>
      <w:del w:id="852" w:author="Liu, Luyu" w:date="2020-06-01T15:11:00Z">
        <w:r w:rsidDel="00D6595C">
          <w:rPr>
            <w:rFonts w:ascii="Times New Roman" w:hAnsi="Times New Roman" w:cs="Times New Roman"/>
            <w:sz w:val="24"/>
          </w:rPr>
          <w:delText>a correlation with cliff point and a negative hyperbol</w:delText>
        </w:r>
      </w:del>
      <w:ins w:id="853" w:author="Miller, Harvey J." w:date="2020-06-01T09:48:00Z">
        <w:del w:id="854" w:author="Liu, Luyu" w:date="2020-06-01T15:11:00Z">
          <w:r w:rsidR="007F308D" w:rsidDel="00D6595C">
            <w:rPr>
              <w:rFonts w:ascii="Times New Roman" w:hAnsi="Times New Roman" w:cs="Times New Roman"/>
              <w:sz w:val="24"/>
            </w:rPr>
            <w:delText>ic</w:delText>
          </w:r>
        </w:del>
      </w:ins>
      <w:del w:id="855" w:author="Liu, Luyu" w:date="2020-06-01T15:11:00Z">
        <w:r w:rsidDel="00D6595C">
          <w:rPr>
            <w:rFonts w:ascii="Times New Roman" w:hAnsi="Times New Roman" w:cs="Times New Roman"/>
            <w:sz w:val="24"/>
          </w:rPr>
          <w:delText>a correlation with floor point, as formula</w:delText>
        </w:r>
      </w:del>
      <w:ins w:id="856" w:author="Miller, Harvey J." w:date="2020-06-01T09:48:00Z">
        <w:del w:id="857" w:author="Liu, Luyu" w:date="2020-06-01T15:11:00Z">
          <w:r w:rsidR="007F308D" w:rsidDel="00D6595C">
            <w:rPr>
              <w:rFonts w:ascii="Times New Roman" w:hAnsi="Times New Roman" w:cs="Times New Roman"/>
              <w:sz w:val="24"/>
            </w:rPr>
            <w:delText>s</w:delText>
          </w:r>
        </w:del>
      </w:ins>
      <w:del w:id="858" w:author="Liu, Luyu" w:date="2020-06-01T15:11:00Z">
        <w:r w:rsidDel="00D6595C">
          <w:rPr>
            <w:rFonts w:ascii="Times New Roman" w:hAnsi="Times New Roman" w:cs="Times New Roman"/>
            <w:sz w:val="24"/>
          </w:rPr>
          <w:delText xml:space="preserve"> </w:delText>
        </w:r>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_Ref40975019 \h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00E00C1E" w:rsidRPr="00E714F0" w:rsidDel="00D6595C">
          <w:rPr>
            <w:rFonts w:ascii="Times New Roman" w:eastAsia="Yu Mincho" w:hAnsi="Times New Roman" w:cs="Times New Roman"/>
            <w:sz w:val="24"/>
            <w:szCs w:val="24"/>
            <w:lang w:eastAsia="ja-JP"/>
          </w:rPr>
          <w:delText>(</w:delText>
        </w:r>
        <w:r w:rsidR="00E00C1E" w:rsidDel="00D6595C">
          <w:rPr>
            <w:rFonts w:ascii="Times New Roman" w:hAnsi="Times New Roman" w:cs="Times New Roman"/>
            <w:noProof/>
            <w:sz w:val="24"/>
            <w:szCs w:val="24"/>
          </w:rPr>
          <w:delText>5</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w:delText>
        </w:r>
        <w:r w:rsidR="00E00C1E" w:rsidDel="00D6595C">
          <w:rPr>
            <w:rFonts w:ascii="Times New Roman" w:hAnsi="Times New Roman" w:cs="Times New Roman"/>
            <w:sz w:val="24"/>
          </w:rPr>
          <w:delText xml:space="preserve">and </w:delText>
        </w:r>
        <w:r w:rsidR="00E00C1E" w:rsidDel="00D6595C">
          <w:rPr>
            <w:rFonts w:ascii="Times New Roman" w:hAnsi="Times New Roman" w:cs="Times New Roman"/>
            <w:sz w:val="24"/>
          </w:rPr>
          <w:fldChar w:fldCharType="begin"/>
        </w:r>
        <w:r w:rsidR="00E00C1E" w:rsidDel="00D6595C">
          <w:rPr>
            <w:rFonts w:ascii="Times New Roman" w:hAnsi="Times New Roman" w:cs="Times New Roman"/>
            <w:sz w:val="24"/>
          </w:rPr>
          <w:delInstrText xml:space="preserve"> REF _Ref41744631 \h </w:delInstrText>
        </w:r>
        <w:r w:rsidR="00E00C1E" w:rsidDel="00D6595C">
          <w:rPr>
            <w:rFonts w:ascii="Times New Roman" w:hAnsi="Times New Roman" w:cs="Times New Roman"/>
            <w:sz w:val="24"/>
          </w:rPr>
        </w:r>
        <w:r w:rsidR="00E00C1E" w:rsidDel="00D6595C">
          <w:rPr>
            <w:rFonts w:ascii="Times New Roman" w:hAnsi="Times New Roman" w:cs="Times New Roman"/>
            <w:sz w:val="24"/>
          </w:rPr>
          <w:fldChar w:fldCharType="separate"/>
        </w:r>
        <w:r w:rsidR="00E00C1E" w:rsidRPr="00E714F0" w:rsidDel="00D6595C">
          <w:rPr>
            <w:rFonts w:ascii="Times New Roman" w:eastAsia="Yu Mincho" w:hAnsi="Times New Roman" w:cs="Times New Roman"/>
            <w:sz w:val="24"/>
            <w:szCs w:val="24"/>
            <w:lang w:eastAsia="ja-JP"/>
          </w:rPr>
          <w:delText>(</w:delText>
        </w:r>
        <w:r w:rsidR="00E00C1E" w:rsidDel="00D6595C">
          <w:rPr>
            <w:rFonts w:ascii="Times New Roman" w:eastAsia="Yu Mincho" w:hAnsi="Times New Roman" w:cs="Times New Roman"/>
            <w:noProof/>
            <w:sz w:val="24"/>
            <w:szCs w:val="24"/>
            <w:lang w:eastAsia="ja-JP"/>
          </w:rPr>
          <w:delText>6</w:delText>
        </w:r>
        <w:r w:rsidR="00E00C1E" w:rsidDel="00D6595C">
          <w:rPr>
            <w:rFonts w:ascii="Times New Roman" w:hAnsi="Times New Roman" w:cs="Times New Roman"/>
            <w:sz w:val="24"/>
          </w:rPr>
          <w:fldChar w:fldCharType="end"/>
        </w:r>
        <w:r w:rsidR="00E00C1E" w:rsidDel="00D6595C">
          <w:rPr>
            <w:rFonts w:ascii="Times New Roman" w:hAnsi="Times New Roman" w:cs="Times New Roman"/>
            <w:sz w:val="24"/>
          </w:rPr>
          <w:delText xml:space="preserve">) </w:delText>
        </w:r>
        <w:r w:rsidDel="00D6595C">
          <w:rPr>
            <w:rFonts w:ascii="Times New Roman" w:hAnsi="Times New Roman" w:cs="Times New Roman"/>
            <w:sz w:val="24"/>
          </w:rPr>
          <w:delText>suggested</w:delText>
        </w:r>
        <w:r w:rsidRPr="00AC2AE6" w:rsidDel="00D6595C">
          <w:rPr>
            <w:rFonts w:ascii="Times New Roman" w:hAnsi="Times New Roman" w:cs="Times New Roman"/>
            <w:sz w:val="24"/>
          </w:rPr>
          <w:delText xml:space="preserve">. This indicates that the later the demand </w:delText>
        </w:r>
        <w:r w:rsidDel="00D6595C">
          <w:rPr>
            <w:rFonts w:ascii="Times New Roman" w:hAnsi="Times New Roman" w:cs="Times New Roman"/>
            <w:sz w:val="24"/>
          </w:rPr>
          <w:delText xml:space="preserve">decline </w:delText>
        </w:r>
        <w:r w:rsidRPr="00AC2AE6" w:rsidDel="00D6595C">
          <w:rPr>
            <w:rFonts w:ascii="Times New Roman" w:hAnsi="Times New Roman" w:cs="Times New Roman"/>
            <w:sz w:val="24"/>
          </w:rPr>
          <w:delText xml:space="preserve">happened, the faster it </w:delText>
        </w:r>
      </w:del>
      <w:ins w:id="859" w:author="Miller, Harvey J." w:date="2020-06-01T09:45:00Z">
        <w:del w:id="860" w:author="Liu, Luyu" w:date="2020-06-01T15:11:00Z">
          <w:r w:rsidR="007F308D" w:rsidDel="00D6595C">
            <w:rPr>
              <w:rFonts w:ascii="Times New Roman" w:hAnsi="Times New Roman" w:cs="Times New Roman"/>
              <w:sz w:val="24"/>
            </w:rPr>
            <w:delText>occurred</w:delText>
          </w:r>
        </w:del>
      </w:ins>
      <w:ins w:id="861" w:author="Miller, Harvey J." w:date="2020-06-01T09:49:00Z">
        <w:del w:id="862" w:author="Liu, Luyu" w:date="2020-06-01T15:11:00Z">
          <w:r w:rsidR="007F308D" w:rsidDel="00D6595C">
            <w:rPr>
              <w:rFonts w:ascii="Times New Roman" w:hAnsi="Times New Roman" w:cs="Times New Roman"/>
              <w:sz w:val="24"/>
            </w:rPr>
            <w:delText xml:space="preserve">, and </w:delText>
          </w:r>
        </w:del>
      </w:ins>
      <w:del w:id="863" w:author="Liu, Luyu" w:date="2020-06-01T15:11:00Z">
        <w:r w:rsidDel="00D6595C">
          <w:rPr>
            <w:rFonts w:ascii="Times New Roman" w:hAnsi="Times New Roman" w:cs="Times New Roman"/>
            <w:sz w:val="24"/>
          </w:rPr>
          <w:delText>was; but meanwhile the decline process would finish</w:delText>
        </w:r>
      </w:del>
      <w:ins w:id="864" w:author="Miller, Harvey J." w:date="2020-06-01T09:49:00Z">
        <w:del w:id="865" w:author="Liu, Luyu" w:date="2020-06-01T15:11:00Z">
          <w:r w:rsidR="007F308D" w:rsidDel="00D6595C">
            <w:rPr>
              <w:rFonts w:ascii="Times New Roman" w:hAnsi="Times New Roman" w:cs="Times New Roman"/>
              <w:sz w:val="24"/>
            </w:rPr>
            <w:delText>ed</w:delText>
          </w:r>
        </w:del>
      </w:ins>
      <w:del w:id="866" w:author="Liu, Luyu" w:date="2020-06-01T15:11:00Z">
        <w:r w:rsidDel="00D6595C">
          <w:rPr>
            <w:rFonts w:ascii="Times New Roman" w:hAnsi="Times New Roman" w:cs="Times New Roman"/>
            <w:sz w:val="24"/>
          </w:rPr>
          <w:delText xml:space="preserve"> earlier</w:delText>
        </w:r>
        <w:r w:rsidRPr="00AC2AE6" w:rsidDel="00D6595C">
          <w:rPr>
            <w:rFonts w:ascii="Times New Roman" w:hAnsi="Times New Roman" w:cs="Times New Roman"/>
            <w:sz w:val="24"/>
          </w:rPr>
          <w:delText>. This could be because the general transit passengers may be more aware of the risk of COVID-19 when more cases are reported nationally; the perceived fear grows higher as the time passed</w:delText>
        </w:r>
      </w:del>
      <w:ins w:id="867" w:author="Miller, Harvey J." w:date="2020-06-01T09:49:00Z">
        <w:del w:id="868" w:author="Liu, Luyu" w:date="2020-06-01T15:11:00Z">
          <w:r w:rsidR="007F308D" w:rsidDel="00D6595C">
            <w:rPr>
              <w:rFonts w:ascii="Times New Roman" w:hAnsi="Times New Roman" w:cs="Times New Roman"/>
              <w:sz w:val="24"/>
            </w:rPr>
            <w:delText>,</w:delText>
          </w:r>
        </w:del>
      </w:ins>
      <w:del w:id="869" w:author="Liu, Luyu" w:date="2020-06-01T15:11:00Z">
        <w:r w:rsidRPr="00AC2AE6" w:rsidDel="00D6595C">
          <w:rPr>
            <w:rFonts w:ascii="Times New Roman" w:hAnsi="Times New Roman" w:cs="Times New Roman"/>
            <w:sz w:val="24"/>
          </w:rPr>
          <w:delText xml:space="preserve"> </w:delText>
        </w:r>
      </w:del>
      <w:ins w:id="870" w:author="Miller, Harvey J." w:date="2020-06-01T09:49:00Z">
        <w:del w:id="871" w:author="Liu, Luyu" w:date="2020-06-01T15:11:00Z">
          <w:r w:rsidR="007F308D" w:rsidDel="00D6595C">
            <w:rPr>
              <w:rFonts w:ascii="Times New Roman" w:hAnsi="Times New Roman" w:cs="Times New Roman"/>
              <w:sz w:val="24"/>
            </w:rPr>
            <w:delText xml:space="preserve">causing transit users </w:delText>
          </w:r>
        </w:del>
      </w:ins>
      <w:del w:id="872" w:author="Liu, Luyu" w:date="2020-06-01T15:11:00Z">
        <w:r w:rsidRPr="00AC2AE6" w:rsidDel="00D6595C">
          <w:rPr>
            <w:rFonts w:ascii="Times New Roman" w:hAnsi="Times New Roman" w:cs="Times New Roman"/>
            <w:sz w:val="24"/>
          </w:rPr>
          <w:delText>thus driving local population to act faste</w:delText>
        </w:r>
        <w:r w:rsidDel="00D6595C">
          <w:rPr>
            <w:rFonts w:ascii="Times New Roman" w:hAnsi="Times New Roman" w:cs="Times New Roman"/>
            <w:sz w:val="24"/>
          </w:rPr>
          <w:delText xml:space="preserve">r </w:delText>
        </w:r>
      </w:del>
      <w:ins w:id="873" w:author="Miller, Harvey J." w:date="2020-06-01T09:50:00Z">
        <w:del w:id="874" w:author="Liu, Luyu" w:date="2020-06-01T15:11:00Z">
          <w:r w:rsidR="007F308D" w:rsidDel="00D6595C">
            <w:rPr>
              <w:rFonts w:ascii="Times New Roman" w:hAnsi="Times New Roman" w:cs="Times New Roman"/>
              <w:sz w:val="24"/>
            </w:rPr>
            <w:delText xml:space="preserve">and </w:delText>
          </w:r>
        </w:del>
      </w:ins>
      <w:del w:id="875" w:author="Liu, Luyu" w:date="2020-06-01T15:11:00Z">
        <w:r w:rsidDel="00D6595C">
          <w:rPr>
            <w:rFonts w:ascii="Times New Roman" w:hAnsi="Times New Roman" w:cs="Times New Roman"/>
            <w:sz w:val="24"/>
          </w:rPr>
          <w:delText xml:space="preserve">thus reach the floor point earlier. This also suggests that the time when the decline finished is less </w:delText>
        </w:r>
      </w:del>
      <w:ins w:id="876" w:author="Miller, Harvey J." w:date="2020-06-01T09:50:00Z">
        <w:del w:id="877" w:author="Liu, Luyu" w:date="2020-06-01T15:11:00Z">
          <w:r w:rsidR="007F308D" w:rsidDel="00D6595C">
            <w:rPr>
              <w:rFonts w:ascii="Times New Roman" w:hAnsi="Times New Roman" w:cs="Times New Roman"/>
              <w:sz w:val="24"/>
            </w:rPr>
            <w:delText xml:space="preserve">related </w:delText>
          </w:r>
        </w:del>
      </w:ins>
      <w:del w:id="878" w:author="Liu, Luyu" w:date="2020-06-01T15:11:00Z">
        <w:r w:rsidDel="00D6595C">
          <w:rPr>
            <w:rFonts w:ascii="Times New Roman" w:hAnsi="Times New Roman" w:cs="Times New Roman"/>
            <w:sz w:val="24"/>
          </w:rPr>
          <w:delText>relevant to when it started</w:delText>
        </w:r>
      </w:del>
      <w:ins w:id="879" w:author="Miller, Harvey J." w:date="2020-06-01T09:50:00Z">
        <w:del w:id="880" w:author="Liu, Luyu" w:date="2020-06-01T15:11:00Z">
          <w:r w:rsidR="007F308D" w:rsidDel="00D6595C">
            <w:rPr>
              <w:rFonts w:ascii="Times New Roman" w:hAnsi="Times New Roman" w:cs="Times New Roman"/>
              <w:sz w:val="24"/>
            </w:rPr>
            <w:delText xml:space="preserve"> than </w:delText>
          </w:r>
        </w:del>
      </w:ins>
      <w:del w:id="881" w:author="Liu, Luyu" w:date="2020-06-01T15:11:00Z">
        <w:r w:rsidDel="00D6595C">
          <w:rPr>
            <w:rFonts w:ascii="Times New Roman" w:hAnsi="Times New Roman" w:cs="Times New Roman"/>
            <w:sz w:val="24"/>
          </w:rPr>
          <w:delText xml:space="preserve">, but is more relevant to the speed of reaction. The major determinant of the cliff and floor point in formula </w:delText>
        </w:r>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_Ref40975019 \h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Pr="00E714F0" w:rsidDel="00D6595C">
          <w:rPr>
            <w:rFonts w:ascii="Times New Roman" w:eastAsia="Yu Mincho" w:hAnsi="Times New Roman" w:cs="Times New Roman"/>
            <w:sz w:val="24"/>
            <w:szCs w:val="24"/>
            <w:lang w:eastAsia="ja-JP"/>
          </w:rPr>
          <w:delText>(</w:delText>
        </w:r>
        <w:r w:rsidDel="00D6595C">
          <w:rPr>
            <w:rFonts w:ascii="Times New Roman" w:hAnsi="Times New Roman" w:cs="Times New Roman"/>
            <w:noProof/>
            <w:sz w:val="24"/>
            <w:szCs w:val="24"/>
          </w:rPr>
          <w:delText>4</w:delText>
        </w:r>
        <w:r w:rsidDel="00D6595C">
          <w:rPr>
            <w:rFonts w:ascii="Times New Roman" w:hAnsi="Times New Roman" w:cs="Times New Roman"/>
            <w:sz w:val="24"/>
          </w:rPr>
          <w:fldChar w:fldCharType="end"/>
        </w:r>
        <w:r w:rsidDel="00D6595C">
          <w:rPr>
            <w:rFonts w:ascii="Times New Roman" w:hAnsi="Times New Roman" w:cs="Times New Roman"/>
            <w:sz w:val="24"/>
          </w:rPr>
          <w:delText>) is decay rate instead of</w:delText>
        </w:r>
        <w:r w:rsidR="00ED7101" w:rsidDel="00D6595C">
          <w:rPr>
            <w:rFonts w:ascii="Times New Roman" w:hAnsi="Times New Roman" w:cs="Times New Roman"/>
            <w:sz w:val="24"/>
          </w:rPr>
          <w:delText xml:space="preserve"> </w:delText>
        </w:r>
        <w:r w:rsidR="00ED7101" w:rsidRPr="00EB2C02" w:rsidDel="00D6595C">
          <w:rPr>
            <w:rFonts w:ascii="Times New Roman" w:hAnsi="Times New Roman" w:cs="Times New Roman"/>
            <w:i/>
            <w:sz w:val="24"/>
          </w:rPr>
          <w:delText>t</w:delText>
        </w:r>
        <w:r w:rsidR="00ED7101" w:rsidRPr="00EB2C02" w:rsidDel="00D6595C">
          <w:rPr>
            <w:rFonts w:ascii="Times New Roman" w:hAnsi="Times New Roman" w:cs="Times New Roman"/>
            <w:i/>
            <w:sz w:val="24"/>
            <w:vertAlign w:val="subscript"/>
          </w:rPr>
          <w:delText>0</w:delText>
        </w:r>
        <w:r w:rsidDel="00D6595C">
          <w:rPr>
            <w:rFonts w:ascii="Times New Roman" w:hAnsi="Times New Roman" w:cs="Times New Roman"/>
            <w:sz w:val="24"/>
          </w:rPr>
          <w:delText>.</w:delText>
        </w:r>
      </w:del>
    </w:p>
    <w:p w14:paraId="653A5B88" w14:textId="2210779A" w:rsidR="003A26C4" w:rsidDel="00D6595C" w:rsidRDefault="003A26C4" w:rsidP="007E1743">
      <w:pPr>
        <w:spacing w:line="480" w:lineRule="auto"/>
        <w:ind w:firstLine="720"/>
        <w:jc w:val="both"/>
        <w:rPr>
          <w:del w:id="882" w:author="Liu, Luyu" w:date="2020-06-01T15:11:00Z"/>
          <w:rFonts w:ascii="Times New Roman" w:hAnsi="Times New Roman" w:cs="Times New Roman"/>
          <w:sz w:val="24"/>
        </w:rPr>
      </w:pPr>
    </w:p>
    <w:p w14:paraId="0AD66FDD" w14:textId="53A14BB4" w:rsidR="003A26C4" w:rsidDel="00D6595C" w:rsidRDefault="003A26C4" w:rsidP="007E1743">
      <w:pPr>
        <w:keepNext/>
        <w:spacing w:line="480" w:lineRule="auto"/>
        <w:jc w:val="center"/>
        <w:rPr>
          <w:del w:id="883" w:author="Liu, Luyu" w:date="2020-06-01T15:11:00Z"/>
        </w:rPr>
      </w:pPr>
      <w:del w:id="884" w:author="Liu, Luyu" w:date="2020-06-01T15:11:00Z">
        <w:r w:rsidDel="00D6595C">
          <w:rPr>
            <w:rFonts w:ascii="Times New Roman" w:hAnsi="Times New Roman" w:cs="Times New Roman"/>
            <w:noProof/>
            <w:sz w:val="24"/>
          </w:rPr>
          <w:drawing>
            <wp:inline distT="0" distB="0" distL="0" distR="0" wp14:anchorId="3D168F9B" wp14:editId="25901250">
              <wp:extent cx="5440228" cy="20116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_versus_cliffandfloorpoint.png"/>
                      <pic:cNvPicPr/>
                    </pic:nvPicPr>
                    <pic:blipFill>
                      <a:blip r:embed="rId14">
                        <a:extLst>
                          <a:ext uri="{28A0092B-C50C-407E-A947-70E740481C1C}">
                            <a14:useLocalDpi xmlns:a14="http://schemas.microsoft.com/office/drawing/2010/main" val="0"/>
                          </a:ext>
                        </a:extLst>
                      </a:blip>
                      <a:stretch>
                        <a:fillRect/>
                      </a:stretch>
                    </pic:blipFill>
                    <pic:spPr>
                      <a:xfrm>
                        <a:off x="0" y="0"/>
                        <a:ext cx="5466040" cy="2021225"/>
                      </a:xfrm>
                      <a:prstGeom prst="rect">
                        <a:avLst/>
                      </a:prstGeom>
                    </pic:spPr>
                  </pic:pic>
                </a:graphicData>
              </a:graphic>
            </wp:inline>
          </w:drawing>
        </w:r>
        <w:commentRangeStart w:id="885"/>
        <w:commentRangeEnd w:id="885"/>
        <w:r w:rsidDel="00D6595C">
          <w:rPr>
            <w:rStyle w:val="CommentReference"/>
          </w:rPr>
          <w:commentReference w:id="885"/>
        </w:r>
      </w:del>
    </w:p>
    <w:p w14:paraId="5F8E23A3" w14:textId="77ADFE65" w:rsidR="003A26C4" w:rsidDel="00D6595C" w:rsidRDefault="003A26C4" w:rsidP="007E1743">
      <w:pPr>
        <w:spacing w:line="480" w:lineRule="auto"/>
        <w:jc w:val="center"/>
        <w:rPr>
          <w:del w:id="886" w:author="Liu, Luyu" w:date="2020-06-01T15:11:00Z"/>
          <w:rFonts w:ascii="Times New Roman" w:hAnsi="Times New Roman" w:cs="Times New Roman"/>
          <w:sz w:val="24"/>
        </w:rPr>
      </w:pPr>
      <w:bookmarkStart w:id="887" w:name="_Ref39335091"/>
      <w:del w:id="888" w:author="Liu, Luyu" w:date="2020-06-01T15:11:00Z">
        <w:r w:rsidRPr="004F030E" w:rsidDel="00D6595C">
          <w:rPr>
            <w:rFonts w:ascii="Times New Roman" w:hAnsi="Times New Roman" w:cs="Times New Roman"/>
            <w:sz w:val="24"/>
          </w:rPr>
          <w:delText xml:space="preserve">Figure </w:delText>
        </w:r>
        <w:r w:rsidRPr="004F030E" w:rsidDel="00D6595C">
          <w:rPr>
            <w:rFonts w:ascii="Times New Roman" w:hAnsi="Times New Roman" w:cs="Times New Roman"/>
            <w:sz w:val="24"/>
          </w:rPr>
          <w:fldChar w:fldCharType="begin"/>
        </w:r>
        <w:r w:rsidRPr="004F030E" w:rsidDel="00D6595C">
          <w:rPr>
            <w:rFonts w:ascii="Times New Roman" w:hAnsi="Times New Roman" w:cs="Times New Roman"/>
            <w:sz w:val="24"/>
          </w:rPr>
          <w:delInstrText xml:space="preserve"> SEQ Figure \* ARABIC </w:delInstrText>
        </w:r>
        <w:r w:rsidRPr="004F030E" w:rsidDel="00D6595C">
          <w:rPr>
            <w:rFonts w:ascii="Times New Roman" w:hAnsi="Times New Roman" w:cs="Times New Roman"/>
            <w:sz w:val="24"/>
          </w:rPr>
          <w:fldChar w:fldCharType="separate"/>
        </w:r>
        <w:r w:rsidDel="00D6595C">
          <w:rPr>
            <w:rFonts w:ascii="Times New Roman" w:hAnsi="Times New Roman" w:cs="Times New Roman"/>
            <w:noProof/>
            <w:sz w:val="24"/>
          </w:rPr>
          <w:delText>6</w:delText>
        </w:r>
        <w:r w:rsidRPr="004F030E" w:rsidDel="00D6595C">
          <w:rPr>
            <w:rFonts w:ascii="Times New Roman" w:hAnsi="Times New Roman" w:cs="Times New Roman"/>
            <w:sz w:val="24"/>
          </w:rPr>
          <w:fldChar w:fldCharType="end"/>
        </w:r>
        <w:bookmarkEnd w:id="887"/>
        <w:r w:rsidRPr="004F030E" w:rsidDel="00D6595C">
          <w:rPr>
            <w:rFonts w:ascii="Times New Roman" w:hAnsi="Times New Roman" w:cs="Times New Roman"/>
            <w:sz w:val="24"/>
          </w:rPr>
          <w:delText xml:space="preserve">: </w:delText>
        </w:r>
      </w:del>
      <w:ins w:id="889" w:author="Miller, Harvey J." w:date="2020-06-01T09:51:00Z">
        <w:del w:id="890" w:author="Liu, Luyu" w:date="2020-06-01T15:11:00Z">
          <w:r w:rsidR="007F308D" w:rsidDel="00D6595C">
            <w:rPr>
              <w:rFonts w:ascii="Times New Roman" w:hAnsi="Times New Roman" w:cs="Times New Roman"/>
              <w:sz w:val="24"/>
            </w:rPr>
            <w:delText xml:space="preserve">Hyperbolic </w:delText>
          </w:r>
        </w:del>
      </w:ins>
      <w:del w:id="891" w:author="Liu, Luyu" w:date="2020-06-01T15:11:00Z">
        <w:r w:rsidRPr="004F030E" w:rsidDel="00D6595C">
          <w:rPr>
            <w:rFonts w:ascii="Times New Roman" w:hAnsi="Times New Roman" w:cs="Times New Roman"/>
            <w:sz w:val="24"/>
          </w:rPr>
          <w:delText>the relationship</w:delText>
        </w:r>
        <w:r w:rsidDel="00D6595C">
          <w:rPr>
            <w:rFonts w:ascii="Times New Roman" w:hAnsi="Times New Roman" w:cs="Times New Roman"/>
            <w:sz w:val="24"/>
          </w:rPr>
          <w:delText xml:space="preserve"> and a hyperbola fitting</w:delText>
        </w:r>
        <w:r w:rsidRPr="004F030E" w:rsidDel="00D6595C">
          <w:rPr>
            <w:rFonts w:ascii="Times New Roman" w:hAnsi="Times New Roman" w:cs="Times New Roman"/>
            <w:sz w:val="24"/>
          </w:rPr>
          <w:delText xml:space="preserve"> between decay rate</w:delText>
        </w:r>
      </w:del>
      <w:ins w:id="892" w:author="Miller, Harvey J." w:date="2020-06-01T09:51:00Z">
        <w:del w:id="893" w:author="Liu, Luyu" w:date="2020-06-01T15:11:00Z">
          <w:r w:rsidR="007F308D" w:rsidDel="00D6595C">
            <w:rPr>
              <w:rFonts w:ascii="Times New Roman" w:hAnsi="Times New Roman" w:cs="Times New Roman"/>
              <w:sz w:val="24"/>
            </w:rPr>
            <w:delText>s</w:delText>
          </w:r>
        </w:del>
      </w:ins>
      <w:del w:id="894" w:author="Liu, Luyu" w:date="2020-06-01T15:11:00Z">
        <w:r w:rsidDel="00D6595C">
          <w:rPr>
            <w:rFonts w:ascii="Times New Roman" w:hAnsi="Times New Roman" w:cs="Times New Roman"/>
            <w:sz w:val="24"/>
          </w:rPr>
          <w:delText xml:space="preserve"> and cliff point</w:delText>
        </w:r>
      </w:del>
      <w:ins w:id="895" w:author="Miller, Harvey J." w:date="2020-06-01T09:51:00Z">
        <w:del w:id="896" w:author="Liu, Luyu" w:date="2020-06-01T15:11:00Z">
          <w:r w:rsidR="007F308D" w:rsidDel="00D6595C">
            <w:rPr>
              <w:rFonts w:ascii="Times New Roman" w:hAnsi="Times New Roman" w:cs="Times New Roman"/>
              <w:sz w:val="24"/>
            </w:rPr>
            <w:delText>s</w:delText>
          </w:r>
        </w:del>
      </w:ins>
      <w:del w:id="897" w:author="Liu, Luyu" w:date="2020-06-01T15:11:00Z">
        <w:r w:rsidRPr="004F030E" w:rsidDel="00D6595C">
          <w:rPr>
            <w:rFonts w:ascii="Times New Roman" w:hAnsi="Times New Roman" w:cs="Times New Roman"/>
            <w:sz w:val="24"/>
          </w:rPr>
          <w:delText>.</w:delText>
        </w:r>
        <w:commentRangeEnd w:id="832"/>
        <w:r w:rsidDel="00D6595C">
          <w:rPr>
            <w:rStyle w:val="CommentReference"/>
          </w:rPr>
          <w:commentReference w:id="832"/>
        </w:r>
        <w:commentRangeEnd w:id="833"/>
        <w:r w:rsidDel="00D6595C">
          <w:rPr>
            <w:rStyle w:val="CommentReference"/>
          </w:rPr>
          <w:commentReference w:id="833"/>
        </w:r>
      </w:del>
    </w:p>
    <w:p w14:paraId="6AFA0073" w14:textId="69056D03" w:rsidR="003A26C4" w:rsidDel="00D6595C" w:rsidRDefault="003A26C4" w:rsidP="007E1743">
      <w:pPr>
        <w:spacing w:line="480" w:lineRule="auto"/>
        <w:rPr>
          <w:del w:id="898" w:author="Liu, Luyu" w:date="2020-06-01T15:11:00Z"/>
          <w:rFonts w:ascii="Times New Roman" w:hAnsi="Times New Roman" w:cs="Times New Roman"/>
          <w:sz w:val="24"/>
        </w:rPr>
      </w:pPr>
    </w:p>
    <w:p w14:paraId="13F02C9F" w14:textId="1C464B9A" w:rsidR="003A26C4" w:rsidRPr="009457DC" w:rsidDel="00D6595C" w:rsidRDefault="003A26C4" w:rsidP="007E1743">
      <w:pPr>
        <w:spacing w:line="480" w:lineRule="auto"/>
        <w:rPr>
          <w:del w:id="899" w:author="Liu, Luyu" w:date="2020-06-01T15:11:00Z"/>
          <w:rFonts w:ascii="Times New Roman" w:hAnsi="Times New Roman" w:cs="Times New Roman"/>
          <w:b/>
          <w:sz w:val="24"/>
          <w:highlight w:val="yellow"/>
        </w:rPr>
      </w:pPr>
      <w:del w:id="900" w:author="Liu, Luyu" w:date="2020-06-01T15:11:00Z">
        <w:r w:rsidRPr="009457DC" w:rsidDel="00D6595C">
          <w:rPr>
            <w:rFonts w:ascii="Times New Roman" w:hAnsi="Times New Roman" w:cs="Times New Roman"/>
            <w:b/>
            <w:sz w:val="24"/>
          </w:rPr>
          <w:delText>3.4.</w:delText>
        </w:r>
        <w:r w:rsidDel="00D6595C">
          <w:rPr>
            <w:rFonts w:ascii="Times New Roman" w:hAnsi="Times New Roman" w:cs="Times New Roman"/>
            <w:sz w:val="24"/>
          </w:rPr>
          <w:delText xml:space="preserve"> </w:delText>
        </w:r>
        <w:r w:rsidRPr="009457DC" w:rsidDel="00D6595C">
          <w:rPr>
            <w:rFonts w:ascii="Times New Roman" w:hAnsi="Times New Roman" w:cs="Times New Roman"/>
            <w:b/>
            <w:sz w:val="24"/>
          </w:rPr>
          <w:delText>Change in daily transit demand dynamics</w:delText>
        </w:r>
        <w:r w:rsidRPr="009457DC" w:rsidDel="00D6595C">
          <w:rPr>
            <w:rFonts w:ascii="Times New Roman" w:hAnsi="Times New Roman" w:cs="Times New Roman"/>
            <w:b/>
            <w:sz w:val="24"/>
            <w:highlight w:val="yellow"/>
          </w:rPr>
          <w:delText xml:space="preserve"> </w:delText>
        </w:r>
      </w:del>
    </w:p>
    <w:p w14:paraId="7FEC9883" w14:textId="1E708C0D" w:rsidR="003A26C4" w:rsidRPr="00AD14EC" w:rsidDel="00D6595C" w:rsidRDefault="003A26C4" w:rsidP="007E1743">
      <w:pPr>
        <w:spacing w:line="480" w:lineRule="auto"/>
        <w:jc w:val="both"/>
        <w:rPr>
          <w:del w:id="901" w:author="Liu, Luyu" w:date="2020-06-01T15:11:00Z"/>
          <w:rFonts w:ascii="Times New Roman" w:hAnsi="Times New Roman" w:cs="Times New Roman"/>
          <w:sz w:val="24"/>
        </w:rPr>
      </w:pPr>
      <w:del w:id="902" w:author="Liu, Luyu" w:date="2020-06-01T15:11:00Z">
        <w:r w:rsidDel="00D6595C">
          <w:rPr>
            <w:rFonts w:ascii="Times New Roman" w:hAnsi="Times New Roman" w:cs="Times New Roman"/>
            <w:sz w:val="24"/>
          </w:rPr>
          <w:lastRenderedPageBreak/>
          <w:fldChar w:fldCharType="begin"/>
        </w:r>
        <w:r w:rsidDel="00D6595C">
          <w:rPr>
            <w:rFonts w:ascii="Times New Roman" w:hAnsi="Times New Roman" w:cs="Times New Roman"/>
            <w:sz w:val="24"/>
          </w:rPr>
          <w:delInstrText xml:space="preserve"> REF _Ref40881206 \h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00F00780" w:rsidRPr="006A27A5" w:rsidDel="00D6595C">
          <w:rPr>
            <w:rFonts w:ascii="Times New Roman" w:hAnsi="Times New Roman" w:cs="Times New Roman"/>
            <w:sz w:val="24"/>
          </w:rPr>
          <w:delText xml:space="preserve">Figure </w:delText>
        </w:r>
        <w:r w:rsidR="00F00780" w:rsidDel="00D6595C">
          <w:rPr>
            <w:rFonts w:ascii="Times New Roman" w:hAnsi="Times New Roman" w:cs="Times New Roman"/>
            <w:noProof/>
            <w:sz w:val="24"/>
          </w:rPr>
          <w:delText>7</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shows the geographic distribution of each transit system’s average Procrustes distance between its normal and pandemic hourly demand curves. This map shows a similar pattern to the geographic distribution of floor values (</w:delText>
        </w:r>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_Ref40207857 \h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00F00780" w:rsidRPr="002F0BE4" w:rsidDel="00D6595C">
          <w:rPr>
            <w:rFonts w:ascii="Times New Roman" w:hAnsi="Times New Roman" w:cs="Times New Roman"/>
            <w:sz w:val="24"/>
          </w:rPr>
          <w:delText xml:space="preserve">Figure </w:delText>
        </w:r>
        <w:r w:rsidR="00F00780" w:rsidDel="00D6595C">
          <w:rPr>
            <w:rFonts w:ascii="Times New Roman" w:hAnsi="Times New Roman" w:cs="Times New Roman"/>
            <w:noProof/>
            <w:sz w:val="24"/>
          </w:rPr>
          <w:delText>2</w:delText>
        </w:r>
        <w:r w:rsidDel="00D6595C">
          <w:rPr>
            <w:rFonts w:ascii="Times New Roman" w:hAnsi="Times New Roman" w:cs="Times New Roman"/>
            <w:sz w:val="24"/>
          </w:rPr>
          <w:fldChar w:fldCharType="end"/>
        </w:r>
        <w:r w:rsidDel="00D6595C">
          <w:rPr>
            <w:rFonts w:ascii="Times New Roman" w:hAnsi="Times New Roman" w:cs="Times New Roman"/>
            <w:sz w:val="24"/>
          </w:rPr>
          <w:delText>): transit systems serving communities that are dominated by non-physical occupations (including university towns) experienced large qualitative changes in their weekday hourly demand patterns.</w:delText>
        </w:r>
      </w:del>
      <w:del w:id="903" w:author="Liu, Luyu" w:date="2020-06-01T13:43:00Z">
        <w:r w:rsidDel="000638C8">
          <w:rPr>
            <w:rFonts w:ascii="Times New Roman" w:hAnsi="Times New Roman" w:cs="Times New Roman"/>
            <w:sz w:val="24"/>
          </w:rPr>
          <w:delText xml:space="preserve">  </w:delText>
        </w:r>
      </w:del>
      <w:del w:id="904" w:author="Liu, Luyu" w:date="2020-06-01T15:11:00Z">
        <w:r w:rsidDel="00D6595C">
          <w:rPr>
            <w:rFonts w:ascii="Times New Roman" w:hAnsi="Times New Roman" w:cs="Times New Roman"/>
            <w:sz w:val="24"/>
          </w:rPr>
          <w:delText>In contrast, the Procrustes distances between normal and pandemic hourly transit demand profiles of older communities in the Midwest and Northeast is low, meaning these transit system retained much of their typical daily demand profile (albeit with lower levels of overall demand</w:delText>
        </w:r>
        <w:r w:rsidR="00B152DD" w:rsidDel="00D6595C">
          <w:rPr>
            <w:rFonts w:ascii="Times New Roman" w:hAnsi="Times New Roman" w:cs="Times New Roman"/>
            <w:sz w:val="24"/>
          </w:rPr>
          <w:delText>)</w:delText>
        </w:r>
        <w:r w:rsidDel="00D6595C">
          <w:rPr>
            <w:rFonts w:ascii="Times New Roman" w:hAnsi="Times New Roman" w:cs="Times New Roman"/>
            <w:sz w:val="24"/>
          </w:rPr>
          <w:delText>.</w:delText>
        </w:r>
      </w:del>
      <w:del w:id="905" w:author="Liu, Luyu" w:date="2020-06-01T13:43:00Z">
        <w:r w:rsidDel="000638C8">
          <w:rPr>
            <w:rFonts w:ascii="Times New Roman" w:hAnsi="Times New Roman" w:cs="Times New Roman"/>
            <w:sz w:val="24"/>
          </w:rPr>
          <w:delText xml:space="preserve">  </w:delText>
        </w:r>
      </w:del>
      <w:del w:id="906" w:author="Liu, Luyu" w:date="2020-06-01T15:11:00Z">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_Ref40301224 \h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00F00780" w:rsidRPr="003001AF" w:rsidDel="00D6595C">
          <w:rPr>
            <w:rFonts w:ascii="Times New Roman" w:hAnsi="Times New Roman" w:cs="Times New Roman"/>
            <w:sz w:val="24"/>
          </w:rPr>
          <w:delText xml:space="preserve">Figure </w:delText>
        </w:r>
        <w:r w:rsidR="00F00780" w:rsidDel="00D6595C">
          <w:rPr>
            <w:rFonts w:ascii="Times New Roman" w:hAnsi="Times New Roman" w:cs="Times New Roman"/>
            <w:noProof/>
            <w:sz w:val="24"/>
          </w:rPr>
          <w:delText>8</w:delText>
        </w:r>
        <w:r w:rsidDel="00D6595C">
          <w:rPr>
            <w:rFonts w:ascii="Times New Roman" w:hAnsi="Times New Roman" w:cs="Times New Roman"/>
            <w:sz w:val="24"/>
          </w:rPr>
          <w:fldChar w:fldCharType="end"/>
        </w:r>
        <w:r w:rsidRPr="00AD14EC" w:rsidDel="00D6595C">
          <w:rPr>
            <w:rFonts w:ascii="Times New Roman" w:hAnsi="Times New Roman" w:cs="Times New Roman"/>
            <w:sz w:val="24"/>
          </w:rPr>
          <w:delText xml:space="preserve"> </w:delText>
        </w:r>
        <w:r w:rsidDel="00D6595C">
          <w:rPr>
            <w:rFonts w:ascii="Times New Roman" w:hAnsi="Times New Roman" w:cs="Times New Roman"/>
            <w:sz w:val="24"/>
          </w:rPr>
          <w:delText xml:space="preserve">confirms the </w:delText>
        </w:r>
        <w:r w:rsidRPr="00AD14EC" w:rsidDel="00D6595C">
          <w:rPr>
            <w:rFonts w:ascii="Times New Roman" w:hAnsi="Times New Roman" w:cs="Times New Roman"/>
            <w:sz w:val="24"/>
          </w:rPr>
          <w:delText>strong corr</w:delText>
        </w:r>
        <w:r w:rsidDel="00D6595C">
          <w:rPr>
            <w:rFonts w:ascii="Times New Roman" w:hAnsi="Times New Roman" w:cs="Times New Roman"/>
            <w:sz w:val="24"/>
          </w:rPr>
          <w:delText>elation between the</w:delText>
        </w:r>
        <w:r w:rsidRPr="00AD14EC" w:rsidDel="00D6595C">
          <w:rPr>
            <w:rFonts w:ascii="Times New Roman" w:hAnsi="Times New Roman" w:cs="Times New Roman"/>
            <w:sz w:val="24"/>
          </w:rPr>
          <w:delText xml:space="preserve"> </w:delText>
        </w:r>
        <w:r w:rsidDel="00D6595C">
          <w:rPr>
            <w:rFonts w:ascii="Times New Roman" w:hAnsi="Times New Roman" w:cs="Times New Roman"/>
            <w:sz w:val="24"/>
          </w:rPr>
          <w:delText>Procrustes distance and floor values: higher levels of base demand during the pandemic also means less shift from the typical hourly demand profile.</w:delText>
        </w:r>
        <w:r w:rsidRPr="00AD14EC" w:rsidDel="00D6595C">
          <w:rPr>
            <w:rFonts w:ascii="Times New Roman" w:hAnsi="Times New Roman" w:cs="Times New Roman"/>
            <w:sz w:val="24"/>
          </w:rPr>
          <w:delText xml:space="preserve"> </w:delText>
        </w:r>
      </w:del>
    </w:p>
    <w:p w14:paraId="32A3E81B" w14:textId="5EB99DC5" w:rsidR="003A26C4" w:rsidDel="00D6595C" w:rsidRDefault="003A26C4" w:rsidP="007E1743">
      <w:pPr>
        <w:spacing w:line="480" w:lineRule="auto"/>
        <w:jc w:val="both"/>
        <w:rPr>
          <w:del w:id="907" w:author="Liu, Luyu" w:date="2020-06-01T15:11:00Z"/>
          <w:rFonts w:ascii="Times New Roman" w:hAnsi="Times New Roman" w:cs="Times New Roman"/>
          <w:sz w:val="24"/>
        </w:rPr>
      </w:pPr>
    </w:p>
    <w:p w14:paraId="550C19DE" w14:textId="0F40E938" w:rsidR="003A26C4" w:rsidDel="00D6595C" w:rsidRDefault="003A26C4" w:rsidP="007E1743">
      <w:pPr>
        <w:keepNext/>
        <w:spacing w:line="480" w:lineRule="auto"/>
        <w:rPr>
          <w:del w:id="908" w:author="Liu, Luyu" w:date="2020-06-01T15:11:00Z"/>
        </w:rPr>
      </w:pPr>
      <w:del w:id="909" w:author="Liu, Luyu" w:date="2020-06-01T15:11:00Z">
        <w:r w:rsidRPr="00BA5A34" w:rsidDel="00D6595C">
          <w:rPr>
            <w:noProof/>
          </w:rPr>
          <w:lastRenderedPageBreak/>
          <w:delText xml:space="preserve"> </w:delText>
        </w:r>
        <w:r w:rsidDel="00D6595C">
          <w:rPr>
            <w:noProof/>
          </w:rPr>
          <w:drawing>
            <wp:inline distT="0" distB="0" distL="0" distR="0" wp14:anchorId="231B5B36" wp14:editId="6B86D96B">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3925"/>
                      </a:xfrm>
                      <a:prstGeom prst="rect">
                        <a:avLst/>
                      </a:prstGeom>
                    </pic:spPr>
                  </pic:pic>
                </a:graphicData>
              </a:graphic>
            </wp:inline>
          </w:drawing>
        </w:r>
      </w:del>
    </w:p>
    <w:p w14:paraId="4C492D1E" w14:textId="58D4512E" w:rsidR="003A26C4" w:rsidDel="00D6595C" w:rsidRDefault="003A26C4" w:rsidP="007E1743">
      <w:pPr>
        <w:spacing w:line="480" w:lineRule="auto"/>
        <w:jc w:val="center"/>
        <w:rPr>
          <w:del w:id="910" w:author="Liu, Luyu" w:date="2020-06-01T15:11:00Z"/>
          <w:rFonts w:ascii="Times New Roman" w:hAnsi="Times New Roman" w:cs="Times New Roman"/>
          <w:sz w:val="24"/>
        </w:rPr>
      </w:pPr>
      <w:bookmarkStart w:id="911" w:name="_Ref40881206"/>
      <w:del w:id="912" w:author="Liu, Luyu" w:date="2020-06-01T15:11:00Z">
        <w:r w:rsidRPr="006A27A5" w:rsidDel="00D6595C">
          <w:rPr>
            <w:rFonts w:ascii="Times New Roman" w:hAnsi="Times New Roman" w:cs="Times New Roman"/>
            <w:sz w:val="24"/>
          </w:rPr>
          <w:delText xml:space="preserve">Figure </w:delText>
        </w:r>
        <w:r w:rsidRPr="006A27A5" w:rsidDel="00D6595C">
          <w:rPr>
            <w:rFonts w:ascii="Times New Roman" w:hAnsi="Times New Roman" w:cs="Times New Roman"/>
            <w:sz w:val="24"/>
          </w:rPr>
          <w:fldChar w:fldCharType="begin"/>
        </w:r>
        <w:r w:rsidRPr="006A27A5" w:rsidDel="00D6595C">
          <w:rPr>
            <w:rFonts w:ascii="Times New Roman" w:hAnsi="Times New Roman" w:cs="Times New Roman"/>
            <w:sz w:val="24"/>
          </w:rPr>
          <w:delInstrText xml:space="preserve"> SEQ Figure \* ARABIC </w:delInstrText>
        </w:r>
        <w:r w:rsidRPr="006A27A5" w:rsidDel="00D6595C">
          <w:rPr>
            <w:rFonts w:ascii="Times New Roman" w:hAnsi="Times New Roman" w:cs="Times New Roman"/>
            <w:sz w:val="24"/>
          </w:rPr>
          <w:fldChar w:fldCharType="separate"/>
        </w:r>
        <w:r w:rsidDel="00D6595C">
          <w:rPr>
            <w:rFonts w:ascii="Times New Roman" w:hAnsi="Times New Roman" w:cs="Times New Roman"/>
            <w:noProof/>
            <w:sz w:val="24"/>
          </w:rPr>
          <w:delText>7</w:delText>
        </w:r>
        <w:r w:rsidRPr="006A27A5" w:rsidDel="00D6595C">
          <w:rPr>
            <w:rFonts w:ascii="Times New Roman" w:hAnsi="Times New Roman" w:cs="Times New Roman"/>
            <w:sz w:val="24"/>
          </w:rPr>
          <w:fldChar w:fldCharType="end"/>
        </w:r>
        <w:bookmarkEnd w:id="911"/>
        <w:r w:rsidRPr="006A27A5" w:rsidDel="00D6595C">
          <w:rPr>
            <w:rFonts w:ascii="Times New Roman" w:hAnsi="Times New Roman" w:cs="Times New Roman"/>
            <w:sz w:val="24"/>
          </w:rPr>
          <w:delText xml:space="preserve">: </w:delText>
        </w:r>
        <w:r w:rsidDel="00D6595C">
          <w:rPr>
            <w:rFonts w:ascii="Times New Roman" w:hAnsi="Times New Roman" w:cs="Times New Roman"/>
            <w:sz w:val="24"/>
          </w:rPr>
          <w:delText>G</w:delText>
        </w:r>
        <w:r w:rsidRPr="006A27A5" w:rsidDel="00D6595C">
          <w:rPr>
            <w:rFonts w:ascii="Times New Roman" w:hAnsi="Times New Roman" w:cs="Times New Roman"/>
            <w:sz w:val="24"/>
          </w:rPr>
          <w:delText xml:space="preserve">eographic distribution </w:delText>
        </w:r>
        <w:r w:rsidDel="00D6595C">
          <w:rPr>
            <w:rFonts w:ascii="Times New Roman" w:hAnsi="Times New Roman" w:cs="Times New Roman"/>
            <w:sz w:val="24"/>
          </w:rPr>
          <w:delText xml:space="preserve">average </w:delText>
        </w:r>
        <w:r w:rsidRPr="006A27A5" w:rsidDel="00D6595C">
          <w:rPr>
            <w:rFonts w:ascii="Times New Roman" w:hAnsi="Times New Roman" w:cs="Times New Roman"/>
            <w:sz w:val="24"/>
          </w:rPr>
          <w:delText>Procrustes distance between normal and pandemic</w:delText>
        </w:r>
        <w:r w:rsidDel="00D6595C">
          <w:rPr>
            <w:rFonts w:ascii="Times New Roman" w:hAnsi="Times New Roman" w:cs="Times New Roman"/>
            <w:sz w:val="24"/>
          </w:rPr>
          <w:delText xml:space="preserve"> weekday hourly demand </w:delText>
        </w:r>
        <w:r w:rsidRPr="006A27A5" w:rsidDel="00D6595C">
          <w:rPr>
            <w:rFonts w:ascii="Times New Roman" w:hAnsi="Times New Roman" w:cs="Times New Roman"/>
            <w:sz w:val="24"/>
          </w:rPr>
          <w:delText>curves.</w:delText>
        </w:r>
      </w:del>
    </w:p>
    <w:p w14:paraId="2E54BF13" w14:textId="643B433A" w:rsidR="003A26C4" w:rsidDel="00D6595C" w:rsidRDefault="003A26C4" w:rsidP="007E1743">
      <w:pPr>
        <w:spacing w:line="480" w:lineRule="auto"/>
        <w:jc w:val="both"/>
        <w:rPr>
          <w:del w:id="913" w:author="Liu, Luyu" w:date="2020-06-01T15:11:00Z"/>
          <w:rFonts w:ascii="Times New Roman" w:hAnsi="Times New Roman" w:cs="Times New Roman"/>
          <w:sz w:val="24"/>
        </w:rPr>
      </w:pPr>
    </w:p>
    <w:p w14:paraId="04331A51" w14:textId="508EE907" w:rsidR="003A26C4" w:rsidDel="00D6595C" w:rsidRDefault="003A26C4" w:rsidP="007E1743">
      <w:pPr>
        <w:spacing w:line="480" w:lineRule="auto"/>
        <w:jc w:val="both"/>
        <w:rPr>
          <w:del w:id="914" w:author="Liu, Luyu" w:date="2020-06-01T15:11:00Z"/>
          <w:rFonts w:ascii="Times New Roman" w:hAnsi="Times New Roman" w:cs="Times New Roman"/>
          <w:sz w:val="24"/>
        </w:rPr>
      </w:pPr>
    </w:p>
    <w:p w14:paraId="6DAB8025" w14:textId="18C53D6E" w:rsidR="00F00780" w:rsidDel="00D6595C" w:rsidRDefault="00F00780" w:rsidP="007E1743">
      <w:pPr>
        <w:keepNext/>
        <w:spacing w:line="480" w:lineRule="auto"/>
        <w:jc w:val="center"/>
        <w:rPr>
          <w:del w:id="915" w:author="Liu, Luyu" w:date="2020-06-01T15:11:00Z"/>
        </w:rPr>
      </w:pPr>
      <w:del w:id="916" w:author="Liu, Luyu" w:date="2020-06-01T15:11:00Z">
        <w:r w:rsidDel="00D6595C">
          <w:rPr>
            <w:noProof/>
          </w:rPr>
          <w:lastRenderedPageBreak/>
          <w:drawing>
            <wp:inline distT="0" distB="0" distL="0" distR="0" wp14:anchorId="6866E4CF" wp14:editId="764237AD">
              <wp:extent cx="4395470" cy="43103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470" cy="4310380"/>
                      </a:xfrm>
                      <a:prstGeom prst="rect">
                        <a:avLst/>
                      </a:prstGeom>
                      <a:noFill/>
                    </pic:spPr>
                  </pic:pic>
                </a:graphicData>
              </a:graphic>
            </wp:inline>
          </w:drawing>
        </w:r>
      </w:del>
    </w:p>
    <w:p w14:paraId="0E872063" w14:textId="282C0563" w:rsidR="003A26C4" w:rsidRPr="003001AF" w:rsidDel="00D6595C" w:rsidRDefault="003A26C4" w:rsidP="007E1743">
      <w:pPr>
        <w:spacing w:line="480" w:lineRule="auto"/>
        <w:jc w:val="center"/>
        <w:rPr>
          <w:del w:id="917" w:author="Liu, Luyu" w:date="2020-06-01T15:11:00Z"/>
          <w:rFonts w:ascii="Times New Roman" w:hAnsi="Times New Roman" w:cs="Times New Roman"/>
          <w:sz w:val="24"/>
        </w:rPr>
      </w:pPr>
      <w:bookmarkStart w:id="918" w:name="_Ref40301224"/>
      <w:del w:id="919" w:author="Liu, Luyu" w:date="2020-06-01T15:11:00Z">
        <w:r w:rsidRPr="003001AF" w:rsidDel="00D6595C">
          <w:rPr>
            <w:rFonts w:ascii="Times New Roman" w:hAnsi="Times New Roman" w:cs="Times New Roman"/>
            <w:sz w:val="24"/>
          </w:rPr>
          <w:delText xml:space="preserve">Figure </w:delText>
        </w:r>
        <w:r w:rsidRPr="003001AF" w:rsidDel="00D6595C">
          <w:rPr>
            <w:rFonts w:ascii="Times New Roman" w:hAnsi="Times New Roman" w:cs="Times New Roman"/>
            <w:sz w:val="24"/>
          </w:rPr>
          <w:fldChar w:fldCharType="begin"/>
        </w:r>
        <w:r w:rsidRPr="003001AF" w:rsidDel="00D6595C">
          <w:rPr>
            <w:rFonts w:ascii="Times New Roman" w:hAnsi="Times New Roman" w:cs="Times New Roman"/>
            <w:sz w:val="24"/>
          </w:rPr>
          <w:delInstrText xml:space="preserve"> SEQ Figure \* ARABIC </w:delInstrText>
        </w:r>
        <w:r w:rsidRPr="003001AF" w:rsidDel="00D6595C">
          <w:rPr>
            <w:rFonts w:ascii="Times New Roman" w:hAnsi="Times New Roman" w:cs="Times New Roman"/>
            <w:sz w:val="24"/>
          </w:rPr>
          <w:fldChar w:fldCharType="separate"/>
        </w:r>
        <w:r w:rsidDel="00D6595C">
          <w:rPr>
            <w:rFonts w:ascii="Times New Roman" w:hAnsi="Times New Roman" w:cs="Times New Roman"/>
            <w:noProof/>
            <w:sz w:val="24"/>
          </w:rPr>
          <w:delText>8</w:delText>
        </w:r>
        <w:r w:rsidRPr="003001AF" w:rsidDel="00D6595C">
          <w:rPr>
            <w:rFonts w:ascii="Times New Roman" w:hAnsi="Times New Roman" w:cs="Times New Roman"/>
            <w:sz w:val="24"/>
          </w:rPr>
          <w:fldChar w:fldCharType="end"/>
        </w:r>
        <w:bookmarkEnd w:id="918"/>
        <w:r w:rsidRPr="003001AF" w:rsidDel="00D6595C">
          <w:rPr>
            <w:rFonts w:ascii="Times New Roman" w:hAnsi="Times New Roman" w:cs="Times New Roman"/>
            <w:sz w:val="24"/>
          </w:rPr>
          <w:delText>: Relationship between ave</w:delText>
        </w:r>
        <w:r w:rsidDel="00D6595C">
          <w:rPr>
            <w:rFonts w:ascii="Times New Roman" w:hAnsi="Times New Roman" w:cs="Times New Roman"/>
            <w:sz w:val="24"/>
          </w:rPr>
          <w:delText>rage P</w:delText>
        </w:r>
        <w:r w:rsidRPr="003001AF" w:rsidDel="00D6595C">
          <w:rPr>
            <w:rFonts w:ascii="Times New Roman" w:hAnsi="Times New Roman" w:cs="Times New Roman"/>
            <w:sz w:val="24"/>
          </w:rPr>
          <w:delText>rocrustes distance and floor value.</w:delText>
        </w:r>
      </w:del>
    </w:p>
    <w:p w14:paraId="70F234AD" w14:textId="5361686F" w:rsidR="003A26C4" w:rsidDel="00D6595C" w:rsidRDefault="003A26C4" w:rsidP="007E1743">
      <w:pPr>
        <w:spacing w:line="480" w:lineRule="auto"/>
        <w:rPr>
          <w:del w:id="920" w:author="Liu, Luyu" w:date="2020-06-01T15:11:00Z"/>
          <w:rFonts w:ascii="Times New Roman" w:hAnsi="Times New Roman" w:cs="Times New Roman"/>
          <w:sz w:val="24"/>
        </w:rPr>
      </w:pPr>
      <w:del w:id="921" w:author="Liu, Luyu" w:date="2020-06-01T15:11:00Z">
        <w:r w:rsidDel="00D6595C">
          <w:rPr>
            <w:rFonts w:ascii="Times New Roman" w:hAnsi="Times New Roman" w:cs="Times New Roman"/>
            <w:sz w:val="24"/>
          </w:rPr>
          <w:tab/>
        </w:r>
      </w:del>
    </w:p>
    <w:p w14:paraId="16DBD254" w14:textId="5C38D7C9" w:rsidR="003A26C4" w:rsidDel="00D6595C" w:rsidRDefault="003A26C4" w:rsidP="007E1743">
      <w:pPr>
        <w:spacing w:line="480" w:lineRule="auto"/>
        <w:ind w:firstLine="720"/>
        <w:jc w:val="both"/>
        <w:rPr>
          <w:del w:id="922" w:author="Liu, Luyu" w:date="2020-06-01T15:11:00Z"/>
          <w:rFonts w:ascii="Times New Roman" w:hAnsi="Times New Roman" w:cs="Times New Roman"/>
          <w:sz w:val="24"/>
        </w:rPr>
      </w:pPr>
      <w:del w:id="923" w:author="Liu, Luyu" w:date="2020-06-01T15:11:00Z">
        <w:r w:rsidRPr="0094100D" w:rsidDel="00D6595C">
          <w:rPr>
            <w:rFonts w:ascii="Times New Roman" w:hAnsi="Times New Roman" w:cs="Times New Roman"/>
            <w:sz w:val="24"/>
          </w:rPr>
          <w:fldChar w:fldCharType="begin"/>
        </w:r>
        <w:r w:rsidRPr="0094100D" w:rsidDel="00D6595C">
          <w:rPr>
            <w:rFonts w:ascii="Times New Roman" w:hAnsi="Times New Roman" w:cs="Times New Roman"/>
            <w:sz w:val="24"/>
          </w:rPr>
          <w:delInstrText xml:space="preserve"> REF _Ref38028360 \h  \* MERGEFORMAT </w:delInstrText>
        </w:r>
        <w:r w:rsidRPr="0094100D" w:rsidDel="00D6595C">
          <w:rPr>
            <w:rFonts w:ascii="Times New Roman" w:hAnsi="Times New Roman" w:cs="Times New Roman"/>
            <w:sz w:val="24"/>
          </w:rPr>
        </w:r>
        <w:r w:rsidRPr="0094100D" w:rsidDel="00D6595C">
          <w:rPr>
            <w:rFonts w:ascii="Times New Roman" w:hAnsi="Times New Roman" w:cs="Times New Roman"/>
            <w:sz w:val="24"/>
          </w:rPr>
          <w:fldChar w:fldCharType="separate"/>
        </w:r>
        <w:r w:rsidR="00751133" w:rsidRPr="0094100D" w:rsidDel="00D6595C">
          <w:rPr>
            <w:rFonts w:ascii="Times New Roman" w:hAnsi="Times New Roman" w:cs="Times New Roman"/>
            <w:sz w:val="24"/>
          </w:rPr>
          <w:delText xml:space="preserve">Figure </w:delText>
        </w:r>
        <w:r w:rsidR="00751133" w:rsidDel="00D6595C">
          <w:rPr>
            <w:rFonts w:ascii="Times New Roman" w:hAnsi="Times New Roman" w:cs="Times New Roman"/>
            <w:sz w:val="24"/>
          </w:rPr>
          <w:delText>9</w:delText>
        </w:r>
        <w:r w:rsidRPr="0094100D" w:rsidDel="00D6595C">
          <w:rPr>
            <w:rFonts w:ascii="Times New Roman" w:hAnsi="Times New Roman" w:cs="Times New Roman"/>
            <w:sz w:val="24"/>
          </w:rPr>
          <w:fldChar w:fldCharType="end"/>
        </w:r>
        <w:r w:rsidRPr="0094100D" w:rsidDel="00D6595C">
          <w:rPr>
            <w:rFonts w:ascii="Times New Roman" w:hAnsi="Times New Roman" w:cs="Times New Roman"/>
            <w:sz w:val="24"/>
          </w:rPr>
          <w:delText xml:space="preserve"> shows the</w:delText>
        </w:r>
        <w:r w:rsidDel="00D6595C">
          <w:rPr>
            <w:rFonts w:ascii="Times New Roman" w:hAnsi="Times New Roman" w:cs="Times New Roman"/>
            <w:sz w:val="24"/>
          </w:rPr>
          <w:delText xml:space="preserve"> daily </w:delText>
        </w:r>
        <w:r w:rsidRPr="0094100D" w:rsidDel="00D6595C">
          <w:rPr>
            <w:rFonts w:ascii="Times New Roman" w:hAnsi="Times New Roman" w:cs="Times New Roman"/>
            <w:sz w:val="24"/>
          </w:rPr>
          <w:delText xml:space="preserve">distribution of all the transit systems’ average Procrustes distance between its normal and </w:delText>
        </w:r>
        <w:r w:rsidDel="00D6595C">
          <w:rPr>
            <w:rFonts w:ascii="Times New Roman" w:hAnsi="Times New Roman" w:cs="Times New Roman"/>
            <w:sz w:val="24"/>
          </w:rPr>
          <w:delText xml:space="preserve">pandemic </w:delText>
        </w:r>
        <w:r w:rsidRPr="0094100D" w:rsidDel="00D6595C">
          <w:rPr>
            <w:rFonts w:ascii="Times New Roman" w:hAnsi="Times New Roman" w:cs="Times New Roman"/>
            <w:sz w:val="24"/>
          </w:rPr>
          <w:delText>hourly demand curves.</w:delText>
        </w:r>
        <w:r w:rsidRPr="00433D2B" w:rsidDel="00D6595C">
          <w:rPr>
            <w:rFonts w:ascii="Times New Roman" w:hAnsi="Times New Roman" w:cs="Times New Roman"/>
            <w:sz w:val="24"/>
          </w:rPr>
          <w:delText xml:space="preserve"> </w:delText>
        </w:r>
        <w:r w:rsidDel="00D6595C">
          <w:rPr>
            <w:rFonts w:ascii="Times New Roman" w:hAnsi="Times New Roman" w:cs="Times New Roman"/>
            <w:sz w:val="24"/>
          </w:rPr>
          <w:delTex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delText>
        </w:r>
      </w:del>
    </w:p>
    <w:p w14:paraId="0A208F33" w14:textId="236B6C1E" w:rsidR="003A26C4" w:rsidDel="00D6595C" w:rsidRDefault="003A26C4" w:rsidP="007E1743">
      <w:pPr>
        <w:spacing w:line="480" w:lineRule="auto"/>
        <w:ind w:firstLine="720"/>
        <w:jc w:val="both"/>
        <w:rPr>
          <w:del w:id="924" w:author="Liu, Luyu" w:date="2020-06-01T15:11:00Z"/>
          <w:rFonts w:ascii="Times New Roman" w:hAnsi="Times New Roman" w:cs="Times New Roman"/>
          <w:sz w:val="24"/>
        </w:rPr>
      </w:pPr>
      <w:del w:id="925" w:author="Liu, Luyu" w:date="2020-06-01T15:11:00Z">
        <w:r w:rsidDel="00D6595C">
          <w:rPr>
            <w:rFonts w:ascii="Times New Roman" w:hAnsi="Times New Roman" w:cs="Times New Roman"/>
            <w:sz w:val="24"/>
          </w:rPr>
          <w:delText xml:space="preserve">The </w:delText>
        </w:r>
        <w:r w:rsidRPr="006F0ECC" w:rsidDel="00D6595C">
          <w:rPr>
            <w:rFonts w:ascii="Times New Roman" w:hAnsi="Times New Roman" w:cs="Times New Roman"/>
            <w:sz w:val="24"/>
          </w:rPr>
          <w:delText xml:space="preserve">Procrustes </w:delText>
        </w:r>
        <w:r w:rsidDel="00D6595C">
          <w:rPr>
            <w:rFonts w:ascii="Times New Roman" w:hAnsi="Times New Roman" w:cs="Times New Roman"/>
            <w:sz w:val="24"/>
          </w:rPr>
          <w:delText xml:space="preserve">distance value also shows a regular periodical pattern: the distances are higher for weekdays (black points in </w:delText>
        </w:r>
        <w:r w:rsidRPr="0094100D" w:rsidDel="00D6595C">
          <w:rPr>
            <w:rFonts w:ascii="Times New Roman" w:hAnsi="Times New Roman" w:cs="Times New Roman"/>
            <w:sz w:val="24"/>
          </w:rPr>
          <w:fldChar w:fldCharType="begin"/>
        </w:r>
        <w:r w:rsidRPr="0094100D" w:rsidDel="00D6595C">
          <w:rPr>
            <w:rFonts w:ascii="Times New Roman" w:hAnsi="Times New Roman" w:cs="Times New Roman"/>
            <w:sz w:val="24"/>
          </w:rPr>
          <w:delInstrText xml:space="preserve"> REF _Ref38028360 \h  \* MERGEFORMAT </w:delInstrText>
        </w:r>
        <w:r w:rsidRPr="0094100D" w:rsidDel="00D6595C">
          <w:rPr>
            <w:rFonts w:ascii="Times New Roman" w:hAnsi="Times New Roman" w:cs="Times New Roman"/>
            <w:sz w:val="24"/>
          </w:rPr>
        </w:r>
        <w:r w:rsidRPr="0094100D" w:rsidDel="00D6595C">
          <w:rPr>
            <w:rFonts w:ascii="Times New Roman" w:hAnsi="Times New Roman" w:cs="Times New Roman"/>
            <w:sz w:val="24"/>
          </w:rPr>
          <w:fldChar w:fldCharType="separate"/>
        </w:r>
        <w:r w:rsidR="00751133" w:rsidRPr="0094100D" w:rsidDel="00D6595C">
          <w:rPr>
            <w:rFonts w:ascii="Times New Roman" w:hAnsi="Times New Roman" w:cs="Times New Roman"/>
            <w:sz w:val="24"/>
          </w:rPr>
          <w:delText xml:space="preserve">Figure </w:delText>
        </w:r>
        <w:r w:rsidR="00751133" w:rsidDel="00D6595C">
          <w:rPr>
            <w:rFonts w:ascii="Times New Roman" w:hAnsi="Times New Roman" w:cs="Times New Roman"/>
            <w:sz w:val="24"/>
          </w:rPr>
          <w:delText>9</w:delText>
        </w:r>
        <w:r w:rsidRPr="0094100D" w:rsidDel="00D6595C">
          <w:rPr>
            <w:rFonts w:ascii="Times New Roman" w:hAnsi="Times New Roman" w:cs="Times New Roman"/>
            <w:sz w:val="24"/>
          </w:rPr>
          <w:fldChar w:fldCharType="end"/>
        </w:r>
        <w:r w:rsidDel="00D6595C">
          <w:rPr>
            <w:rFonts w:ascii="Times New Roman" w:hAnsi="Times New Roman" w:cs="Times New Roman"/>
            <w:sz w:val="24"/>
          </w:rPr>
          <w:delText xml:space="preserve">) than weekends (blue points in </w:delText>
        </w:r>
        <w:r w:rsidRPr="0094100D" w:rsidDel="00D6595C">
          <w:rPr>
            <w:rFonts w:ascii="Times New Roman" w:hAnsi="Times New Roman" w:cs="Times New Roman"/>
            <w:sz w:val="24"/>
          </w:rPr>
          <w:fldChar w:fldCharType="begin"/>
        </w:r>
        <w:r w:rsidRPr="0094100D" w:rsidDel="00D6595C">
          <w:rPr>
            <w:rFonts w:ascii="Times New Roman" w:hAnsi="Times New Roman" w:cs="Times New Roman"/>
            <w:sz w:val="24"/>
          </w:rPr>
          <w:delInstrText xml:space="preserve"> REF _Ref38028360 \h  \* MERGEFORMAT </w:delInstrText>
        </w:r>
        <w:r w:rsidRPr="0094100D" w:rsidDel="00D6595C">
          <w:rPr>
            <w:rFonts w:ascii="Times New Roman" w:hAnsi="Times New Roman" w:cs="Times New Roman"/>
            <w:sz w:val="24"/>
          </w:rPr>
        </w:r>
        <w:r w:rsidRPr="0094100D" w:rsidDel="00D6595C">
          <w:rPr>
            <w:rFonts w:ascii="Times New Roman" w:hAnsi="Times New Roman" w:cs="Times New Roman"/>
            <w:sz w:val="24"/>
          </w:rPr>
          <w:fldChar w:fldCharType="separate"/>
        </w:r>
        <w:r w:rsidR="00751133" w:rsidRPr="0094100D" w:rsidDel="00D6595C">
          <w:rPr>
            <w:rFonts w:ascii="Times New Roman" w:hAnsi="Times New Roman" w:cs="Times New Roman"/>
            <w:sz w:val="24"/>
          </w:rPr>
          <w:delText xml:space="preserve">Figure </w:delText>
        </w:r>
        <w:r w:rsidR="00751133" w:rsidDel="00D6595C">
          <w:rPr>
            <w:rFonts w:ascii="Times New Roman" w:hAnsi="Times New Roman" w:cs="Times New Roman"/>
            <w:sz w:val="24"/>
          </w:rPr>
          <w:delText>9</w:delText>
        </w:r>
        <w:r w:rsidRPr="0094100D" w:rsidDel="00D6595C">
          <w:rPr>
            <w:rFonts w:ascii="Times New Roman" w:hAnsi="Times New Roman" w:cs="Times New Roman"/>
            <w:sz w:val="24"/>
          </w:rPr>
          <w:fldChar w:fldCharType="end"/>
        </w:r>
        <w:r w:rsidDel="00D6595C">
          <w:rPr>
            <w:rFonts w:ascii="Times New Roman" w:hAnsi="Times New Roman" w:cs="Times New Roman"/>
            <w:sz w:val="24"/>
          </w:rPr>
          <w:delText xml:space="preserve">), which means the hourly demand pattern diverged from normal more on weekdays than weekends. By </w:delText>
        </w:r>
        <w:r w:rsidDel="00D6595C">
          <w:rPr>
            <w:rFonts w:ascii="Times New Roman" w:hAnsi="Times New Roman" w:cs="Times New Roman"/>
            <w:sz w:val="24"/>
          </w:rPr>
          <w:lastRenderedPageBreak/>
          <w:delText>visualizing the hourly demand pattern, we note that weekday and weekend hourly demand patterns became more similar. To confirm this, we calculate the Procrustes distances between weekdays and weekends.</w:delText>
        </w:r>
      </w:del>
      <w:del w:id="926" w:author="Liu, Luyu" w:date="2020-06-01T13:43:00Z">
        <w:r w:rsidDel="000638C8">
          <w:rPr>
            <w:rFonts w:ascii="Times New Roman" w:hAnsi="Times New Roman" w:cs="Times New Roman"/>
            <w:sz w:val="24"/>
          </w:rPr>
          <w:delText xml:space="preserve">  </w:delText>
        </w:r>
      </w:del>
      <w:del w:id="927" w:author="Liu, Luyu" w:date="2020-06-01T15:11:00Z">
        <w:r w:rsidDel="00D6595C">
          <w:rPr>
            <w:rFonts w:ascii="Times New Roman" w:hAnsi="Times New Roman" w:cs="Times New Roman"/>
            <w:sz w:val="24"/>
          </w:rPr>
          <w:delText>These distances decreased for all transit systems during the pandemic.</w:delText>
        </w:r>
      </w:del>
      <w:del w:id="928" w:author="Liu, Luyu" w:date="2020-06-01T13:43:00Z">
        <w:r w:rsidDel="000638C8">
          <w:rPr>
            <w:rFonts w:ascii="Times New Roman" w:hAnsi="Times New Roman" w:cs="Times New Roman"/>
            <w:sz w:val="24"/>
          </w:rPr>
          <w:delText xml:space="preserve">  </w:delText>
        </w:r>
      </w:del>
      <w:del w:id="929" w:author="Liu, Luyu" w:date="2020-06-01T15:11:00Z">
        <w:r w:rsidDel="00D6595C">
          <w:rPr>
            <w:rFonts w:ascii="Times New Roman" w:hAnsi="Times New Roman" w:cs="Times New Roman"/>
            <w:sz w:val="24"/>
          </w:rPr>
          <w:delText>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w:delText>
        </w:r>
      </w:del>
      <w:del w:id="930" w:author="Liu, Luyu" w:date="2020-06-01T13:43:00Z">
        <w:r w:rsidDel="000638C8">
          <w:rPr>
            <w:rFonts w:ascii="Times New Roman" w:hAnsi="Times New Roman" w:cs="Times New Roman"/>
            <w:sz w:val="24"/>
          </w:rPr>
          <w:delText xml:space="preserve">  </w:delText>
        </w:r>
      </w:del>
      <w:del w:id="931" w:author="Liu, Luyu" w:date="2020-06-01T15:11:00Z">
        <w:r w:rsidDel="00D6595C">
          <w:rPr>
            <w:rFonts w:ascii="Times New Roman" w:hAnsi="Times New Roman" w:cs="Times New Roman"/>
            <w:sz w:val="24"/>
          </w:rPr>
          <w:delText>Second, the reduction of unessential activities, such as leisure and shopping trips, also make commuting-relevant trips more prominent</w:delText>
        </w:r>
        <w:r w:rsidRPr="00DE1794" w:rsidDel="00D6595C">
          <w:rPr>
            <w:rFonts w:ascii="Times New Roman" w:hAnsi="Times New Roman" w:cs="Times New Roman"/>
            <w:sz w:val="24"/>
          </w:rPr>
          <w:delText xml:space="preserve"> </w:delText>
        </w:r>
        <w:r w:rsidDel="00D6595C">
          <w:rPr>
            <w:rFonts w:ascii="Times New Roman" w:hAnsi="Times New Roman" w:cs="Times New Roman"/>
            <w:sz w:val="24"/>
          </w:rPr>
          <w:delTex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1E225139" w14:textId="6B1F8CA5" w:rsidR="003A26C4" w:rsidDel="00D6595C" w:rsidRDefault="003A26C4" w:rsidP="007E1743">
      <w:pPr>
        <w:spacing w:line="480" w:lineRule="auto"/>
        <w:ind w:firstLine="720"/>
        <w:jc w:val="both"/>
        <w:rPr>
          <w:del w:id="932" w:author="Liu, Luyu" w:date="2020-06-01T15:11:00Z"/>
          <w:rFonts w:ascii="Times New Roman" w:hAnsi="Times New Roman" w:cs="Times New Roman"/>
          <w:sz w:val="24"/>
        </w:rPr>
      </w:pPr>
      <w:commentRangeStart w:id="933"/>
    </w:p>
    <w:p w14:paraId="2592CC4E" w14:textId="66BE3239" w:rsidR="003A26C4" w:rsidDel="00D6595C" w:rsidRDefault="003A26C4" w:rsidP="007E1743">
      <w:pPr>
        <w:keepNext/>
        <w:spacing w:line="480" w:lineRule="auto"/>
        <w:jc w:val="center"/>
        <w:rPr>
          <w:del w:id="934" w:author="Liu, Luyu" w:date="2020-06-01T15:11:00Z"/>
        </w:rPr>
      </w:pPr>
      <w:del w:id="935" w:author="Liu, Luyu" w:date="2020-06-01T15:11:00Z">
        <w:r w:rsidDel="00D6595C">
          <w:rPr>
            <w:rFonts w:ascii="Times New Roman" w:hAnsi="Times New Roman" w:cs="Times New Roman"/>
            <w:noProof/>
            <w:sz w:val="24"/>
          </w:rPr>
          <w:lastRenderedPageBreak/>
          <w:drawing>
            <wp:inline distT="0" distB="0" distL="0" distR="0" wp14:anchorId="0E4E4C1E" wp14:editId="6CCADBDC">
              <wp:extent cx="5852160" cy="4389120"/>
              <wp:effectExtent l="0" t="0" r="0" b="0"/>
              <wp:docPr id="18" name="Picture 18" descr="C:\Users\liu.6544\AppData\Local\Microsoft\Windows\INetCache\Content.Word\all_procrustes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6544\AppData\Local\Microsoft\Windows\INetCache\Content.Word\all_procrustes_dista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del>
    </w:p>
    <w:p w14:paraId="0BB48296" w14:textId="5C958C85" w:rsidR="003A26C4" w:rsidDel="00D6595C" w:rsidRDefault="003A26C4" w:rsidP="007E1743">
      <w:pPr>
        <w:spacing w:line="480" w:lineRule="auto"/>
        <w:jc w:val="center"/>
        <w:rPr>
          <w:del w:id="936" w:author="Liu, Luyu" w:date="2020-06-01T15:11:00Z"/>
          <w:rFonts w:ascii="Times New Roman" w:hAnsi="Times New Roman" w:cs="Times New Roman"/>
          <w:sz w:val="24"/>
        </w:rPr>
      </w:pPr>
      <w:bookmarkStart w:id="937" w:name="_Ref38028360"/>
      <w:del w:id="938" w:author="Liu, Luyu" w:date="2020-06-01T15:11:00Z">
        <w:r w:rsidRPr="0094100D" w:rsidDel="00D6595C">
          <w:rPr>
            <w:rFonts w:ascii="Times New Roman" w:hAnsi="Times New Roman" w:cs="Times New Roman"/>
            <w:sz w:val="24"/>
          </w:rPr>
          <w:delText xml:space="preserve">Figure </w:delText>
        </w:r>
        <w:r w:rsidRPr="0094100D" w:rsidDel="00D6595C">
          <w:rPr>
            <w:rFonts w:ascii="Times New Roman" w:hAnsi="Times New Roman" w:cs="Times New Roman"/>
            <w:sz w:val="24"/>
          </w:rPr>
          <w:fldChar w:fldCharType="begin"/>
        </w:r>
        <w:r w:rsidRPr="0094100D" w:rsidDel="00D6595C">
          <w:rPr>
            <w:rFonts w:ascii="Times New Roman" w:hAnsi="Times New Roman" w:cs="Times New Roman"/>
            <w:sz w:val="24"/>
          </w:rPr>
          <w:delInstrText xml:space="preserve"> SEQ Figure \* ARABIC </w:delInstrText>
        </w:r>
        <w:r w:rsidRPr="0094100D" w:rsidDel="00D6595C">
          <w:rPr>
            <w:rFonts w:ascii="Times New Roman" w:hAnsi="Times New Roman" w:cs="Times New Roman"/>
            <w:sz w:val="24"/>
          </w:rPr>
          <w:fldChar w:fldCharType="separate"/>
        </w:r>
        <w:r w:rsidDel="00D6595C">
          <w:rPr>
            <w:rFonts w:ascii="Times New Roman" w:hAnsi="Times New Roman" w:cs="Times New Roman"/>
            <w:noProof/>
            <w:sz w:val="24"/>
          </w:rPr>
          <w:delText>9</w:delText>
        </w:r>
        <w:r w:rsidRPr="0094100D" w:rsidDel="00D6595C">
          <w:rPr>
            <w:rFonts w:ascii="Times New Roman" w:hAnsi="Times New Roman" w:cs="Times New Roman"/>
            <w:sz w:val="24"/>
          </w:rPr>
          <w:fldChar w:fldCharType="end"/>
        </w:r>
        <w:bookmarkEnd w:id="937"/>
        <w:r w:rsidRPr="0094100D" w:rsidDel="00D6595C">
          <w:rPr>
            <w:rFonts w:ascii="Times New Roman" w:hAnsi="Times New Roman" w:cs="Times New Roman"/>
            <w:sz w:val="24"/>
          </w:rPr>
          <w:delText>: temporal distribution of all transit system's average Procrustes distance</w:delText>
        </w:r>
        <w:r w:rsidDel="00D6595C">
          <w:rPr>
            <w:rFonts w:ascii="Times New Roman" w:hAnsi="Times New Roman" w:cs="Times New Roman"/>
            <w:sz w:val="24"/>
          </w:rPr>
          <w:delText xml:space="preserve"> </w:delText>
        </w:r>
        <w:r w:rsidRPr="0094100D" w:rsidDel="00D6595C">
          <w:rPr>
            <w:rFonts w:ascii="Times New Roman" w:hAnsi="Times New Roman" w:cs="Times New Roman"/>
            <w:sz w:val="24"/>
          </w:rPr>
          <w:delText>between normal and pandemic curves</w:delText>
        </w:r>
        <w:r w:rsidDel="00D6595C">
          <w:rPr>
            <w:rFonts w:ascii="Times New Roman" w:hAnsi="Times New Roman" w:cs="Times New Roman"/>
            <w:sz w:val="24"/>
          </w:rPr>
          <w:delText xml:space="preserve"> (black points: weekdays; blue points: weekends)</w:delText>
        </w:r>
        <w:r w:rsidRPr="0094100D" w:rsidDel="00D6595C">
          <w:rPr>
            <w:rFonts w:ascii="Times New Roman" w:hAnsi="Times New Roman" w:cs="Times New Roman"/>
            <w:sz w:val="24"/>
          </w:rPr>
          <w:delText>.</w:delText>
        </w:r>
        <w:commentRangeEnd w:id="933"/>
        <w:r w:rsidDel="00D6595C">
          <w:rPr>
            <w:rStyle w:val="CommentReference"/>
          </w:rPr>
          <w:commentReference w:id="933"/>
        </w:r>
      </w:del>
    </w:p>
    <w:p w14:paraId="27027B73" w14:textId="703CC426" w:rsidR="003A26C4" w:rsidDel="00D6595C" w:rsidRDefault="003A26C4" w:rsidP="007E1743">
      <w:pPr>
        <w:spacing w:line="480" w:lineRule="auto"/>
        <w:rPr>
          <w:del w:id="939" w:author="Liu, Luyu" w:date="2020-06-01T15:11:00Z"/>
          <w:rFonts w:ascii="Times New Roman" w:hAnsi="Times New Roman" w:cs="Times New Roman"/>
          <w:sz w:val="24"/>
        </w:rPr>
      </w:pPr>
    </w:p>
    <w:p w14:paraId="2546C525" w14:textId="391C4BBE" w:rsidR="003A26C4" w:rsidDel="00D6595C" w:rsidRDefault="003A26C4" w:rsidP="007E1743">
      <w:pPr>
        <w:spacing w:line="480" w:lineRule="auto"/>
        <w:ind w:firstLine="720"/>
        <w:jc w:val="both"/>
        <w:rPr>
          <w:del w:id="940" w:author="Liu, Luyu" w:date="2020-06-01T15:11:00Z"/>
          <w:rFonts w:ascii="Times New Roman" w:hAnsi="Times New Roman" w:cs="Times New Roman"/>
          <w:sz w:val="24"/>
        </w:rPr>
      </w:pPr>
      <w:commentRangeStart w:id="941"/>
      <w:commentRangeStart w:id="942"/>
      <w:del w:id="943" w:author="Liu, Luyu" w:date="2020-06-01T15:11:00Z">
        <w:r w:rsidDel="00D6595C">
          <w:rPr>
            <w:rFonts w:ascii="Times New Roman" w:hAnsi="Times New Roman" w:cs="Times New Roman"/>
            <w:sz w:val="24"/>
          </w:rPr>
          <w:delText xml:space="preserve">We also compare temporal shifts of the transit demand peaks before and during the pandemic. </w:delText>
        </w:r>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_Ref40515961 \h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00751133" w:rsidRPr="00322AAD" w:rsidDel="00D6595C">
          <w:rPr>
            <w:rFonts w:ascii="Times New Roman" w:hAnsi="Times New Roman" w:cs="Times New Roman"/>
            <w:sz w:val="24"/>
          </w:rPr>
          <w:delText xml:space="preserve">Figure </w:delText>
        </w:r>
        <w:r w:rsidR="00751133" w:rsidDel="00D6595C">
          <w:rPr>
            <w:rFonts w:ascii="Times New Roman" w:hAnsi="Times New Roman" w:cs="Times New Roman"/>
            <w:noProof/>
            <w:sz w:val="24"/>
          </w:rPr>
          <w:delText>10</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shows the geographic pattern of changes in morning peak (top) and afternoon peak (bottom).</w:delText>
        </w:r>
      </w:del>
      <w:del w:id="944" w:author="Liu, Luyu" w:date="2020-06-01T13:43:00Z">
        <w:r w:rsidDel="000638C8">
          <w:rPr>
            <w:rFonts w:ascii="Times New Roman" w:hAnsi="Times New Roman" w:cs="Times New Roman"/>
            <w:sz w:val="24"/>
          </w:rPr>
          <w:delText xml:space="preserve">  </w:delText>
        </w:r>
      </w:del>
      <w:del w:id="945" w:author="Liu, Luyu" w:date="2020-06-01T15:11:00Z">
        <w:r w:rsidDel="00D6595C">
          <w:rPr>
            <w:rFonts w:ascii="Times New Roman" w:hAnsi="Times New Roman" w:cs="Times New Roman"/>
            <w:sz w:val="24"/>
          </w:rPr>
          <w:fldChar w:fldCharType="begin"/>
        </w:r>
        <w:r w:rsidDel="00D6595C">
          <w:rPr>
            <w:rFonts w:ascii="Times New Roman" w:hAnsi="Times New Roman" w:cs="Times New Roman"/>
            <w:sz w:val="24"/>
          </w:rPr>
          <w:delInstrText xml:space="preserve"> REF _Ref40515961 \h </w:delInstrText>
        </w:r>
        <w:r w:rsidDel="00D6595C">
          <w:rPr>
            <w:rFonts w:ascii="Times New Roman" w:hAnsi="Times New Roman" w:cs="Times New Roman"/>
            <w:sz w:val="24"/>
          </w:rPr>
        </w:r>
        <w:r w:rsidDel="00D6595C">
          <w:rPr>
            <w:rFonts w:ascii="Times New Roman" w:hAnsi="Times New Roman" w:cs="Times New Roman"/>
            <w:sz w:val="24"/>
          </w:rPr>
          <w:fldChar w:fldCharType="separate"/>
        </w:r>
        <w:r w:rsidR="00751133" w:rsidRPr="00322AAD" w:rsidDel="00D6595C">
          <w:rPr>
            <w:rFonts w:ascii="Times New Roman" w:hAnsi="Times New Roman" w:cs="Times New Roman"/>
            <w:sz w:val="24"/>
          </w:rPr>
          <w:delText xml:space="preserve">Figure </w:delText>
        </w:r>
        <w:r w:rsidR="00751133" w:rsidDel="00D6595C">
          <w:rPr>
            <w:rFonts w:ascii="Times New Roman" w:hAnsi="Times New Roman" w:cs="Times New Roman"/>
            <w:noProof/>
            <w:sz w:val="24"/>
          </w:rPr>
          <w:delText>10</w:delText>
        </w:r>
        <w:r w:rsidDel="00D6595C">
          <w:rPr>
            <w:rFonts w:ascii="Times New Roman" w:hAnsi="Times New Roman" w:cs="Times New Roman"/>
            <w:sz w:val="24"/>
          </w:rPr>
          <w:fldChar w:fldCharType="end"/>
        </w:r>
        <w:r w:rsidDel="00D6595C">
          <w:rPr>
            <w:rFonts w:ascii="Times New Roman" w:hAnsi="Times New Roman" w:cs="Times New Roman"/>
            <w:sz w:val="24"/>
          </w:rPr>
          <w:delText xml:space="preserve"> shows a polarized geographic distribution of the morning rush hour shift for all weekdays from March 16</w:delText>
        </w:r>
        <w:r w:rsidRPr="00022676" w:rsidDel="00D6595C">
          <w:rPr>
            <w:rFonts w:ascii="Times New Roman" w:hAnsi="Times New Roman" w:cs="Times New Roman"/>
            <w:sz w:val="24"/>
            <w:vertAlign w:val="superscript"/>
          </w:rPr>
          <w:delText>th</w:delText>
        </w:r>
        <w:r w:rsidDel="00D6595C">
          <w:rPr>
            <w:rFonts w:ascii="Times New Roman" w:hAnsi="Times New Roman" w:cs="Times New Roman"/>
            <w:sz w:val="24"/>
          </w:rPr>
          <w:delText xml:space="preserve"> to May 10</w:delText>
        </w:r>
        <w:r w:rsidRPr="00022676" w:rsidDel="00D6595C">
          <w:rPr>
            <w:rFonts w:ascii="Times New Roman" w:hAnsi="Times New Roman" w:cs="Times New Roman"/>
            <w:sz w:val="24"/>
            <w:vertAlign w:val="superscript"/>
          </w:rPr>
          <w:delText>th</w:delText>
        </w:r>
        <w:r w:rsidDel="00D6595C">
          <w:rPr>
            <w:rFonts w:ascii="Times New Roman" w:hAnsi="Times New Roman" w:cs="Times New Roman"/>
            <w:sz w:val="24"/>
          </w:rPr>
          <w:delText>. The majority of US transit systems (59 systems out of 93) had a later morning peak. However, many transit systems such as the systems in Washington, New Jersey, Los Angeles, and New York City experienced an earlier morning peak.</w:delText>
        </w:r>
      </w:del>
      <w:del w:id="946" w:author="Liu, Luyu" w:date="2020-06-01T13:43:00Z">
        <w:r w:rsidDel="000638C8">
          <w:rPr>
            <w:rFonts w:ascii="Times New Roman" w:hAnsi="Times New Roman" w:cs="Times New Roman"/>
            <w:sz w:val="24"/>
          </w:rPr>
          <w:delText xml:space="preserve">  </w:delText>
        </w:r>
      </w:del>
      <w:del w:id="947" w:author="Liu, Luyu" w:date="2020-06-01T15:11:00Z">
        <w:r w:rsidDel="00D6595C">
          <w:rPr>
            <w:rFonts w:ascii="Times New Roman" w:hAnsi="Times New Roman" w:cs="Times New Roman"/>
            <w:sz w:val="24"/>
          </w:rPr>
          <w:delText>We find an average morning shift is -0.05 hours (3 minutes).</w:delText>
        </w:r>
      </w:del>
      <w:del w:id="948" w:author="Liu, Luyu" w:date="2020-06-01T13:43:00Z">
        <w:r w:rsidDel="000638C8">
          <w:rPr>
            <w:rFonts w:ascii="Times New Roman" w:hAnsi="Times New Roman" w:cs="Times New Roman"/>
            <w:sz w:val="24"/>
          </w:rPr>
          <w:delText xml:space="preserve">  </w:delText>
        </w:r>
      </w:del>
      <w:del w:id="949" w:author="Liu, Luyu" w:date="2020-06-01T15:11:00Z">
        <w:r w:rsidDel="00D6595C">
          <w:rPr>
            <w:rFonts w:ascii="Times New Roman" w:hAnsi="Times New Roman" w:cs="Times New Roman"/>
            <w:sz w:val="24"/>
          </w:rPr>
          <w:delText xml:space="preserve">For comparison, Transit data indicates the </w:delText>
        </w:r>
        <w:r w:rsidDel="00D6595C">
          <w:rPr>
            <w:rFonts w:ascii="Times New Roman" w:hAnsi="Times New Roman" w:cs="Times New Roman"/>
            <w:sz w:val="24"/>
          </w:rPr>
          <w:lastRenderedPageBreak/>
          <w:delText>corresponding shifts for other countries:</w:delText>
        </w:r>
      </w:del>
      <w:del w:id="950" w:author="Liu, Luyu" w:date="2020-06-01T13:43:00Z">
        <w:r w:rsidDel="000638C8">
          <w:rPr>
            <w:rFonts w:ascii="Times New Roman" w:hAnsi="Times New Roman" w:cs="Times New Roman"/>
            <w:sz w:val="24"/>
          </w:rPr>
          <w:delText xml:space="preserve">  </w:delText>
        </w:r>
      </w:del>
      <w:del w:id="951" w:author="Liu, Luyu" w:date="2020-06-01T13:44:00Z">
        <w:r w:rsidDel="000638C8">
          <w:rPr>
            <w:rFonts w:ascii="Times New Roman" w:hAnsi="Times New Roman" w:cs="Times New Roman"/>
            <w:sz w:val="24"/>
          </w:rPr>
          <w:delText xml:space="preserve"> </w:delText>
        </w:r>
      </w:del>
      <w:del w:id="952" w:author="Liu, Luyu" w:date="2020-06-01T15:11:00Z">
        <w:r w:rsidDel="00D6595C">
          <w:rPr>
            <w:rFonts w:ascii="Times New Roman" w:hAnsi="Times New Roman" w:cs="Times New Roman"/>
            <w:sz w:val="24"/>
          </w:rPr>
          <w:delText>-1 hours for UK, -1.8 hours for France, and -1.2 hours for Canada. Australia and New Zealand’s morning rush hours shifted +1.23 and +0.9 hours , which makes US the only country that did not witness a significant change in morning peak during the pandemic, although it is worth noting that the variance of different cities is very large.</w:delText>
        </w:r>
      </w:del>
    </w:p>
    <w:p w14:paraId="2705D22B" w14:textId="23A0E099" w:rsidR="003A26C4" w:rsidDel="00D6595C" w:rsidRDefault="003A26C4" w:rsidP="007E1743">
      <w:pPr>
        <w:spacing w:line="480" w:lineRule="auto"/>
        <w:ind w:firstLine="720"/>
        <w:jc w:val="both"/>
        <w:rPr>
          <w:del w:id="953" w:author="Liu, Luyu" w:date="2020-06-01T15:11:00Z"/>
          <w:rFonts w:ascii="Times New Roman" w:hAnsi="Times New Roman" w:cs="Times New Roman"/>
          <w:sz w:val="24"/>
        </w:rPr>
      </w:pPr>
      <w:del w:id="954" w:author="Liu, Luyu" w:date="2020-06-01T15:11:00Z">
        <w:r w:rsidDel="00D6595C">
          <w:rPr>
            <w:rFonts w:ascii="Times New Roman" w:hAnsi="Times New Roman" w:cs="Times New Roman"/>
            <w:sz w:val="24"/>
          </w:rPr>
          <w:delText xml:space="preserve">The afternoon rush hour generally shifted earlier during the pandemic. </w:delText>
        </w:r>
        <w:r w:rsidRPr="00164E0B" w:rsidDel="00D6595C">
          <w:rPr>
            <w:rFonts w:ascii="Times New Roman" w:hAnsi="Times New Roman" w:cs="Times New Roman"/>
            <w:sz w:val="24"/>
          </w:rPr>
          <w:fldChar w:fldCharType="begin"/>
        </w:r>
        <w:r w:rsidRPr="00164E0B" w:rsidDel="00D6595C">
          <w:rPr>
            <w:rFonts w:ascii="Times New Roman" w:hAnsi="Times New Roman" w:cs="Times New Roman"/>
            <w:sz w:val="24"/>
          </w:rPr>
          <w:delInstrText xml:space="preserve"> REF _Ref40515961 \h </w:delInstrText>
        </w:r>
        <w:r w:rsidRPr="00164E0B" w:rsidDel="00D6595C">
          <w:rPr>
            <w:rFonts w:ascii="Times New Roman" w:hAnsi="Times New Roman" w:cs="Times New Roman"/>
            <w:sz w:val="24"/>
          </w:rPr>
        </w:r>
        <w:r w:rsidRPr="00164E0B" w:rsidDel="00D6595C">
          <w:rPr>
            <w:rFonts w:ascii="Times New Roman" w:hAnsi="Times New Roman" w:cs="Times New Roman"/>
            <w:sz w:val="24"/>
          </w:rPr>
          <w:fldChar w:fldCharType="separate"/>
        </w:r>
        <w:r w:rsidR="00751133" w:rsidRPr="00322AAD" w:rsidDel="00D6595C">
          <w:rPr>
            <w:rFonts w:ascii="Times New Roman" w:hAnsi="Times New Roman" w:cs="Times New Roman"/>
            <w:sz w:val="24"/>
          </w:rPr>
          <w:delText xml:space="preserve">Figure </w:delText>
        </w:r>
        <w:r w:rsidR="00751133" w:rsidDel="00D6595C">
          <w:rPr>
            <w:rFonts w:ascii="Times New Roman" w:hAnsi="Times New Roman" w:cs="Times New Roman"/>
            <w:noProof/>
            <w:sz w:val="24"/>
          </w:rPr>
          <w:delText>10</w:delText>
        </w:r>
        <w:r w:rsidRPr="00164E0B" w:rsidDel="00D6595C">
          <w:rPr>
            <w:rFonts w:ascii="Times New Roman" w:hAnsi="Times New Roman" w:cs="Times New Roman"/>
            <w:sz w:val="24"/>
          </w:rPr>
          <w:fldChar w:fldCharType="end"/>
        </w:r>
        <w:r w:rsidRPr="00164E0B" w:rsidDel="00D6595C">
          <w:rPr>
            <w:rFonts w:ascii="Times New Roman" w:hAnsi="Times New Roman" w:cs="Times New Roman"/>
            <w:sz w:val="24"/>
          </w:rPr>
          <w:delText xml:space="preserve"> </w:delText>
        </w:r>
        <w:r w:rsidDel="00D6595C">
          <w:rPr>
            <w:rFonts w:ascii="Times New Roman" w:hAnsi="Times New Roman" w:cs="Times New Roman"/>
            <w:sz w:val="24"/>
          </w:rPr>
          <w:delText>(</w:delText>
        </w:r>
        <w:r w:rsidRPr="00164E0B" w:rsidDel="00D6595C">
          <w:rPr>
            <w:rFonts w:ascii="Times New Roman" w:hAnsi="Times New Roman" w:cs="Times New Roman"/>
            <w:sz w:val="24"/>
          </w:rPr>
          <w:delText xml:space="preserve">bottom) </w:delText>
        </w:r>
        <w:r w:rsidDel="00D6595C">
          <w:rPr>
            <w:rFonts w:ascii="Times New Roman" w:hAnsi="Times New Roman" w:cs="Times New Roman"/>
            <w:sz w:val="24"/>
          </w:rPr>
          <w:delText>indicates a homogeneous geographic distribution of the afternoon rush hour shift for all weekdays from March 16</w:delText>
        </w:r>
        <w:r w:rsidRPr="00022676" w:rsidDel="00D6595C">
          <w:rPr>
            <w:rFonts w:ascii="Times New Roman" w:hAnsi="Times New Roman" w:cs="Times New Roman"/>
            <w:sz w:val="24"/>
            <w:vertAlign w:val="superscript"/>
          </w:rPr>
          <w:delText>th</w:delText>
        </w:r>
        <w:r w:rsidDel="00D6595C">
          <w:rPr>
            <w:rFonts w:ascii="Times New Roman" w:hAnsi="Times New Roman" w:cs="Times New Roman"/>
            <w:sz w:val="24"/>
          </w:rPr>
          <w:delText xml:space="preserve"> to May 10</w:delText>
        </w:r>
        <w:r w:rsidRPr="00022676" w:rsidDel="00D6595C">
          <w:rPr>
            <w:rFonts w:ascii="Times New Roman" w:hAnsi="Times New Roman" w:cs="Times New Roman"/>
            <w:sz w:val="24"/>
            <w:vertAlign w:val="superscript"/>
          </w:rPr>
          <w:delText>th</w:delText>
        </w:r>
        <w:r w:rsidDel="00D6595C">
          <w:rPr>
            <w:rFonts w:ascii="Times New Roman" w:hAnsi="Times New Roman" w:cs="Times New Roman"/>
            <w:sz w:val="24"/>
          </w:rPr>
          <w:delText>.</w:delText>
        </w:r>
      </w:del>
      <w:del w:id="955" w:author="Liu, Luyu" w:date="2020-06-01T13:43:00Z">
        <w:r w:rsidDel="000638C8">
          <w:rPr>
            <w:rFonts w:ascii="Times New Roman" w:hAnsi="Times New Roman" w:cs="Times New Roman"/>
            <w:sz w:val="24"/>
          </w:rPr>
          <w:delText xml:space="preserve">  </w:delText>
        </w:r>
      </w:del>
      <w:del w:id="956" w:author="Liu, Luyu" w:date="2020-06-01T15:11:00Z">
        <w:r w:rsidDel="00D6595C">
          <w:rPr>
            <w:rFonts w:ascii="Times New Roman" w:hAnsi="Times New Roman" w:cs="Times New Roman"/>
            <w:sz w:val="24"/>
          </w:rPr>
          <w:delText>76 out of 93 systems witnessed an earlier shift, with an average shift is -0.55 hours.</w:delText>
        </w:r>
      </w:del>
      <w:del w:id="957" w:author="Liu, Luyu" w:date="2020-06-01T13:43:00Z">
        <w:r w:rsidDel="000638C8">
          <w:rPr>
            <w:rFonts w:ascii="Times New Roman" w:hAnsi="Times New Roman" w:cs="Times New Roman"/>
            <w:sz w:val="24"/>
          </w:rPr>
          <w:delText xml:space="preserve">  </w:delText>
        </w:r>
      </w:del>
      <w:del w:id="958" w:author="Liu, Luyu" w:date="2020-06-01T15:11:00Z">
        <w:r w:rsidDel="00D6595C">
          <w:rPr>
            <w:rFonts w:ascii="Times New Roman" w:hAnsi="Times New Roman" w:cs="Times New Roman"/>
            <w:sz w:val="24"/>
          </w:rPr>
          <w:delText xml:space="preserve">We observe similar pattern for most countries: while Canada’s shift is -0.55 hours, France’s shift is -1.78 hours, Australia’s shift is -0.55 hours, and New Zealand’s shift is -0.3 hours. UK is an exception with shift of </w:delText>
        </w:r>
        <w:r w:rsidR="00B762AA" w:rsidDel="00D6595C">
          <w:rPr>
            <w:rFonts w:ascii="Times New Roman" w:hAnsi="Times New Roman" w:cs="Times New Roman"/>
            <w:sz w:val="24"/>
          </w:rPr>
          <w:delText>+</w:delText>
        </w:r>
        <w:r w:rsidDel="00D6595C">
          <w:rPr>
            <w:rFonts w:ascii="Times New Roman" w:hAnsi="Times New Roman" w:cs="Times New Roman"/>
            <w:sz w:val="24"/>
          </w:rPr>
          <w:delText xml:space="preserve">0.25 hours. </w:delText>
        </w:r>
      </w:del>
    </w:p>
    <w:p w14:paraId="255C782A" w14:textId="6DD50DF1" w:rsidR="003A26C4" w:rsidDel="00D6595C" w:rsidRDefault="003A26C4" w:rsidP="007E1743">
      <w:pPr>
        <w:spacing w:line="480" w:lineRule="auto"/>
        <w:ind w:firstLine="720"/>
        <w:jc w:val="both"/>
        <w:rPr>
          <w:del w:id="959" w:author="Liu, Luyu" w:date="2020-06-01T15:11:00Z"/>
          <w:rFonts w:ascii="Times New Roman" w:hAnsi="Times New Roman" w:cs="Times New Roman"/>
          <w:sz w:val="24"/>
        </w:rPr>
      </w:pPr>
    </w:p>
    <w:p w14:paraId="677AB41A" w14:textId="005A9A00" w:rsidR="003A26C4" w:rsidDel="00D6595C" w:rsidRDefault="003A26C4" w:rsidP="007E1743">
      <w:pPr>
        <w:keepNext/>
        <w:spacing w:line="480" w:lineRule="auto"/>
        <w:jc w:val="center"/>
        <w:rPr>
          <w:del w:id="960" w:author="Liu, Luyu" w:date="2020-06-01T15:11:00Z"/>
        </w:rPr>
      </w:pPr>
      <w:del w:id="961" w:author="Liu, Luyu" w:date="2020-06-01T15:11:00Z">
        <w:r w:rsidDel="00D6595C">
          <w:rPr>
            <w:noProof/>
          </w:rPr>
          <w:lastRenderedPageBreak/>
          <w:drawing>
            <wp:inline distT="0" distB="0" distL="0" distR="0" wp14:anchorId="3D617345" wp14:editId="5E8FEAB7">
              <wp:extent cx="5747831" cy="669205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7831" cy="6692059"/>
                      </a:xfrm>
                      <a:prstGeom prst="rect">
                        <a:avLst/>
                      </a:prstGeom>
                    </pic:spPr>
                  </pic:pic>
                </a:graphicData>
              </a:graphic>
            </wp:inline>
          </w:drawing>
        </w:r>
      </w:del>
    </w:p>
    <w:p w14:paraId="695C4945" w14:textId="0C6E0812" w:rsidR="003A26C4" w:rsidDel="00D6595C" w:rsidRDefault="003A26C4" w:rsidP="007E1743">
      <w:pPr>
        <w:spacing w:line="480" w:lineRule="auto"/>
        <w:jc w:val="center"/>
        <w:rPr>
          <w:del w:id="962" w:author="Liu, Luyu" w:date="2020-06-01T15:11:00Z"/>
          <w:rFonts w:ascii="Times New Roman" w:hAnsi="Times New Roman" w:cs="Times New Roman"/>
          <w:sz w:val="24"/>
        </w:rPr>
      </w:pPr>
      <w:bookmarkStart w:id="963" w:name="_Ref40515961"/>
      <w:del w:id="964" w:author="Liu, Luyu" w:date="2020-06-01T15:11:00Z">
        <w:r w:rsidRPr="00322AAD" w:rsidDel="00D6595C">
          <w:rPr>
            <w:rFonts w:ascii="Times New Roman" w:hAnsi="Times New Roman" w:cs="Times New Roman"/>
            <w:sz w:val="24"/>
          </w:rPr>
          <w:delText xml:space="preserve">Figure </w:delText>
        </w:r>
        <w:r w:rsidRPr="00322AAD" w:rsidDel="00D6595C">
          <w:rPr>
            <w:rFonts w:ascii="Times New Roman" w:hAnsi="Times New Roman" w:cs="Times New Roman"/>
            <w:sz w:val="24"/>
          </w:rPr>
          <w:fldChar w:fldCharType="begin"/>
        </w:r>
        <w:r w:rsidRPr="00322AAD" w:rsidDel="00D6595C">
          <w:rPr>
            <w:rFonts w:ascii="Times New Roman" w:hAnsi="Times New Roman" w:cs="Times New Roman"/>
            <w:sz w:val="24"/>
          </w:rPr>
          <w:delInstrText xml:space="preserve"> SEQ Figure \* ARABIC </w:delInstrText>
        </w:r>
        <w:r w:rsidRPr="00322AAD" w:rsidDel="00D6595C">
          <w:rPr>
            <w:rFonts w:ascii="Times New Roman" w:hAnsi="Times New Roman" w:cs="Times New Roman"/>
            <w:sz w:val="24"/>
          </w:rPr>
          <w:fldChar w:fldCharType="separate"/>
        </w:r>
        <w:r w:rsidDel="00D6595C">
          <w:rPr>
            <w:rFonts w:ascii="Times New Roman" w:hAnsi="Times New Roman" w:cs="Times New Roman"/>
            <w:noProof/>
            <w:sz w:val="24"/>
          </w:rPr>
          <w:delText>10</w:delText>
        </w:r>
        <w:r w:rsidRPr="00322AAD" w:rsidDel="00D6595C">
          <w:rPr>
            <w:rFonts w:ascii="Times New Roman" w:hAnsi="Times New Roman" w:cs="Times New Roman"/>
            <w:sz w:val="24"/>
          </w:rPr>
          <w:fldChar w:fldCharType="end"/>
        </w:r>
        <w:bookmarkEnd w:id="963"/>
        <w:r w:rsidRPr="00322AAD" w:rsidDel="00D6595C">
          <w:rPr>
            <w:rFonts w:ascii="Times New Roman" w:hAnsi="Times New Roman" w:cs="Times New Roman"/>
            <w:sz w:val="24"/>
          </w:rPr>
          <w:delText xml:space="preserve">: </w:delText>
        </w:r>
        <w:commentRangeStart w:id="965"/>
        <w:r w:rsidDel="00D6595C">
          <w:rPr>
            <w:rFonts w:ascii="Times New Roman" w:hAnsi="Times New Roman" w:cs="Times New Roman"/>
            <w:sz w:val="24"/>
          </w:rPr>
          <w:delText>Shifts in morning (top) and afternoon (bottom) transit demand peaks or all weekdays</w:delText>
        </w:r>
        <w:commentRangeEnd w:id="965"/>
        <w:r w:rsidDel="00D6595C">
          <w:rPr>
            <w:rStyle w:val="CommentReference"/>
          </w:rPr>
          <w:commentReference w:id="965"/>
        </w:r>
        <w:commentRangeEnd w:id="941"/>
        <w:r w:rsidDel="00D6595C">
          <w:rPr>
            <w:rStyle w:val="CommentReference"/>
          </w:rPr>
          <w:commentReference w:id="941"/>
        </w:r>
        <w:commentRangeEnd w:id="942"/>
        <w:r w:rsidDel="00D6595C">
          <w:rPr>
            <w:rStyle w:val="CommentReference"/>
          </w:rPr>
          <w:commentReference w:id="942"/>
        </w:r>
      </w:del>
    </w:p>
    <w:p w14:paraId="1473D7A0" w14:textId="74384625" w:rsidR="003A26C4" w:rsidDel="00D6595C" w:rsidRDefault="003A26C4" w:rsidP="007E1743">
      <w:pPr>
        <w:spacing w:line="480" w:lineRule="auto"/>
        <w:rPr>
          <w:del w:id="966" w:author="Liu, Luyu" w:date="2020-06-01T15:11:00Z"/>
          <w:rFonts w:ascii="Times New Roman" w:hAnsi="Times New Roman" w:cs="Times New Roman"/>
          <w:sz w:val="24"/>
        </w:rPr>
      </w:pPr>
    </w:p>
    <w:p w14:paraId="3B23DCC2" w14:textId="2DE7EEB5" w:rsidR="003A26C4" w:rsidDel="00D6595C" w:rsidRDefault="003A26C4" w:rsidP="007E1743">
      <w:pPr>
        <w:spacing w:line="480" w:lineRule="auto"/>
        <w:rPr>
          <w:del w:id="967" w:author="Liu, Luyu" w:date="2020-06-01T15:11:00Z"/>
          <w:rFonts w:ascii="Times New Roman" w:hAnsi="Times New Roman" w:cs="Times New Roman"/>
          <w:sz w:val="24"/>
        </w:rPr>
      </w:pPr>
      <w:commentRangeStart w:id="968"/>
    </w:p>
    <w:commentRangeEnd w:id="968"/>
    <w:p w14:paraId="69D8CAD4" w14:textId="3B3BDC42" w:rsidR="003A26C4" w:rsidDel="00D6595C" w:rsidRDefault="003A26C4" w:rsidP="007E1743">
      <w:pPr>
        <w:spacing w:line="480" w:lineRule="auto"/>
        <w:jc w:val="center"/>
        <w:rPr>
          <w:del w:id="969" w:author="Liu, Luyu" w:date="2020-06-01T15:11:00Z"/>
          <w:rFonts w:ascii="Times New Roman" w:hAnsi="Times New Roman" w:cs="Times New Roman"/>
          <w:sz w:val="24"/>
        </w:rPr>
      </w:pPr>
      <w:del w:id="970" w:author="Liu, Luyu" w:date="2020-06-01T15:11:00Z">
        <w:r w:rsidDel="00D6595C">
          <w:rPr>
            <w:rStyle w:val="CommentReference"/>
          </w:rPr>
          <w:lastRenderedPageBreak/>
          <w:commentReference w:id="968"/>
        </w:r>
      </w:del>
    </w:p>
    <w:p w14:paraId="3CEA0460" w14:textId="027DB01D" w:rsidR="003A26C4" w:rsidDel="00D6595C" w:rsidRDefault="003A26C4" w:rsidP="007E1743">
      <w:pPr>
        <w:spacing w:line="480" w:lineRule="auto"/>
        <w:rPr>
          <w:del w:id="971" w:author="Liu, Luyu" w:date="2020-06-01T15:11:00Z"/>
          <w:rFonts w:ascii="Times New Roman" w:hAnsi="Times New Roman" w:cs="Times New Roman"/>
          <w:sz w:val="24"/>
        </w:rPr>
      </w:pPr>
    </w:p>
    <w:p w14:paraId="78B6BD26" w14:textId="2AD9FDBC" w:rsidR="003A26C4" w:rsidDel="00D6595C" w:rsidRDefault="003A26C4" w:rsidP="007E1743">
      <w:pPr>
        <w:spacing w:line="480" w:lineRule="auto"/>
        <w:rPr>
          <w:del w:id="972" w:author="Liu, Luyu" w:date="2020-06-01T15:11:00Z"/>
          <w:rFonts w:ascii="Times New Roman" w:hAnsi="Times New Roman" w:cs="Times New Roman"/>
          <w:sz w:val="24"/>
        </w:rPr>
      </w:pPr>
    </w:p>
    <w:p w14:paraId="158358B0" w14:textId="679A3CB7" w:rsidR="003A26C4" w:rsidRPr="009457DC" w:rsidDel="00D6595C" w:rsidRDefault="003A26C4" w:rsidP="007E1743">
      <w:pPr>
        <w:pStyle w:val="ListParagraph"/>
        <w:numPr>
          <w:ilvl w:val="0"/>
          <w:numId w:val="2"/>
        </w:numPr>
        <w:spacing w:line="480" w:lineRule="auto"/>
        <w:rPr>
          <w:del w:id="973" w:author="Liu, Luyu" w:date="2020-06-01T15:11:00Z"/>
          <w:rFonts w:ascii="Times New Roman" w:hAnsi="Times New Roman" w:cs="Times New Roman"/>
          <w:b/>
          <w:sz w:val="24"/>
        </w:rPr>
      </w:pPr>
      <w:del w:id="974" w:author="Liu, Luyu" w:date="2020-06-01T15:11:00Z">
        <w:r w:rsidRPr="009457DC" w:rsidDel="00D6595C">
          <w:rPr>
            <w:rFonts w:ascii="Times New Roman" w:hAnsi="Times New Roman" w:cs="Times New Roman"/>
            <w:b/>
            <w:sz w:val="24"/>
          </w:rPr>
          <w:delText>Conclusion</w:delText>
        </w:r>
      </w:del>
    </w:p>
    <w:p w14:paraId="6AEE1168" w14:textId="29E1505F" w:rsidR="003A26C4" w:rsidDel="00D6595C" w:rsidRDefault="003A26C4" w:rsidP="007E1743">
      <w:pPr>
        <w:spacing w:line="480" w:lineRule="auto"/>
        <w:jc w:val="both"/>
        <w:rPr>
          <w:del w:id="975" w:author="Liu, Luyu" w:date="2020-06-01T15:11:00Z"/>
          <w:rFonts w:ascii="Times New Roman" w:hAnsi="Times New Roman" w:cs="Times New Roman"/>
          <w:sz w:val="24"/>
        </w:rPr>
      </w:pPr>
      <w:del w:id="976" w:author="Liu, Luyu" w:date="2020-06-01T15:11:00Z">
        <w:r w:rsidDel="00D6595C">
          <w:rPr>
            <w:rFonts w:ascii="Times New Roman" w:hAnsi="Times New Roman" w:cs="Times New Roman"/>
            <w:sz w:val="24"/>
          </w:rPr>
          <w:delText>In this paper, w</w:delText>
        </w:r>
        <w:r w:rsidRPr="00FA346C" w:rsidDel="00D6595C">
          <w:rPr>
            <w:rFonts w:ascii="Times New Roman" w:hAnsi="Times New Roman" w:cs="Times New Roman"/>
            <w:sz w:val="24"/>
          </w:rPr>
          <w:delText xml:space="preserve">e use </w:delText>
        </w:r>
        <w:r w:rsidDel="00D6595C">
          <w:rPr>
            <w:rFonts w:ascii="Times New Roman" w:hAnsi="Times New Roman" w:cs="Times New Roman"/>
            <w:sz w:val="24"/>
          </w:rPr>
          <w:delText xml:space="preserve">activity </w:delText>
        </w:r>
        <w:r w:rsidRPr="00FA346C" w:rsidDel="00D6595C">
          <w:rPr>
            <w:rFonts w:ascii="Times New Roman" w:hAnsi="Times New Roman" w:cs="Times New Roman"/>
            <w:sz w:val="24"/>
          </w:rPr>
          <w:delText>data</w:delText>
        </w:r>
        <w:r w:rsidDel="00D6595C">
          <w:rPr>
            <w:rFonts w:ascii="Times New Roman" w:hAnsi="Times New Roman" w:cs="Times New Roman"/>
            <w:sz w:val="24"/>
          </w:rPr>
          <w:delText xml:space="preserve"> from a widely used public transit navigation app to measure changes in demand for 113 transit systems across the United States during the COVID-19 pandemic.</w:delText>
        </w:r>
        <w:r w:rsidRPr="00FA346C" w:rsidDel="00D6595C">
          <w:rPr>
            <w:rFonts w:ascii="Times New Roman" w:hAnsi="Times New Roman" w:cs="Times New Roman"/>
            <w:sz w:val="24"/>
          </w:rPr>
          <w:delText xml:space="preserve"> We </w:delText>
        </w:r>
        <w:r w:rsidDel="00D6595C">
          <w:rPr>
            <w:rFonts w:ascii="Times New Roman" w:hAnsi="Times New Roman" w:cs="Times New Roman"/>
            <w:sz w:val="24"/>
          </w:rPr>
          <w:delText xml:space="preserve">fit </w:delText>
        </w:r>
        <w:r w:rsidRPr="00FA346C" w:rsidDel="00D6595C">
          <w:rPr>
            <w:rFonts w:ascii="Times New Roman" w:hAnsi="Times New Roman" w:cs="Times New Roman"/>
            <w:sz w:val="24"/>
          </w:rPr>
          <w:delText>logistic</w:delText>
        </w:r>
        <w:r w:rsidDel="00D6595C">
          <w:rPr>
            <w:rFonts w:ascii="Times New Roman" w:hAnsi="Times New Roman" w:cs="Times New Roman"/>
            <w:sz w:val="24"/>
          </w:rPr>
          <w:delText>s curves describing declines in daily transit system demand and derive parameters describing the decline dynamics.</w:delText>
        </w:r>
      </w:del>
      <w:del w:id="977" w:author="Liu, Luyu" w:date="2020-06-01T13:43:00Z">
        <w:r w:rsidDel="000638C8">
          <w:rPr>
            <w:rFonts w:ascii="Times New Roman" w:hAnsi="Times New Roman" w:cs="Times New Roman"/>
            <w:sz w:val="24"/>
          </w:rPr>
          <w:delText xml:space="preserve">  </w:delText>
        </w:r>
      </w:del>
      <w:del w:id="978" w:author="Liu, Luyu" w:date="2020-06-01T15:11:00Z">
        <w:r w:rsidDel="00D6595C">
          <w:rPr>
            <w:rFonts w:ascii="Times New Roman" w:hAnsi="Times New Roman" w:cs="Times New Roman"/>
            <w:sz w:val="24"/>
          </w:rPr>
          <w:delText>We also compare differences in hourly demand profiles on weekdays and weekends.</w:delText>
        </w:r>
      </w:del>
    </w:p>
    <w:p w14:paraId="4A1EA8D5" w14:textId="42E2FCA1" w:rsidR="003A26C4" w:rsidDel="00D6595C" w:rsidRDefault="003A26C4" w:rsidP="007E1743">
      <w:pPr>
        <w:spacing w:line="480" w:lineRule="auto"/>
        <w:ind w:firstLine="720"/>
        <w:jc w:val="both"/>
        <w:rPr>
          <w:del w:id="979" w:author="Liu, Luyu" w:date="2020-06-01T15:11:00Z"/>
          <w:rFonts w:ascii="Times New Roman" w:hAnsi="Times New Roman" w:cs="Times New Roman"/>
          <w:sz w:val="24"/>
        </w:rPr>
      </w:pPr>
      <w:del w:id="980" w:author="Liu, Luyu" w:date="2020-06-01T15:11:00Z">
        <w:r w:rsidDel="00D6595C">
          <w:rPr>
            <w:rFonts w:ascii="Times New Roman" w:hAnsi="Times New Roman" w:cs="Times New Roman"/>
            <w:sz w:val="24"/>
          </w:rPr>
          <w:delText xml:space="preserve">The minimum value of the transit demand curve, </w:delText>
        </w:r>
        <w:r w:rsidRPr="007A4B18" w:rsidDel="00D6595C">
          <w:rPr>
            <w:rFonts w:ascii="Times New Roman" w:hAnsi="Times New Roman" w:cs="Times New Roman"/>
            <w:i/>
            <w:sz w:val="24"/>
          </w:rPr>
          <w:delText>floor value</w:delText>
        </w:r>
        <w:r w:rsidDel="00D6595C">
          <w:rPr>
            <w:rFonts w:ascii="Times New Roman" w:hAnsi="Times New Roman" w:cs="Times New Roman"/>
            <w:sz w:val="24"/>
          </w:rPr>
          <w:delText>, is an indicator of transit as an essential service: it shows continued use transit system regardless of the pandemic; most likely people who are transit dependent and perform essential jobs and other activities.</w:delText>
        </w:r>
      </w:del>
      <w:del w:id="981" w:author="Liu, Luyu" w:date="2020-06-01T13:43:00Z">
        <w:r w:rsidDel="000638C8">
          <w:rPr>
            <w:rFonts w:ascii="Times New Roman" w:hAnsi="Times New Roman" w:cs="Times New Roman"/>
            <w:sz w:val="24"/>
          </w:rPr>
          <w:delText xml:space="preserve">  </w:delText>
        </w:r>
      </w:del>
      <w:del w:id="982" w:author="Liu, Luyu" w:date="2020-06-01T15:11:00Z">
        <w:r w:rsidDel="00D6595C">
          <w:rPr>
            <w:rFonts w:ascii="Times New Roman" w:hAnsi="Times New Roman" w:cs="Times New Roman"/>
            <w:sz w:val="24"/>
          </w:rPr>
          <w:delText xml:space="preserve">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delText>
        </w:r>
        <w:r w:rsidRPr="006E7E88" w:rsidDel="00D6595C">
          <w:rPr>
            <w:rFonts w:ascii="Times New Roman" w:hAnsi="Times New Roman" w:cs="Times New Roman"/>
            <w:b/>
            <w:sz w:val="24"/>
          </w:rPr>
          <w:delText>cities with</w:delText>
        </w:r>
        <w:r w:rsidRPr="007D6790" w:rsidDel="00D6595C">
          <w:rPr>
            <w:rFonts w:ascii="Times New Roman" w:hAnsi="Times New Roman" w:cs="Times New Roman"/>
            <w:b/>
            <w:sz w:val="24"/>
          </w:rPr>
          <w:delText xml:space="preserve"> more essential workers and more vulnerable population tend to maintain higher transit </w:delText>
        </w:r>
        <w:r w:rsidDel="00D6595C">
          <w:rPr>
            <w:rFonts w:ascii="Times New Roman" w:hAnsi="Times New Roman" w:cs="Times New Roman"/>
            <w:b/>
            <w:sz w:val="24"/>
          </w:rPr>
          <w:delText>demand levels</w:delText>
        </w:r>
        <w:r w:rsidRPr="007D6790" w:rsidDel="00D6595C">
          <w:rPr>
            <w:rFonts w:ascii="Times New Roman" w:hAnsi="Times New Roman" w:cs="Times New Roman"/>
            <w:b/>
            <w:sz w:val="24"/>
          </w:rPr>
          <w:delText xml:space="preserve"> during </w:delText>
        </w:r>
        <w:r w:rsidDel="00D6595C">
          <w:rPr>
            <w:rFonts w:ascii="Times New Roman" w:hAnsi="Times New Roman" w:cs="Times New Roman"/>
            <w:b/>
            <w:sz w:val="24"/>
          </w:rPr>
          <w:delText>COVID-19</w:delText>
        </w:r>
        <w:r w:rsidDel="00D6595C">
          <w:rPr>
            <w:rFonts w:ascii="Times New Roman" w:hAnsi="Times New Roman" w:cs="Times New Roman"/>
            <w:sz w:val="24"/>
          </w:rPr>
          <w:delText xml:space="preserve">. This moreover suggests the necessity of the transit system even during a pandemic when transit systems lose a great deal of discretionary demand. This should motivate transit planners, policy makers, political leaders, and taxpayers to </w:delText>
        </w:r>
        <w:r w:rsidDel="00D6595C">
          <w:rPr>
            <w:rFonts w:ascii="Times New Roman" w:hAnsi="Times New Roman" w:cs="Times New Roman"/>
            <w:sz w:val="24"/>
          </w:rPr>
          <w:lastRenderedPageBreak/>
          <w:delText>rethink the role of transit systems not as a business, but as a social welfare to protect and serve the essential and vulnerable people in their communities.</w:delText>
        </w:r>
        <w:r w:rsidRPr="00A16AC7" w:rsidDel="00D6595C">
          <w:rPr>
            <w:rFonts w:ascii="Times New Roman" w:hAnsi="Times New Roman" w:cs="Times New Roman"/>
            <w:sz w:val="24"/>
          </w:rPr>
          <w:delText xml:space="preserve"> </w:delText>
        </w:r>
      </w:del>
    </w:p>
    <w:p w14:paraId="153FDC82" w14:textId="26B29D0A" w:rsidR="003A26C4" w:rsidDel="00D6595C" w:rsidRDefault="003A26C4" w:rsidP="007E1743">
      <w:pPr>
        <w:spacing w:line="480" w:lineRule="auto"/>
        <w:ind w:firstLine="720"/>
        <w:jc w:val="both"/>
        <w:rPr>
          <w:del w:id="983" w:author="Liu, Luyu" w:date="2020-06-01T15:11:00Z"/>
          <w:rFonts w:ascii="Times New Roman" w:hAnsi="Times New Roman" w:cs="Times New Roman"/>
          <w:sz w:val="24"/>
        </w:rPr>
      </w:pPr>
      <w:del w:id="984" w:author="Liu, Luyu" w:date="2020-06-01T15:11:00Z">
        <w:r w:rsidDel="00D6595C">
          <w:rPr>
            <w:rFonts w:ascii="Times New Roman" w:hAnsi="Times New Roman" w:cs="Times New Roman"/>
            <w:sz w:val="24"/>
          </w:rPr>
          <w:delText>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w:delText>
        </w:r>
      </w:del>
      <w:del w:id="985" w:author="Liu, Luyu" w:date="2020-06-01T13:43:00Z">
        <w:r w:rsidDel="000638C8">
          <w:rPr>
            <w:rFonts w:ascii="Times New Roman" w:hAnsi="Times New Roman" w:cs="Times New Roman"/>
            <w:sz w:val="24"/>
          </w:rPr>
          <w:delText xml:space="preserve">  </w:delText>
        </w:r>
      </w:del>
      <w:del w:id="986" w:author="Liu, Luyu" w:date="2020-06-01T15:11:00Z">
        <w:r w:rsidDel="00D6595C">
          <w:rPr>
            <w:rFonts w:ascii="Times New Roman" w:hAnsi="Times New Roman" w:cs="Times New Roman"/>
            <w:sz w:val="24"/>
          </w:rPr>
          <w:delText>Also, having at least one vehicle per household does not mean that individuals have ready access to reliable transportation.</w:delText>
        </w:r>
      </w:del>
      <w:del w:id="987" w:author="Liu, Luyu" w:date="2020-06-01T13:43:00Z">
        <w:r w:rsidDel="000638C8">
          <w:rPr>
            <w:rFonts w:ascii="Times New Roman" w:hAnsi="Times New Roman" w:cs="Times New Roman"/>
            <w:sz w:val="24"/>
          </w:rPr>
          <w:delText xml:space="preserve">  </w:delText>
        </w:r>
      </w:del>
      <w:del w:id="988" w:author="Liu, Luyu" w:date="2020-06-01T15:11:00Z">
        <w:r w:rsidDel="00D6595C">
          <w:rPr>
            <w:rFonts w:ascii="Times New Roman" w:hAnsi="Times New Roman" w:cs="Times New Roman"/>
            <w:sz w:val="24"/>
          </w:rPr>
          <w:delText>This suggests a need for developing more accurate measure of transit dependency for use in crises.</w:delText>
        </w:r>
      </w:del>
      <w:del w:id="989" w:author="Liu, Luyu" w:date="2020-06-01T13:43:00Z">
        <w:r w:rsidDel="000638C8">
          <w:rPr>
            <w:rFonts w:ascii="Times New Roman" w:hAnsi="Times New Roman" w:cs="Times New Roman"/>
            <w:sz w:val="24"/>
          </w:rPr>
          <w:delText xml:space="preserve">  </w:delText>
        </w:r>
      </w:del>
    </w:p>
    <w:p w14:paraId="4DFB14A2" w14:textId="62237BB1" w:rsidR="003A26C4" w:rsidDel="00D6595C" w:rsidRDefault="003A26C4" w:rsidP="007E1743">
      <w:pPr>
        <w:spacing w:line="480" w:lineRule="auto"/>
        <w:ind w:firstLine="720"/>
        <w:jc w:val="both"/>
        <w:rPr>
          <w:del w:id="990" w:author="Liu, Luyu" w:date="2020-06-01T15:11:00Z"/>
          <w:rFonts w:ascii="Times New Roman" w:hAnsi="Times New Roman" w:cs="Times New Roman"/>
          <w:sz w:val="24"/>
        </w:rPr>
      </w:pPr>
      <w:del w:id="991" w:author="Liu, Luyu" w:date="2020-06-01T15:11:00Z">
        <w:r w:rsidDel="00D6595C">
          <w:rPr>
            <w:rFonts w:ascii="Times New Roman" w:hAnsi="Times New Roman" w:cs="Times New Roman"/>
            <w:sz w:val="24"/>
          </w:rPr>
          <w:delText xml:space="preserve">The start and end date of transit demand curve, </w:delText>
        </w:r>
        <w:r w:rsidDel="00D6595C">
          <w:rPr>
            <w:rFonts w:ascii="Times New Roman" w:hAnsi="Times New Roman" w:cs="Times New Roman"/>
            <w:i/>
            <w:sz w:val="24"/>
          </w:rPr>
          <w:delText>cliff</w:delText>
        </w:r>
        <w:r w:rsidRPr="00B1628F" w:rsidDel="00D6595C">
          <w:rPr>
            <w:rFonts w:ascii="Times New Roman" w:hAnsi="Times New Roman" w:cs="Times New Roman"/>
            <w:i/>
            <w:sz w:val="24"/>
          </w:rPr>
          <w:delText xml:space="preserve"> point</w:delText>
        </w:r>
        <w:r w:rsidDel="00D6595C">
          <w:rPr>
            <w:rFonts w:ascii="Times New Roman" w:hAnsi="Times New Roman" w:cs="Times New Roman"/>
            <w:sz w:val="24"/>
          </w:rPr>
          <w:delText xml:space="preserve"> and </w:delText>
        </w:r>
        <w:r w:rsidDel="00D6595C">
          <w:rPr>
            <w:rFonts w:ascii="Times New Roman" w:hAnsi="Times New Roman" w:cs="Times New Roman"/>
            <w:i/>
            <w:sz w:val="24"/>
          </w:rPr>
          <w:delText>floor</w:delText>
        </w:r>
        <w:r w:rsidRPr="00B1628F" w:rsidDel="00D6595C">
          <w:rPr>
            <w:rFonts w:ascii="Times New Roman" w:hAnsi="Times New Roman" w:cs="Times New Roman"/>
            <w:i/>
            <w:sz w:val="24"/>
          </w:rPr>
          <w:delText xml:space="preserve"> point</w:delText>
        </w:r>
        <w:r w:rsidDel="00D6595C">
          <w:rPr>
            <w:rFonts w:ascii="Times New Roman" w:hAnsi="Times New Roman" w:cs="Times New Roman"/>
            <w:sz w:val="24"/>
          </w:rPr>
          <w:delText>, shows when discretionary transit demand - people who can work at home or do not work, and people who have other mobility options - started and finished its decline due to COVID-19. We moreover compare cliff/floor point with the first day of local community spread and the results shows that p</w:delText>
        </w:r>
        <w:r w:rsidRPr="00721447" w:rsidDel="00D6595C">
          <w:rPr>
            <w:rFonts w:ascii="Times New Roman" w:hAnsi="Times New Roman" w:cs="Times New Roman"/>
            <w:sz w:val="24"/>
          </w:rPr>
          <w:delText>eople’s response time is not synchronized with the development of the disease</w:delText>
        </w:r>
        <w:r w:rsidDel="00D6595C">
          <w:rPr>
            <w:rFonts w:ascii="Times New Roman" w:hAnsi="Times New Roman" w:cs="Times New Roman"/>
            <w:sz w:val="24"/>
          </w:rPr>
          <w:delText xml:space="preserve">. 54% of all transit systems experienced a decline in discretionary travel demand before local community spread started. However, this pattern is less sanguine when we factor in incubation lags: the number drops to 24% with the reported median incubation period of 5 days and moreover drops to 5% with the reported maximum incubation period of 14 days. Meanwhile, almost no transit systems’ discretionary demand clear fast enough to reach the floor point before community spread. </w:delText>
        </w:r>
      </w:del>
    </w:p>
    <w:p w14:paraId="3453678A" w14:textId="615B4FA7" w:rsidR="003A26C4" w:rsidDel="00D6595C" w:rsidRDefault="003A26C4" w:rsidP="007E1743">
      <w:pPr>
        <w:spacing w:line="480" w:lineRule="auto"/>
        <w:ind w:firstLine="720"/>
        <w:jc w:val="both"/>
        <w:rPr>
          <w:del w:id="992" w:author="Liu, Luyu" w:date="2020-06-01T15:11:00Z"/>
          <w:rFonts w:ascii="Times New Roman" w:hAnsi="Times New Roman" w:cs="Times New Roman"/>
          <w:sz w:val="24"/>
        </w:rPr>
      </w:pPr>
      <w:commentRangeStart w:id="993"/>
      <w:commentRangeStart w:id="994"/>
      <w:del w:id="995" w:author="Liu, Luyu" w:date="2020-06-01T15:11:00Z">
        <w:r w:rsidDel="00D6595C">
          <w:rPr>
            <w:rFonts w:ascii="Times New Roman" w:hAnsi="Times New Roman" w:cs="Times New Roman"/>
            <w:sz w:val="24"/>
          </w:rPr>
          <w:delText xml:space="preserve">The speed of the decline, </w:delText>
        </w:r>
        <w:r w:rsidRPr="00655904" w:rsidDel="00D6595C">
          <w:rPr>
            <w:rFonts w:ascii="Times New Roman" w:hAnsi="Times New Roman" w:cs="Times New Roman"/>
            <w:i/>
            <w:sz w:val="24"/>
          </w:rPr>
          <w:delText>decay rate</w:delText>
        </w:r>
        <w:r w:rsidDel="00D6595C">
          <w:rPr>
            <w:rFonts w:ascii="Times New Roman" w:hAnsi="Times New Roman" w:cs="Times New Roman"/>
            <w:sz w:val="24"/>
          </w:rPr>
          <w:delText xml:space="preserve">, </w:delText>
        </w:r>
        <w:r w:rsidDel="00D6595C">
          <w:rPr>
            <w:rFonts w:ascii="Times New Roman" w:hAnsi="Times New Roman" w:cs="Times New Roman" w:hint="eastAsia"/>
            <w:sz w:val="24"/>
          </w:rPr>
          <w:delText>shows</w:delText>
        </w:r>
        <w:r w:rsidDel="00D6595C">
          <w:rPr>
            <w:rFonts w:ascii="Times New Roman" w:hAnsi="Times New Roman" w:cs="Times New Roman"/>
            <w:sz w:val="24"/>
          </w:rPr>
          <w:delText xml:space="preserve"> how fast the decline process is. The correlation reveals that faster decay rate is associated with later cliff point and earlier floor point. This could be because of growing awareness </w:delText>
        </w:r>
        <w:r w:rsidDel="00D6595C">
          <w:rPr>
            <w:rFonts w:ascii="Times New Roman" w:hAnsi="Times New Roman" w:cs="Times New Roman" w:hint="eastAsia"/>
            <w:sz w:val="24"/>
          </w:rPr>
          <w:delText>and</w:delText>
        </w:r>
        <w:r w:rsidDel="00D6595C">
          <w:rPr>
            <w:rFonts w:ascii="Times New Roman" w:hAnsi="Times New Roman" w:cs="Times New Roman"/>
            <w:sz w:val="24"/>
          </w:rPr>
          <w:delText xml:space="preserve"> fear as time passed to make people to act faster. This also </w:delText>
        </w:r>
        <w:r w:rsidDel="00D6595C">
          <w:rPr>
            <w:rFonts w:ascii="Times New Roman" w:hAnsi="Times New Roman" w:cs="Times New Roman"/>
            <w:sz w:val="24"/>
          </w:rPr>
          <w:lastRenderedPageBreak/>
          <w:delText>suggests that the end date of the decline (floor point) is mostly determined by the reaction speed (decay rate) but not the start date of the decline (cliff point).</w:delText>
        </w:r>
        <w:commentRangeEnd w:id="993"/>
        <w:r w:rsidDel="00D6595C">
          <w:rPr>
            <w:rStyle w:val="CommentReference"/>
          </w:rPr>
          <w:commentReference w:id="993"/>
        </w:r>
        <w:commentRangeEnd w:id="994"/>
        <w:r w:rsidDel="00D6595C">
          <w:rPr>
            <w:rStyle w:val="CommentReference"/>
          </w:rPr>
          <w:commentReference w:id="994"/>
        </w:r>
      </w:del>
    </w:p>
    <w:p w14:paraId="7EB7E70E" w14:textId="274A8E74" w:rsidR="003A26C4" w:rsidDel="00D6595C" w:rsidRDefault="003A26C4" w:rsidP="007E1743">
      <w:pPr>
        <w:spacing w:line="480" w:lineRule="auto"/>
        <w:ind w:firstLine="720"/>
        <w:jc w:val="both"/>
        <w:rPr>
          <w:del w:id="996" w:author="Liu, Luyu" w:date="2020-06-01T15:11:00Z"/>
          <w:rFonts w:ascii="Times New Roman" w:hAnsi="Times New Roman" w:cs="Times New Roman"/>
          <w:sz w:val="24"/>
        </w:rPr>
      </w:pPr>
      <w:del w:id="997" w:author="Liu, Luyu" w:date="2020-06-01T15:11:00Z">
        <w:r w:rsidRPr="002F7278" w:rsidDel="00D6595C">
          <w:rPr>
            <w:rFonts w:ascii="Times New Roman" w:hAnsi="Times New Roman" w:cs="Times New Roman" w:hint="eastAsia"/>
            <w:sz w:val="24"/>
          </w:rPr>
          <w:delText>The</w:delText>
        </w:r>
        <w:r w:rsidRPr="002F7278" w:rsidDel="00D6595C">
          <w:rPr>
            <w:rFonts w:ascii="Times New Roman" w:hAnsi="Times New Roman" w:cs="Times New Roman"/>
            <w:sz w:val="24"/>
          </w:rPr>
          <w:delText xml:space="preserve"> commuting analyses based on hourly transit demand data show that essential passengers’ commuting routine during the pandemic is </w:delText>
        </w:r>
        <w:r w:rsidDel="00D6595C">
          <w:rPr>
            <w:rFonts w:ascii="Times New Roman" w:hAnsi="Times New Roman" w:cs="Times New Roman"/>
            <w:sz w:val="24"/>
          </w:rPr>
          <w:delText>substantially</w:delText>
        </w:r>
        <w:r w:rsidRPr="002F7278" w:rsidDel="00D6595C">
          <w:rPr>
            <w:rFonts w:ascii="Times New Roman" w:hAnsi="Times New Roman" w:cs="Times New Roman"/>
            <w:sz w:val="24"/>
          </w:rPr>
          <w:delText xml:space="preserve"> different from the normal routine.</w:delText>
        </w:r>
        <w:r w:rsidDel="00D6595C">
          <w:rPr>
            <w:rFonts w:ascii="Times New Roman" w:hAnsi="Times New Roman" w:cs="Times New Roman"/>
            <w:sz w:val="24"/>
          </w:rPr>
          <w:delText xml:space="preserve"> </w:delText>
        </w:r>
        <w:r w:rsidRPr="002F7278" w:rsidDel="00D6595C">
          <w:rPr>
            <w:rFonts w:ascii="Times New Roman" w:hAnsi="Times New Roman" w:cs="Times New Roman"/>
            <w:sz w:val="24"/>
          </w:rPr>
          <w:delText>The</w:delText>
        </w:r>
        <w:r w:rsidDel="00D6595C">
          <w:rPr>
            <w:rFonts w:ascii="Times New Roman" w:hAnsi="Times New Roman" w:cs="Times New Roman"/>
            <w:sz w:val="24"/>
          </w:rPr>
          <w:delText xml:space="preserve"> pattern of Procrustes distances measuring differences between the normal and pandemic weekday demand profiles</w:delText>
        </w:r>
        <w:r w:rsidRPr="002F7278" w:rsidDel="00D6595C">
          <w:rPr>
            <w:rFonts w:ascii="Times New Roman" w:hAnsi="Times New Roman" w:cs="Times New Roman"/>
            <w:sz w:val="24"/>
          </w:rPr>
          <w:delText xml:space="preserve"> is geographically polarized</w:delText>
        </w:r>
        <w:r w:rsidDel="00D6595C">
          <w:rPr>
            <w:rFonts w:ascii="Times New Roman" w:hAnsi="Times New Roman" w:cs="Times New Roman"/>
            <w:sz w:val="24"/>
          </w:rPr>
          <w:delText xml:space="preserve"> and highly correlated with the floor value</w:delText>
        </w:r>
        <w:r w:rsidRPr="002F7278" w:rsidDel="00D6595C">
          <w:rPr>
            <w:rFonts w:ascii="Times New Roman" w:hAnsi="Times New Roman" w:cs="Times New Roman"/>
            <w:sz w:val="24"/>
          </w:rPr>
          <w:delText>:</w:delText>
        </w:r>
        <w:r w:rsidDel="00D6595C">
          <w:rPr>
            <w:rFonts w:ascii="Times New Roman" w:hAnsi="Times New Roman" w:cs="Times New Roman"/>
            <w:sz w:val="24"/>
          </w:rPr>
          <w:delTex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delText>
        </w:r>
        <w:r w:rsidRPr="002F7278" w:rsidDel="00D6595C">
          <w:rPr>
            <w:rFonts w:ascii="Times New Roman" w:hAnsi="Times New Roman" w:cs="Times New Roman"/>
            <w:sz w:val="24"/>
          </w:rPr>
          <w:delText xml:space="preserve">. The impact on hourly </w:delText>
        </w:r>
        <w:r w:rsidDel="00D6595C">
          <w:rPr>
            <w:rFonts w:ascii="Times New Roman" w:hAnsi="Times New Roman" w:cs="Times New Roman"/>
            <w:sz w:val="24"/>
          </w:rPr>
          <w:delText xml:space="preserve">demand </w:delText>
        </w:r>
        <w:r w:rsidR="007D683B" w:rsidDel="00D6595C">
          <w:rPr>
            <w:rFonts w:ascii="Times New Roman" w:hAnsi="Times New Roman" w:cs="Times New Roman"/>
            <w:sz w:val="24"/>
          </w:rPr>
          <w:delText xml:space="preserve">profiles </w:delText>
        </w:r>
        <w:r w:rsidR="007D683B" w:rsidRPr="002F7278" w:rsidDel="00D6595C">
          <w:rPr>
            <w:rFonts w:ascii="Times New Roman" w:hAnsi="Times New Roman" w:cs="Times New Roman"/>
            <w:sz w:val="24"/>
          </w:rPr>
          <w:delText>increased</w:delText>
        </w:r>
        <w:r w:rsidRPr="002F7278" w:rsidDel="00D6595C">
          <w:rPr>
            <w:rFonts w:ascii="Times New Roman" w:hAnsi="Times New Roman" w:cs="Times New Roman"/>
            <w:sz w:val="24"/>
          </w:rPr>
          <w:delText xml:space="preserve"> as the pandemic developed. The pandemic also made the weekdays and weekends less different</w:delText>
        </w:r>
        <w:r w:rsidDel="00D6595C">
          <w:rPr>
            <w:rFonts w:ascii="Times New Roman" w:hAnsi="Times New Roman" w:cs="Times New Roman"/>
            <w:sz w:val="24"/>
          </w:rPr>
          <w:delText xml:space="preserve"> due to d</w:delText>
        </w:r>
        <w:r w:rsidRPr="002F7278" w:rsidDel="00D6595C">
          <w:rPr>
            <w:rFonts w:ascii="Times New Roman" w:hAnsi="Times New Roman" w:cs="Times New Roman"/>
            <w:sz w:val="24"/>
          </w:rPr>
          <w:delText>isproportional decrease of the morning an</w:delText>
        </w:r>
        <w:r w:rsidR="00FD75B5" w:rsidDel="00D6595C">
          <w:rPr>
            <w:rFonts w:ascii="Times New Roman" w:hAnsi="Times New Roman" w:cs="Times New Roman"/>
            <w:sz w:val="24"/>
          </w:rPr>
          <w:delText>d afternoon commuting activity, which</w:delText>
        </w:r>
        <w:r w:rsidRPr="002F7278" w:rsidDel="00D6595C">
          <w:rPr>
            <w:rFonts w:ascii="Times New Roman" w:hAnsi="Times New Roman" w:cs="Times New Roman"/>
            <w:sz w:val="24"/>
          </w:rPr>
          <w:delText xml:space="preserve"> made the difference between rush hour</w:delText>
        </w:r>
        <w:r w:rsidDel="00D6595C">
          <w:rPr>
            <w:rFonts w:ascii="Times New Roman" w:hAnsi="Times New Roman" w:cs="Times New Roman"/>
            <w:sz w:val="24"/>
          </w:rPr>
          <w:delText xml:space="preserve">s and normal hours less obvious; meanwhile weekdays are more like weekends because the cessation of unessential businesses made the weekends trips become commuting-dominating. </w:delText>
        </w:r>
        <w:commentRangeStart w:id="998"/>
        <w:r w:rsidDel="00D6595C">
          <w:rPr>
            <w:rFonts w:ascii="Times New Roman" w:hAnsi="Times New Roman" w:cs="Times New Roman"/>
            <w:sz w:val="24"/>
          </w:rPr>
          <w:delText>Moreover, the pandemic shifted the morning and afternoon rush hours. Morning rush hour shift is very heterogeneous for different cities with average shift of -0.05 hours but the afternoon rush hour shifted homogeneously later for 1 hour in average.</w:delText>
        </w:r>
      </w:del>
      <w:del w:id="999" w:author="Liu, Luyu" w:date="2020-06-01T13:43:00Z">
        <w:r w:rsidDel="000638C8">
          <w:rPr>
            <w:rFonts w:ascii="Times New Roman" w:hAnsi="Times New Roman" w:cs="Times New Roman"/>
            <w:sz w:val="24"/>
          </w:rPr>
          <w:delText xml:space="preserve">  </w:delText>
        </w:r>
      </w:del>
      <w:commentRangeEnd w:id="998"/>
      <w:del w:id="1000" w:author="Liu, Luyu" w:date="2020-06-01T15:11:00Z">
        <w:r w:rsidDel="00D6595C">
          <w:rPr>
            <w:rStyle w:val="CommentReference"/>
          </w:rPr>
          <w:commentReference w:id="998"/>
        </w:r>
      </w:del>
    </w:p>
    <w:p w14:paraId="702800B0" w14:textId="0552782A" w:rsidR="003A26C4" w:rsidRPr="00FF3102" w:rsidDel="00D6595C" w:rsidRDefault="003A26C4" w:rsidP="007E1743">
      <w:pPr>
        <w:spacing w:line="480" w:lineRule="auto"/>
        <w:ind w:firstLine="720"/>
        <w:jc w:val="both"/>
        <w:rPr>
          <w:del w:id="1001" w:author="Liu, Luyu" w:date="2020-06-01T15:11:00Z"/>
          <w:rFonts w:ascii="Times New Roman" w:hAnsi="Times New Roman" w:cs="Times New Roman"/>
          <w:sz w:val="24"/>
        </w:rPr>
      </w:pPr>
      <w:del w:id="1002" w:author="Liu, Luyu" w:date="2020-06-01T15:11:00Z">
        <w:r w:rsidDel="00D6595C">
          <w:rPr>
            <w:rFonts w:ascii="Times New Roman" w:hAnsi="Times New Roman" w:cs="Times New Roman"/>
            <w:sz w:val="24"/>
          </w:rPr>
          <w:delText>The paper is a first approximation of understanding the heterogeneous impacts of a major pandemic such as COVID-19 on transit systems in the United States.</w:delText>
        </w:r>
      </w:del>
      <w:del w:id="1003" w:author="Liu, Luyu" w:date="2020-06-01T13:43:00Z">
        <w:r w:rsidDel="000638C8">
          <w:rPr>
            <w:rFonts w:ascii="Times New Roman" w:hAnsi="Times New Roman" w:cs="Times New Roman"/>
            <w:sz w:val="24"/>
          </w:rPr>
          <w:delText xml:space="preserve">  </w:delText>
        </w:r>
      </w:del>
      <w:del w:id="1004" w:author="Liu, Luyu" w:date="2020-06-01T15:11:00Z">
        <w:r w:rsidDel="00D6595C">
          <w:rPr>
            <w:rFonts w:ascii="Times New Roman" w:hAnsi="Times New Roman" w:cs="Times New Roman"/>
            <w:sz w:val="24"/>
          </w:rPr>
          <w:delText>Our study highlights public transit as an essential service during a pandemic and the vulnerabilities of some social groups (women, Hispanic, African-Americans) as they travel to perform essential activities.</w:delText>
        </w:r>
      </w:del>
      <w:del w:id="1005" w:author="Liu, Luyu" w:date="2020-06-01T13:43:00Z">
        <w:r w:rsidDel="000638C8">
          <w:rPr>
            <w:rFonts w:ascii="Times New Roman" w:hAnsi="Times New Roman" w:cs="Times New Roman"/>
            <w:sz w:val="24"/>
          </w:rPr>
          <w:delText xml:space="preserve">  </w:delText>
        </w:r>
      </w:del>
      <w:del w:id="1006" w:author="Liu, Luyu" w:date="2020-06-01T15:11:00Z">
        <w:r w:rsidDel="00D6595C">
          <w:rPr>
            <w:rFonts w:ascii="Times New Roman" w:hAnsi="Times New Roman" w:cs="Times New Roman"/>
            <w:sz w:val="24"/>
          </w:rPr>
          <w:delText>Additional research should build on this study to resolve some of its limitations and more deeply investigate the patterns discovered.</w:delText>
        </w:r>
      </w:del>
      <w:del w:id="1007" w:author="Liu, Luyu" w:date="2020-06-01T13:43:00Z">
        <w:r w:rsidDel="000638C8">
          <w:rPr>
            <w:rFonts w:ascii="Times New Roman" w:hAnsi="Times New Roman" w:cs="Times New Roman"/>
            <w:sz w:val="24"/>
          </w:rPr>
          <w:delText xml:space="preserve">  </w:delText>
        </w:r>
      </w:del>
      <w:del w:id="1008" w:author="Liu, Luyu" w:date="2020-06-01T13:44:00Z">
        <w:r w:rsidDel="000638C8">
          <w:rPr>
            <w:rFonts w:ascii="Times New Roman" w:hAnsi="Times New Roman" w:cs="Times New Roman"/>
            <w:sz w:val="24"/>
          </w:rPr>
          <w:delText xml:space="preserve"> </w:delText>
        </w:r>
      </w:del>
      <w:del w:id="1009" w:author="Liu, Luyu" w:date="2020-06-01T15:11:00Z">
        <w:r w:rsidDel="00D6595C">
          <w:rPr>
            <w:rFonts w:ascii="Times New Roman" w:hAnsi="Times New Roman" w:cs="Times New Roman"/>
            <w:sz w:val="24"/>
          </w:rPr>
          <w:delText xml:space="preserve">One limitation of our study concerns the </w:delText>
        </w:r>
        <w:r w:rsidRPr="009457DC" w:rsidDel="00D6595C">
          <w:rPr>
            <w:rFonts w:ascii="Times New Roman" w:hAnsi="Times New Roman" w:cs="Times New Roman"/>
            <w:sz w:val="24"/>
          </w:rPr>
          <w:delText xml:space="preserve">representativeness of the transit </w:delText>
        </w:r>
        <w:r w:rsidRPr="009457DC" w:rsidDel="00D6595C">
          <w:rPr>
            <w:rFonts w:ascii="Times New Roman" w:hAnsi="Times New Roman" w:cs="Times New Roman"/>
            <w:sz w:val="24"/>
          </w:rPr>
          <w:lastRenderedPageBreak/>
          <w:delText>demand data for actual ridership.</w:delText>
        </w:r>
      </w:del>
      <w:del w:id="1010" w:author="Liu, Luyu" w:date="2020-06-01T13:43:00Z">
        <w:r w:rsidRPr="00FF3102" w:rsidDel="000638C8">
          <w:rPr>
            <w:rFonts w:ascii="Times New Roman" w:hAnsi="Times New Roman" w:cs="Times New Roman"/>
            <w:b/>
            <w:sz w:val="24"/>
          </w:rPr>
          <w:delText xml:space="preserve">  </w:delText>
        </w:r>
      </w:del>
      <w:del w:id="1011" w:author="Liu, Luyu" w:date="2020-06-01T15:11:00Z">
        <w:r w:rsidDel="00D6595C">
          <w:rPr>
            <w:rFonts w:ascii="Times New Roman" w:hAnsi="Times New Roman" w:cs="Times New Roman"/>
            <w:sz w:val="24"/>
          </w:rPr>
          <w:delText>We use data from the Transit app as a surrogate for demand since actual passenger counts for systems at a national level are difficult to obtain.</w:delText>
        </w:r>
      </w:del>
      <w:del w:id="1012" w:author="Liu, Luyu" w:date="2020-06-01T13:43:00Z">
        <w:r w:rsidDel="000638C8">
          <w:rPr>
            <w:rFonts w:ascii="Times New Roman" w:hAnsi="Times New Roman" w:cs="Times New Roman"/>
            <w:sz w:val="24"/>
          </w:rPr>
          <w:delText xml:space="preserve">  </w:delText>
        </w:r>
      </w:del>
      <w:del w:id="1013" w:author="Liu, Luyu" w:date="2020-06-01T15:11:00Z">
        <w:r w:rsidDel="00D6595C">
          <w:rPr>
            <w:rFonts w:ascii="Times New Roman" w:hAnsi="Times New Roman" w:cs="Times New Roman"/>
            <w:sz w:val="24"/>
          </w:rPr>
          <w:delText xml:space="preserve">Although a </w:delText>
        </w:r>
        <w:r w:rsidRPr="00FF3102" w:rsidDel="00D6595C">
          <w:rPr>
            <w:rFonts w:ascii="Times New Roman" w:hAnsi="Times New Roman" w:cs="Times New Roman"/>
            <w:sz w:val="24"/>
          </w:rPr>
          <w:delText xml:space="preserve">test between official ridership data and the transit demand data </w:delText>
        </w:r>
        <w:r w:rsidDel="00D6595C">
          <w:rPr>
            <w:rFonts w:ascii="Times New Roman" w:hAnsi="Times New Roman" w:cs="Times New Roman"/>
            <w:sz w:val="24"/>
          </w:rPr>
          <w:delText>for some systems suggest no significant differences overall, transit system-level comparisons should nevertheless be viewed as tentative</w:delText>
        </w:r>
        <w:r w:rsidRPr="00FF3102" w:rsidDel="00D6595C">
          <w:rPr>
            <w:rFonts w:ascii="Times New Roman" w:hAnsi="Times New Roman" w:cs="Times New Roman"/>
            <w:sz w:val="24"/>
          </w:rPr>
          <w:delText>.</w:delText>
        </w:r>
      </w:del>
      <w:del w:id="1014" w:author="Liu, Luyu" w:date="2020-06-01T13:43:00Z">
        <w:r w:rsidDel="000638C8">
          <w:rPr>
            <w:rFonts w:ascii="Times New Roman" w:hAnsi="Times New Roman" w:cs="Times New Roman"/>
            <w:sz w:val="24"/>
          </w:rPr>
          <w:delText xml:space="preserve">  </w:delText>
        </w:r>
      </w:del>
      <w:del w:id="1015" w:author="Liu, Luyu" w:date="2020-06-01T15:11:00Z">
        <w:r w:rsidDel="00D6595C">
          <w:rPr>
            <w:rFonts w:ascii="Times New Roman" w:hAnsi="Times New Roman" w:cs="Times New Roman"/>
            <w:sz w:val="24"/>
          </w:rPr>
          <w:delText xml:space="preserve">Data from automated passenger counting technologies, smart card or other transit pass data would allow more definitive comparison, albeit at a system level and not at the national level as in this paper. </w:delText>
        </w:r>
      </w:del>
    </w:p>
    <w:p w14:paraId="49AF62D6" w14:textId="397A61C3" w:rsidR="003A26C4" w:rsidDel="00D6595C" w:rsidRDefault="003A26C4" w:rsidP="007E1743">
      <w:pPr>
        <w:spacing w:line="480" w:lineRule="auto"/>
        <w:ind w:firstLine="720"/>
        <w:jc w:val="both"/>
        <w:rPr>
          <w:del w:id="1016" w:author="Liu, Luyu" w:date="2020-06-01T15:11:00Z"/>
          <w:rFonts w:ascii="Times New Roman" w:hAnsi="Times New Roman" w:cs="Times New Roman"/>
          <w:sz w:val="24"/>
        </w:rPr>
      </w:pPr>
      <w:del w:id="1017" w:author="Liu, Luyu" w:date="2020-06-01T15:11:00Z">
        <w:r w:rsidDel="00D6595C">
          <w:rPr>
            <w:rFonts w:ascii="Times New Roman" w:hAnsi="Times New Roman" w:cs="Times New Roman"/>
            <w:sz w:val="24"/>
          </w:rPr>
          <w:delText xml:space="preserve">Another limitation concerns the geographic </w:delText>
        </w:r>
        <w:r w:rsidRPr="009457DC" w:rsidDel="00D6595C">
          <w:rPr>
            <w:rFonts w:ascii="Times New Roman" w:hAnsi="Times New Roman" w:cs="Times New Roman"/>
            <w:sz w:val="24"/>
          </w:rPr>
          <w:delText xml:space="preserve">resolution of the data is each </w:delText>
        </w:r>
        <w:r w:rsidDel="00D6595C">
          <w:rPr>
            <w:rFonts w:ascii="Times New Roman" w:hAnsi="Times New Roman" w:cs="Times New Roman"/>
            <w:sz w:val="24"/>
          </w:rPr>
          <w:delText xml:space="preserve">transit </w:delText>
        </w:r>
        <w:r w:rsidRPr="009457DC" w:rsidDel="00D6595C">
          <w:rPr>
            <w:rFonts w:ascii="Times New Roman" w:hAnsi="Times New Roman" w:cs="Times New Roman"/>
            <w:sz w:val="24"/>
          </w:rPr>
          <w:delText>system</w:delText>
        </w:r>
        <w:r w:rsidDel="00D6595C">
          <w:rPr>
            <w:rFonts w:ascii="Times New Roman" w:hAnsi="Times New Roman" w:cs="Times New Roman"/>
            <w:sz w:val="24"/>
          </w:rPr>
          <w:delText>.</w:delText>
        </w:r>
      </w:del>
      <w:del w:id="1018" w:author="Liu, Luyu" w:date="2020-06-01T13:43:00Z">
        <w:r w:rsidDel="000638C8">
          <w:rPr>
            <w:rFonts w:ascii="Times New Roman" w:hAnsi="Times New Roman" w:cs="Times New Roman"/>
            <w:sz w:val="24"/>
          </w:rPr>
          <w:delText xml:space="preserve">  </w:delText>
        </w:r>
      </w:del>
      <w:del w:id="1019" w:author="Liu, Luyu" w:date="2020-06-01T15:11:00Z">
        <w:r w:rsidDel="00D6595C">
          <w:rPr>
            <w:rFonts w:ascii="Times New Roman" w:hAnsi="Times New Roman" w:cs="Times New Roman"/>
            <w:sz w:val="24"/>
          </w:rPr>
          <w:delText xml:space="preserve">We make our comparison using system level data and </w:delText>
        </w:r>
        <w:r w:rsidRPr="009457DC" w:rsidDel="00D6595C">
          <w:rPr>
            <w:rFonts w:ascii="Times New Roman" w:hAnsi="Times New Roman" w:cs="Times New Roman"/>
            <w:sz w:val="24"/>
          </w:rPr>
          <w:delText xml:space="preserve">its corresponding county-equivalent. </w:delText>
        </w:r>
        <w:r w:rsidDel="00D6595C">
          <w:rPr>
            <w:rFonts w:ascii="Times New Roman" w:hAnsi="Times New Roman" w:cs="Times New Roman"/>
            <w:sz w:val="24"/>
          </w:rPr>
          <w:delText>This can mask important differences within each system (e.g., route-by-route changes) and across neighborhoods within each community.</w:delText>
        </w:r>
      </w:del>
      <w:del w:id="1020" w:author="Liu, Luyu" w:date="2020-06-01T13:43:00Z">
        <w:r w:rsidDel="000638C8">
          <w:rPr>
            <w:rFonts w:ascii="Times New Roman" w:hAnsi="Times New Roman" w:cs="Times New Roman"/>
            <w:sz w:val="24"/>
          </w:rPr>
          <w:delText xml:space="preserve">  </w:delText>
        </w:r>
      </w:del>
      <w:del w:id="1021" w:author="Liu, Luyu" w:date="2020-06-01T15:11:00Z">
        <w:r w:rsidDel="00D6595C">
          <w:rPr>
            <w:rFonts w:ascii="Times New Roman" w:hAnsi="Times New Roman" w:cs="Times New Roman"/>
            <w:sz w:val="24"/>
          </w:rPr>
          <w:delText>Again, this calls for a deeper investigation within each system.</w:delText>
        </w:r>
      </w:del>
      <w:del w:id="1022" w:author="Liu, Luyu" w:date="2020-06-01T13:43:00Z">
        <w:r w:rsidDel="000638C8">
          <w:rPr>
            <w:rFonts w:ascii="Times New Roman" w:hAnsi="Times New Roman" w:cs="Times New Roman"/>
            <w:sz w:val="24"/>
          </w:rPr>
          <w:delText xml:space="preserve">  </w:delText>
        </w:r>
      </w:del>
    </w:p>
    <w:p w14:paraId="686F922B" w14:textId="5ED48025" w:rsidR="003A26C4" w:rsidRPr="009457DC" w:rsidDel="00D6595C" w:rsidRDefault="003A26C4" w:rsidP="007E1743">
      <w:pPr>
        <w:spacing w:line="480" w:lineRule="auto"/>
        <w:ind w:firstLine="720"/>
        <w:jc w:val="both"/>
        <w:rPr>
          <w:del w:id="1023" w:author="Liu, Luyu" w:date="2020-06-01T15:11:00Z"/>
          <w:rFonts w:ascii="Times New Roman" w:hAnsi="Times New Roman" w:cs="Times New Roman"/>
          <w:sz w:val="24"/>
        </w:rPr>
      </w:pPr>
      <w:del w:id="1024" w:author="Liu, Luyu" w:date="2020-06-01T15:11:00Z">
        <w:r w:rsidDel="00D6595C">
          <w:rPr>
            <w:rFonts w:ascii="Times New Roman" w:hAnsi="Times New Roman" w:cs="Times New Roman"/>
            <w:sz w:val="24"/>
          </w:rPr>
          <w:delText>Finally, there is a need for attitudinal and behavioral surveys and analysis to confirm some of the patterns suggested in this study about ridership during a pandemic, individuals' perceptions and their reactions.</w:delText>
        </w:r>
      </w:del>
      <w:del w:id="1025" w:author="Liu, Luyu" w:date="2020-06-01T13:43:00Z">
        <w:r w:rsidDel="000638C8">
          <w:rPr>
            <w:rFonts w:ascii="Times New Roman" w:hAnsi="Times New Roman" w:cs="Times New Roman"/>
            <w:sz w:val="24"/>
          </w:rPr>
          <w:delText xml:space="preserve">  </w:delText>
        </w:r>
      </w:del>
      <w:del w:id="1026" w:author="Liu, Luyu" w:date="2020-06-01T15:11:00Z">
        <w:r w:rsidDel="00D6595C">
          <w:rPr>
            <w:rFonts w:ascii="Times New Roman" w:hAnsi="Times New Roman" w:cs="Times New Roman"/>
            <w:sz w:val="24"/>
          </w:rPr>
          <w:delText>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w:delText>
        </w:r>
      </w:del>
      <w:del w:id="1027" w:author="Liu, Luyu" w:date="2020-06-01T13:43:00Z">
        <w:r w:rsidDel="000638C8">
          <w:rPr>
            <w:rFonts w:ascii="Times New Roman" w:hAnsi="Times New Roman" w:cs="Times New Roman"/>
            <w:sz w:val="24"/>
          </w:rPr>
          <w:delText xml:space="preserve">  </w:delText>
        </w:r>
      </w:del>
    </w:p>
    <w:p w14:paraId="1B476114" w14:textId="77777777" w:rsidR="003A26C4" w:rsidRDefault="003A26C4" w:rsidP="007E1743">
      <w:pPr>
        <w:spacing w:line="480" w:lineRule="auto"/>
        <w:rPr>
          <w:rFonts w:ascii="Times New Roman" w:hAnsi="Times New Roman" w:cs="Times New Roman"/>
          <w:sz w:val="24"/>
        </w:rPr>
      </w:pPr>
    </w:p>
    <w:p w14:paraId="1C63ED7F" w14:textId="77777777" w:rsidR="003A26C4" w:rsidRDefault="003A26C4" w:rsidP="007E1743">
      <w:pPr>
        <w:spacing w:line="480" w:lineRule="auto"/>
        <w:rPr>
          <w:rFonts w:ascii="Times New Roman" w:hAnsi="Times New Roman" w:cs="Times New Roman"/>
          <w:sz w:val="24"/>
        </w:rPr>
      </w:pPr>
    </w:p>
    <w:p w14:paraId="409AE193" w14:textId="77777777" w:rsidR="003A26C4" w:rsidRDefault="003A26C4" w:rsidP="007E1743">
      <w:pPr>
        <w:spacing w:line="480" w:lineRule="auto"/>
        <w:rPr>
          <w:rFonts w:ascii="Times New Roman" w:hAnsi="Times New Roman" w:cs="Times New Roman"/>
          <w:sz w:val="24"/>
        </w:rPr>
      </w:pPr>
    </w:p>
    <w:p w14:paraId="10CCA656" w14:textId="77777777" w:rsidR="003A26C4" w:rsidRDefault="003A26C4" w:rsidP="007E1743">
      <w:pPr>
        <w:spacing w:line="480" w:lineRule="auto"/>
        <w:rPr>
          <w:rFonts w:ascii="Times New Roman" w:hAnsi="Times New Roman" w:cs="Times New Roman"/>
          <w:sz w:val="24"/>
        </w:rPr>
      </w:pPr>
    </w:p>
    <w:p w14:paraId="1615F43B" w14:textId="77777777" w:rsidR="003A26C4" w:rsidRPr="009457DC" w:rsidRDefault="003A26C4" w:rsidP="007E1743">
      <w:pPr>
        <w:spacing w:line="480" w:lineRule="auto"/>
        <w:rPr>
          <w:rFonts w:ascii="Times New Roman" w:hAnsi="Times New Roman" w:cs="Times New Roman"/>
          <w:b/>
          <w:sz w:val="24"/>
        </w:rPr>
      </w:pPr>
      <w:r w:rsidRPr="009457DC">
        <w:rPr>
          <w:rFonts w:ascii="Times New Roman" w:hAnsi="Times New Roman" w:cs="Times New Roman"/>
          <w:b/>
          <w:sz w:val="24"/>
        </w:rPr>
        <w:lastRenderedPageBreak/>
        <w:t>Reference</w:t>
      </w:r>
      <w:r>
        <w:rPr>
          <w:rFonts w:ascii="Times New Roman" w:hAnsi="Times New Roman" w:cs="Times New Roman"/>
          <w:b/>
          <w:sz w:val="24"/>
        </w:rPr>
        <w:t>s</w:t>
      </w:r>
    </w:p>
    <w:p w14:paraId="63473DBE"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423D84">
        <w:rPr>
          <w:rFonts w:ascii="Times New Roman" w:hAnsi="Times New Roman" w:cs="Times New Roman"/>
          <w:noProof/>
          <w:sz w:val="24"/>
          <w:szCs w:val="24"/>
        </w:rPr>
        <w:t xml:space="preserve">1. </w:t>
      </w:r>
      <w:r w:rsidRPr="00423D8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3F1898B6"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 </w:t>
      </w:r>
      <w:r w:rsidRPr="00423D8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2DA74D2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 </w:t>
      </w:r>
      <w:r w:rsidRPr="00423D84">
        <w:rPr>
          <w:rFonts w:ascii="Times New Roman" w:hAnsi="Times New Roman" w:cs="Times New Roman"/>
          <w:noProof/>
          <w:sz w:val="24"/>
          <w:szCs w:val="24"/>
        </w:rPr>
        <w:tab/>
        <w:t>WMATA. Metro and Covid-19: Steps we’ve taken. 2020 [cited 2 Apr 2020]. Available: https://www.wmata.com/service/status/details/COVID-19.cfm</w:t>
      </w:r>
    </w:p>
    <w:p w14:paraId="0648364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 </w:t>
      </w:r>
      <w:r w:rsidRPr="00423D84">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1B57ECF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5. </w:t>
      </w:r>
      <w:r w:rsidRPr="00423D8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72B3E31"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6. </w:t>
      </w:r>
      <w:r w:rsidRPr="00423D8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70FD8B9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7. </w:t>
      </w:r>
      <w:r w:rsidRPr="00423D84">
        <w:rPr>
          <w:rFonts w:ascii="Times New Roman" w:hAnsi="Times New Roman" w:cs="Times New Roman"/>
          <w:noProof/>
          <w:sz w:val="24"/>
          <w:szCs w:val="24"/>
        </w:rPr>
        <w:tab/>
        <w:t xml:space="preserve">Zimmerman R. Mass transit infrastructure and urban health. J Urban Heal. 2005;82: 21–32. </w:t>
      </w:r>
    </w:p>
    <w:p w14:paraId="49E0AC4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8. </w:t>
      </w:r>
      <w:r w:rsidRPr="00423D84">
        <w:rPr>
          <w:rFonts w:ascii="Times New Roman" w:hAnsi="Times New Roman" w:cs="Times New Roman"/>
          <w:noProof/>
          <w:sz w:val="24"/>
          <w:szCs w:val="24"/>
        </w:rPr>
        <w:tab/>
        <w:t xml:space="preserve">Yellin J. North Americans Turning Away From Public Transit As Direct Result Of </w:t>
      </w:r>
      <w:r w:rsidRPr="00423D84">
        <w:rPr>
          <w:rFonts w:ascii="Times New Roman" w:hAnsi="Times New Roman" w:cs="Times New Roman"/>
          <w:noProof/>
          <w:sz w:val="24"/>
          <w:szCs w:val="24"/>
        </w:rPr>
        <w:lastRenderedPageBreak/>
        <w:t>COVID-19. 2020 [cited 4 Feb 2020]. Available: https://www.northstarhub.com/posts/north-americans-turning-away-from-public-transit-as-direct-result-of-covid-19</w:t>
      </w:r>
    </w:p>
    <w:p w14:paraId="4B3E991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9. </w:t>
      </w:r>
      <w:r w:rsidRPr="00423D84">
        <w:rPr>
          <w:rFonts w:ascii="Times New Roman" w:hAnsi="Times New Roman" w:cs="Times New Roman"/>
          <w:noProof/>
          <w:sz w:val="24"/>
          <w:szCs w:val="24"/>
        </w:rPr>
        <w:tab/>
        <w:t xml:space="preserve">Wang K-Y. How change of public transportation usage reveals fear of the SARS virus in a city. PLoS One. 2014;9. </w:t>
      </w:r>
    </w:p>
    <w:p w14:paraId="3B837A5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10. </w:t>
      </w:r>
      <w:r w:rsidRPr="00423D8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DF85E67"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11. </w:t>
      </w:r>
      <w:r w:rsidRPr="00423D8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4A5B3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12. </w:t>
      </w:r>
      <w:r w:rsidRPr="00423D84">
        <w:rPr>
          <w:rFonts w:ascii="Times New Roman" w:hAnsi="Times New Roman" w:cs="Times New Roman"/>
          <w:noProof/>
          <w:sz w:val="24"/>
          <w:szCs w:val="24"/>
        </w:rPr>
        <w:tab/>
        <w:t>App Store Preview - Transit • Subway &amp; Bus Times. 2020 [cited 23 May 2020]. Available: https://apps.apple.com/app/apple-store/id498151501</w:t>
      </w:r>
    </w:p>
    <w:p w14:paraId="4B9B8B2E"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13. </w:t>
      </w:r>
      <w:r w:rsidRPr="00423D84">
        <w:rPr>
          <w:rFonts w:ascii="Times New Roman" w:hAnsi="Times New Roman" w:cs="Times New Roman"/>
          <w:noProof/>
          <w:sz w:val="24"/>
          <w:szCs w:val="24"/>
        </w:rPr>
        <w:tab/>
        <w:t>Transit app. How coronavirus is disrupting public transit. 2020. Available: https://transitapp.com/coronavirus#monitor</w:t>
      </w:r>
    </w:p>
    <w:p w14:paraId="293730F7"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14. </w:t>
      </w:r>
      <w:r w:rsidRPr="00423D84">
        <w:rPr>
          <w:rFonts w:ascii="Times New Roman" w:hAnsi="Times New Roman" w:cs="Times New Roman"/>
          <w:noProof/>
          <w:sz w:val="24"/>
          <w:szCs w:val="24"/>
        </w:rPr>
        <w:tab/>
        <w:t>Biocomplexity Institute U of V. COVID-19 Surveillance Dashboard. 2020. Available: https://nssac.bii.virginia.edu/covid-19/dashboard/</w:t>
      </w:r>
    </w:p>
    <w:p w14:paraId="455E319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15. </w:t>
      </w:r>
      <w:r w:rsidRPr="00423D84">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49A27BF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16. </w:t>
      </w:r>
      <w:r w:rsidRPr="00423D8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7979F549"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17. </w:t>
      </w:r>
      <w:r w:rsidRPr="00423D8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6C3F3D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18. </w:t>
      </w:r>
      <w:r w:rsidRPr="00423D8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366D9455"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19. </w:t>
      </w:r>
      <w:r w:rsidRPr="00423D8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24E060F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20. </w:t>
      </w:r>
      <w:r w:rsidRPr="00423D84">
        <w:rPr>
          <w:rFonts w:ascii="Times New Roman" w:hAnsi="Times New Roman" w:cs="Times New Roman"/>
          <w:noProof/>
          <w:sz w:val="24"/>
          <w:szCs w:val="24"/>
        </w:rPr>
        <w:tab/>
        <w:t xml:space="preserve">Iseki H, Taylor BD. The demographics of public transit subsidies: a case study of Los Angeles. 2010. </w:t>
      </w:r>
    </w:p>
    <w:p w14:paraId="4EF3ABC8"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21. </w:t>
      </w:r>
      <w:r w:rsidRPr="00423D8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7511F444"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22. </w:t>
      </w:r>
      <w:r w:rsidRPr="00423D8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4CD4C206"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23. </w:t>
      </w:r>
      <w:r w:rsidRPr="00423D8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19243A9F"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24. </w:t>
      </w:r>
      <w:r w:rsidRPr="00423D8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DE9A275"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25. </w:t>
      </w:r>
      <w:r w:rsidRPr="00423D84">
        <w:rPr>
          <w:rFonts w:ascii="Times New Roman" w:hAnsi="Times New Roman" w:cs="Times New Roman"/>
          <w:noProof/>
          <w:sz w:val="24"/>
          <w:szCs w:val="24"/>
        </w:rPr>
        <w:tab/>
        <w:t>Google. Google Trends - COVID19. 2020 [cited 5 Dec 2020]. Available: https://trends.google.com/trends/explore?date=today 3-m&amp;geo=US&amp;q=COVID19</w:t>
      </w:r>
    </w:p>
    <w:p w14:paraId="270A1AE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26. </w:t>
      </w:r>
      <w:r w:rsidRPr="00423D8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9B7C75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27. </w:t>
      </w:r>
      <w:r w:rsidRPr="00423D8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2A666AB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28. </w:t>
      </w:r>
      <w:r w:rsidRPr="00423D8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36196EE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29. </w:t>
      </w:r>
      <w:r w:rsidRPr="00423D8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8BFC3F9"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30. </w:t>
      </w:r>
      <w:r w:rsidRPr="00423D84">
        <w:rPr>
          <w:rFonts w:ascii="Times New Roman" w:hAnsi="Times New Roman" w:cs="Times New Roman"/>
          <w:noProof/>
          <w:sz w:val="24"/>
          <w:szCs w:val="24"/>
        </w:rPr>
        <w:tab/>
        <w:t xml:space="preserve">Cheng H-Y, Jian S-W, Liu D-P, Ng T-C, Huang W-T, Lin H-H. High transmissibility of COVID-19 near symptom onset. medRxiv. 2020. </w:t>
      </w:r>
    </w:p>
    <w:p w14:paraId="3FCDE23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31. </w:t>
      </w:r>
      <w:r w:rsidRPr="00423D8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86BA7F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32. </w:t>
      </w:r>
      <w:r w:rsidRPr="00423D84">
        <w:rPr>
          <w:rFonts w:ascii="Times New Roman" w:hAnsi="Times New Roman" w:cs="Times New Roman"/>
          <w:noProof/>
          <w:sz w:val="24"/>
          <w:szCs w:val="24"/>
        </w:rPr>
        <w:tab/>
        <w:t xml:space="preserve">Dong Y, Mo X, Hu Y, Qi X, Jiang F, Jiang Z, et al. Epidemiological characteristics of </w:t>
      </w:r>
      <w:r w:rsidRPr="00423D84">
        <w:rPr>
          <w:rFonts w:ascii="Times New Roman" w:hAnsi="Times New Roman" w:cs="Times New Roman"/>
          <w:noProof/>
          <w:sz w:val="24"/>
          <w:szCs w:val="24"/>
        </w:rPr>
        <w:lastRenderedPageBreak/>
        <w:t xml:space="preserve">2143 pediatric patients with 2019 coronavirus disease in China. Pediatrics. 2020. </w:t>
      </w:r>
    </w:p>
    <w:p w14:paraId="351704E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33. </w:t>
      </w:r>
      <w:r w:rsidRPr="00423D84">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4F249DF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34. </w:t>
      </w:r>
      <w:r w:rsidRPr="00423D8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4ACBCF9C"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35. </w:t>
      </w:r>
      <w:r w:rsidRPr="00423D8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7E88232"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36. </w:t>
      </w:r>
      <w:r w:rsidRPr="00423D8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DD76890"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37. </w:t>
      </w:r>
      <w:r w:rsidRPr="00423D8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BD3698D"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38. </w:t>
      </w:r>
      <w:r w:rsidRPr="00423D84">
        <w:rPr>
          <w:rFonts w:ascii="Times New Roman" w:hAnsi="Times New Roman" w:cs="Times New Roman"/>
          <w:noProof/>
          <w:sz w:val="24"/>
          <w:szCs w:val="24"/>
        </w:rPr>
        <w:tab/>
        <w:t xml:space="preserve">Giuliano G. Low income, public transit, and mobility. Transp Res Rec. 2005;1927: 63–70. </w:t>
      </w:r>
    </w:p>
    <w:p w14:paraId="08852F33"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39. </w:t>
      </w:r>
      <w:r w:rsidRPr="00423D84">
        <w:rPr>
          <w:rFonts w:ascii="Times New Roman" w:hAnsi="Times New Roman" w:cs="Times New Roman"/>
          <w:noProof/>
          <w:sz w:val="24"/>
          <w:szCs w:val="24"/>
        </w:rPr>
        <w:tab/>
        <w:t xml:space="preserve">McLauphlin EC. CDC official warns Americans it’s not a question of if coronavirus will </w:t>
      </w:r>
      <w:r w:rsidRPr="00423D84">
        <w:rPr>
          <w:rFonts w:ascii="Times New Roman" w:hAnsi="Times New Roman" w:cs="Times New Roman"/>
          <w:noProof/>
          <w:sz w:val="24"/>
          <w:szCs w:val="24"/>
        </w:rPr>
        <w:lastRenderedPageBreak/>
        <w:t>spread, but when. 2020 [cited 4 Feb 2020]. Available: https://www.cnn.com/2020/02/25/health/coronavirus-us-american-cases/index.html</w:t>
      </w:r>
    </w:p>
    <w:p w14:paraId="78707D5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40. </w:t>
      </w:r>
      <w:r w:rsidRPr="00423D8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0E86175B" w14:textId="77777777" w:rsidR="003A26C4" w:rsidRPr="00423D84" w:rsidRDefault="003A26C4" w:rsidP="007E1743">
      <w:pPr>
        <w:widowControl w:val="0"/>
        <w:autoSpaceDE w:val="0"/>
        <w:autoSpaceDN w:val="0"/>
        <w:adjustRightInd w:val="0"/>
        <w:spacing w:line="480" w:lineRule="auto"/>
        <w:ind w:left="640" w:hanging="640"/>
        <w:rPr>
          <w:rFonts w:ascii="Times New Roman" w:hAnsi="Times New Roman" w:cs="Times New Roman"/>
          <w:noProof/>
          <w:sz w:val="24"/>
        </w:rPr>
      </w:pPr>
      <w:r w:rsidRPr="00423D84">
        <w:rPr>
          <w:rFonts w:ascii="Times New Roman" w:hAnsi="Times New Roman" w:cs="Times New Roman"/>
          <w:noProof/>
          <w:sz w:val="24"/>
          <w:szCs w:val="24"/>
        </w:rPr>
        <w:t xml:space="preserve">41. </w:t>
      </w:r>
      <w:r w:rsidRPr="00423D8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493AA4F2" w14:textId="77777777" w:rsidR="003A26C4" w:rsidRPr="001D4745" w:rsidRDefault="003A26C4" w:rsidP="007E1743">
      <w:pPr>
        <w:spacing w:line="480" w:lineRule="auto"/>
        <w:rPr>
          <w:rFonts w:ascii="Times New Roman" w:hAnsi="Times New Roman" w:cs="Times New Roman"/>
          <w:sz w:val="24"/>
        </w:rPr>
      </w:pPr>
      <w:r>
        <w:rPr>
          <w:rFonts w:ascii="Times New Roman" w:hAnsi="Times New Roman" w:cs="Times New Roman"/>
          <w:sz w:val="24"/>
        </w:rPr>
        <w:fldChar w:fldCharType="end"/>
      </w:r>
    </w:p>
    <w:p w14:paraId="69D6BC2A" w14:textId="77777777" w:rsidR="00B75253" w:rsidRDefault="00B75253" w:rsidP="007E1743">
      <w:pPr>
        <w:spacing w:line="480" w:lineRule="auto"/>
      </w:pPr>
    </w:p>
    <w:sectPr w:rsidR="00B75253" w:rsidSect="00400265">
      <w:footerReference w:type="default" r:id="rId20"/>
      <w:pgSz w:w="12240" w:h="15840"/>
      <w:pgMar w:top="1440" w:right="1440" w:bottom="1440" w:left="1440" w:header="720" w:footer="720" w:gutter="0"/>
      <w:lnNumType w:countBy="1" w:restart="continuous"/>
      <w:cols w:space="720"/>
      <w:docGrid w:linePitch="360"/>
      <w:sectPrChange w:id="1033" w:author="Liu, Luyu" w:date="2020-06-01T22:13:00Z">
        <w:sectPr w:rsidR="00B75253" w:rsidSect="00400265">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Jonathan Scheff" w:date="2020-05-29T06:49:00Z" w:initials="JS">
    <w:p w14:paraId="0831A993" w14:textId="77777777" w:rsidR="00EF0AB6" w:rsidRDefault="00EF0AB6" w:rsidP="0045018C">
      <w:pPr>
        <w:pStyle w:val="CommentText"/>
      </w:pPr>
      <w:r>
        <w:rPr>
          <w:rStyle w:val="CommentReference"/>
        </w:rPr>
        <w:annotationRef/>
      </w:r>
      <w:r>
        <w:t>“</w:t>
      </w:r>
      <w:proofErr w:type="gramStart"/>
      <w:r>
        <w:t>decline</w:t>
      </w:r>
      <w:proofErr w:type="gramEnd"/>
      <w:r>
        <w:t>”, I think</w:t>
      </w:r>
    </w:p>
  </w:comment>
  <w:comment w:id="4" w:author="Jonathan Scheff" w:date="2020-05-29T06:51:00Z" w:initials="JS">
    <w:p w14:paraId="74431B9B" w14:textId="77777777" w:rsidR="00EF0AB6" w:rsidRDefault="00EF0AB6" w:rsidP="0045018C">
      <w:pPr>
        <w:pStyle w:val="CommentText"/>
      </w:pPr>
      <w:r>
        <w:rPr>
          <w:rStyle w:val="CommentReference"/>
        </w:rPr>
        <w:annotationRef/>
      </w:r>
    </w:p>
  </w:comment>
  <w:comment w:id="5" w:author="Jonathan Scheff" w:date="2020-05-29T06:53:00Z" w:initials="JS">
    <w:p w14:paraId="4D86F3C8" w14:textId="77777777" w:rsidR="00EF0AB6" w:rsidRDefault="00EF0AB6" w:rsidP="0045018C">
      <w:pPr>
        <w:pStyle w:val="CommentText"/>
      </w:pPr>
      <w:r>
        <w:rPr>
          <w:rStyle w:val="CommentReference"/>
        </w:rPr>
        <w:annotationRef/>
      </w:r>
      <w:r>
        <w:t>I think you mean “more” or “a greater number of”</w:t>
      </w:r>
    </w:p>
    <w:p w14:paraId="4D431DD7" w14:textId="77777777" w:rsidR="00EF0AB6" w:rsidRDefault="00EF0AB6" w:rsidP="0045018C">
      <w:pPr>
        <w:pStyle w:val="CommentText"/>
      </w:pPr>
    </w:p>
    <w:p w14:paraId="22DCA74F" w14:textId="77777777" w:rsidR="00EF0AB6" w:rsidRDefault="00EF0AB6" w:rsidP="0045018C">
      <w:pPr>
        <w:pStyle w:val="CommentText"/>
      </w:pPr>
      <w:r>
        <w:t>This is an interesting DV, by the way!</w:t>
      </w:r>
    </w:p>
  </w:comment>
  <w:comment w:id="6" w:author="Jonathan Scheff" w:date="2020-06-01T11:34:00Z" w:initials="JS">
    <w:p w14:paraId="6B9EA89F" w14:textId="2377EFB0" w:rsidR="00EF0AB6" w:rsidRDefault="00EF0AB6">
      <w:pPr>
        <w:pStyle w:val="CommentText"/>
      </w:pPr>
      <w:r>
        <w:rPr>
          <w:rStyle w:val="CommentReference"/>
        </w:rPr>
        <w:annotationRef/>
      </w:r>
      <w:r>
        <w:t>The hyphens are to make it a compound, as when you use it as an adjective in “stay-at-home policy”, but here it’s not a compound.</w:t>
      </w:r>
    </w:p>
  </w:comment>
  <w:comment w:id="20" w:author="Jonathan Scheff" w:date="2020-06-01T11:36:00Z" w:initials="JS">
    <w:p w14:paraId="4B32F0D4" w14:textId="12EE17B8" w:rsidR="00EF0AB6" w:rsidRDefault="00EF0AB6">
      <w:pPr>
        <w:pStyle w:val="CommentText"/>
      </w:pPr>
      <w:r>
        <w:rPr>
          <w:rStyle w:val="CommentReference"/>
        </w:rPr>
        <w:annotationRef/>
      </w:r>
      <w:r>
        <w:t>Unless a publication specifically requests it, the modern standard is for one space after a period. Spacing has varied in this document: would be worthwhile to do a find and replace for “. “ (</w:t>
      </w:r>
      <w:proofErr w:type="gramStart"/>
      <w:r>
        <w:t>two</w:t>
      </w:r>
      <w:proofErr w:type="gramEnd"/>
      <w:r>
        <w:t xml:space="preserve"> spaces) and “. “ (</w:t>
      </w:r>
      <w:proofErr w:type="gramStart"/>
      <w:r>
        <w:t>three</w:t>
      </w:r>
      <w:proofErr w:type="gramEnd"/>
      <w:r>
        <w:t xml:space="preserve"> spaces) to be replaced with “. “ (</w:t>
      </w:r>
      <w:proofErr w:type="gramStart"/>
      <w:r>
        <w:t>one</w:t>
      </w:r>
      <w:proofErr w:type="gramEnd"/>
      <w:r>
        <w:t xml:space="preserve"> space).</w:t>
      </w:r>
    </w:p>
  </w:comment>
  <w:comment w:id="21" w:author="Liu, Luyu" w:date="2020-06-01T15:38:00Z" w:initials="LL">
    <w:p w14:paraId="099BB198" w14:textId="6C1AAF7F" w:rsidR="00EF0AB6" w:rsidRDefault="00EF0AB6">
      <w:pPr>
        <w:pStyle w:val="CommentText"/>
      </w:pPr>
      <w:r>
        <w:rPr>
          <w:rStyle w:val="CommentReference"/>
        </w:rPr>
        <w:annotationRef/>
      </w:r>
      <w:r>
        <w:t>Fixed.</w:t>
      </w:r>
    </w:p>
  </w:comment>
  <w:comment w:id="33" w:author="Miller, Harvey J." w:date="2020-05-19T13:45:00Z" w:initials="MHJ">
    <w:p w14:paraId="6E92A2B7" w14:textId="77777777" w:rsidR="00EF0AB6" w:rsidRDefault="00EF0AB6" w:rsidP="003A26C4">
      <w:pPr>
        <w:pStyle w:val="CommentText"/>
      </w:pPr>
      <w:r>
        <w:rPr>
          <w:rStyle w:val="CommentReference"/>
        </w:rPr>
        <w:annotationRef/>
      </w:r>
      <w:r>
        <w:t>Yes, coronavirus specifically</w:t>
      </w:r>
    </w:p>
  </w:comment>
  <w:comment w:id="40" w:author="Miller, Harvey J." w:date="2020-05-19T15:38:00Z" w:initials="MHJ">
    <w:p w14:paraId="0A7938F9" w14:textId="77777777" w:rsidR="00EF0AB6" w:rsidRDefault="00EF0AB6" w:rsidP="003A26C4">
      <w:pPr>
        <w:pStyle w:val="CommentText"/>
      </w:pPr>
      <w:r>
        <w:rPr>
          <w:rStyle w:val="CommentReference"/>
        </w:rPr>
        <w:annotationRef/>
      </w:r>
      <w:r>
        <w:t xml:space="preserve">I don't understand – 1200 ridership per day *and* 50% </w:t>
      </w:r>
    </w:p>
  </w:comment>
  <w:comment w:id="41" w:author="Liu, Luyu" w:date="2020-05-20T21:55:00Z" w:initials="LL">
    <w:p w14:paraId="678B70E9" w14:textId="77777777" w:rsidR="00EF0AB6" w:rsidRDefault="00EF0AB6" w:rsidP="003A26C4">
      <w:pPr>
        <w:pStyle w:val="CommentText"/>
      </w:pPr>
      <w:r>
        <w:rPr>
          <w:rStyle w:val="CommentReference"/>
        </w:rPr>
        <w:annotationRef/>
      </w:r>
      <w:r>
        <w:t>Clear?</w:t>
      </w:r>
    </w:p>
  </w:comment>
  <w:comment w:id="42" w:author="Miller, Harvey J." w:date="2020-05-26T14:51:00Z" w:initials="MHJ">
    <w:p w14:paraId="6B778D48" w14:textId="77777777" w:rsidR="00EF0AB6" w:rsidRDefault="00EF0AB6" w:rsidP="003A26C4">
      <w:pPr>
        <w:pStyle w:val="CommentText"/>
      </w:pPr>
      <w:r>
        <w:rPr>
          <w:rStyle w:val="CommentReference"/>
        </w:rPr>
        <w:annotationRef/>
      </w:r>
      <w:r>
        <w:t>How is my change?</w:t>
      </w:r>
    </w:p>
  </w:comment>
  <w:comment w:id="43" w:author="Liu, Luyu" w:date="2020-05-27T14:17:00Z" w:initials="LL">
    <w:p w14:paraId="6473FFE9" w14:textId="77777777" w:rsidR="00EF0AB6" w:rsidRDefault="00EF0AB6" w:rsidP="003A26C4">
      <w:pPr>
        <w:pStyle w:val="CommentText"/>
      </w:pPr>
      <w:r>
        <w:rPr>
          <w:rStyle w:val="CommentReference"/>
        </w:rPr>
        <w:annotationRef/>
      </w:r>
      <w:r>
        <w:t>Good!</w:t>
      </w:r>
    </w:p>
  </w:comment>
  <w:comment w:id="44" w:author="Jonathan Scheff" w:date="2020-06-01T11:42:00Z" w:initials="JS">
    <w:p w14:paraId="729E0BA5" w14:textId="08026895" w:rsidR="00EF0AB6" w:rsidRDefault="00EF0AB6">
      <w:pPr>
        <w:pStyle w:val="CommentText"/>
      </w:pPr>
      <w:r>
        <w:rPr>
          <w:rStyle w:val="CommentReference"/>
        </w:rPr>
        <w:annotationRef/>
      </w:r>
      <w:r>
        <w:t>Sorry, I know you two commented about this already, but it doesn’t seem clear to me. “</w:t>
      </w:r>
      <w:proofErr w:type="gramStart"/>
      <w:r>
        <w:t>loss</w:t>
      </w:r>
      <w:proofErr w:type="gramEnd"/>
      <w:r>
        <w:t xml:space="preserve"> of 1200 ridership” – what does that mean? And “continued loss of almost 50% of daily ridership during the peak” – it’s not clear if it’s dropping by 50% every day, compared to the previous day, or if it’s happening only during peak … if you send me the numbers, I can help rephrase!</w:t>
      </w:r>
    </w:p>
  </w:comment>
  <w:comment w:id="45" w:author="Liu, Luyu" w:date="2020-06-01T13:53:00Z" w:initials="LL">
    <w:p w14:paraId="20327A62" w14:textId="18F9229F" w:rsidR="00EF0AB6" w:rsidRDefault="00EF0AB6">
      <w:pPr>
        <w:pStyle w:val="CommentText"/>
      </w:pPr>
      <w:r>
        <w:rPr>
          <w:rStyle w:val="CommentReference"/>
        </w:rPr>
        <w:annotationRef/>
      </w:r>
      <w:r>
        <w:t>I will just delete the 1200 ridership part, since I think the original paper itself is kind of ambiguous.</w:t>
      </w:r>
    </w:p>
  </w:comment>
  <w:comment w:id="50" w:author="Jonathan Scheff" w:date="2020-06-01T11:46:00Z" w:initials="JS">
    <w:p w14:paraId="5F72C989" w14:textId="3ABE16EA" w:rsidR="00EF0AB6" w:rsidRDefault="00EF0AB6">
      <w:pPr>
        <w:pStyle w:val="CommentText"/>
      </w:pPr>
      <w:r>
        <w:rPr>
          <w:rStyle w:val="CommentReference"/>
        </w:rPr>
        <w:annotationRef/>
      </w:r>
      <w:r>
        <w:t>I think this example needs a clear take-away. “</w:t>
      </w:r>
      <w:proofErr w:type="gramStart"/>
      <w:r>
        <w:t>there</w:t>
      </w:r>
      <w:proofErr w:type="gramEnd"/>
      <w:r>
        <w:t xml:space="preserve"> were social differences in the ability for people … land value” doesn’t actually say what the differences were. I think you mean that neighborhoods with higher land value were more able to change their daily routine and avoid public transit? </w:t>
      </w:r>
    </w:p>
  </w:comment>
  <w:comment w:id="51" w:author="Liu, Luyu" w:date="2020-06-01T13:54:00Z" w:initials="LL">
    <w:p w14:paraId="28B1EF07" w14:textId="2685694A" w:rsidR="00EF0AB6" w:rsidRDefault="00EF0AB6">
      <w:pPr>
        <w:pStyle w:val="CommentText"/>
      </w:pPr>
      <w:r>
        <w:rPr>
          <w:rStyle w:val="CommentReference"/>
        </w:rPr>
        <w:annotationRef/>
      </w:r>
      <w:r>
        <w:t>I rephrased the sentences. Yes, but land value is not the focus of the paper. The paper was more focusing on life fixity, which is measured by land value.</w:t>
      </w:r>
    </w:p>
  </w:comment>
  <w:comment w:id="70" w:author="Liu, Luyu" w:date="2020-05-27T14:52:00Z" w:initials="LL">
    <w:p w14:paraId="512D781E" w14:textId="77777777" w:rsidR="00EF0AB6" w:rsidRDefault="00EF0AB6" w:rsidP="003A26C4">
      <w:pPr>
        <w:pStyle w:val="CommentText"/>
      </w:pPr>
      <w:r>
        <w:rPr>
          <w:rStyle w:val="CommentReference"/>
        </w:rPr>
        <w:annotationRef/>
      </w:r>
      <w:r>
        <w:t xml:space="preserve">I still feel </w:t>
      </w:r>
      <w:r w:rsidRPr="00626239">
        <w:t>reluctant</w:t>
      </w:r>
      <w:r>
        <w:t xml:space="preserve"> to call COVID-19 an opportunity. </w:t>
      </w:r>
    </w:p>
  </w:comment>
  <w:comment w:id="71" w:author="Liu, Luyu" w:date="2020-05-27T23:53:00Z" w:initials="LL">
    <w:p w14:paraId="5865F502" w14:textId="77777777" w:rsidR="00EF0AB6" w:rsidRDefault="00EF0AB6" w:rsidP="003A26C4">
      <w:pPr>
        <w:pStyle w:val="CommentText"/>
      </w:pPr>
      <w:r>
        <w:rPr>
          <w:rStyle w:val="CommentReference"/>
        </w:rPr>
        <w:annotationRef/>
      </w:r>
      <w:r>
        <w:t>Even with these adjective.</w:t>
      </w:r>
    </w:p>
  </w:comment>
  <w:comment w:id="72" w:author="Miller, Harvey J." w:date="2020-06-01T09:34:00Z" w:initials="MHJ">
    <w:p w14:paraId="6E8696AE" w14:textId="0BE134FA" w:rsidR="00EF0AB6" w:rsidRDefault="00EF0AB6">
      <w:pPr>
        <w:pStyle w:val="CommentText"/>
      </w:pPr>
      <w:r>
        <w:rPr>
          <w:rStyle w:val="CommentReference"/>
        </w:rPr>
        <w:annotationRef/>
      </w:r>
      <w:r>
        <w:t>I get it. How's this?</w:t>
      </w:r>
    </w:p>
  </w:comment>
  <w:comment w:id="73" w:author="Liu, Luyu" w:date="2020-06-01T14:09:00Z" w:initials="LL">
    <w:p w14:paraId="3FF9517A" w14:textId="42194EED" w:rsidR="00EF0AB6" w:rsidRDefault="00EF0AB6">
      <w:pPr>
        <w:pStyle w:val="CommentText"/>
      </w:pPr>
      <w:r>
        <w:rPr>
          <w:rStyle w:val="CommentReference"/>
        </w:rPr>
        <w:annotationRef/>
      </w:r>
      <w:r>
        <w:t>Better</w:t>
      </w:r>
    </w:p>
  </w:comment>
  <w:comment w:id="110" w:author="Jonathan Scheff" w:date="2020-05-29T07:16:00Z" w:initials="JS">
    <w:p w14:paraId="54D41C1F" w14:textId="77777777" w:rsidR="00EF0AB6" w:rsidRDefault="00EF0AB6" w:rsidP="0038756D">
      <w:pPr>
        <w:pStyle w:val="CommentText"/>
      </w:pPr>
      <w:r>
        <w:rPr>
          <w:rStyle w:val="CommentReference"/>
        </w:rPr>
        <w:annotationRef/>
      </w:r>
      <w:r>
        <w:t>The T-test is fine, but not particularly informative here. The SD is more helpful, or you could calculate the RMSE.</w:t>
      </w:r>
    </w:p>
  </w:comment>
  <w:comment w:id="113" w:author="Jonathan Scheff" w:date="2020-05-29T07:18:00Z" w:initials="JS">
    <w:p w14:paraId="6847B789" w14:textId="77777777" w:rsidR="00EF0AB6" w:rsidRDefault="00EF0AB6" w:rsidP="0038756D">
      <w:pPr>
        <w:pStyle w:val="CommentText"/>
      </w:pPr>
      <w:r>
        <w:rPr>
          <w:rStyle w:val="CommentReference"/>
        </w:rPr>
        <w:annotationRef/>
      </w:r>
      <w:r>
        <w:t>The broad distribution of the difference scores comes from both sides: Transit’s data are an approximation, and so are the agencies’: the method of counting varies greatly from agency to agency (APC data, which itself is very variable, especially during COVID where rear-door boarding or other policies may affect the counts; estimates built off of turnstile counts; etc.). It might be worth noting this to give a frame of reference as to what kind of precision is possible. This is particularly true for agencies’ daily counts, which the agencies have told me can only be used as rough approximations and definitely not “true” values.</w:t>
      </w:r>
    </w:p>
    <w:p w14:paraId="225900A7" w14:textId="77777777" w:rsidR="00EF0AB6" w:rsidRDefault="00EF0AB6" w:rsidP="0038756D">
      <w:pPr>
        <w:pStyle w:val="CommentText"/>
      </w:pPr>
    </w:p>
    <w:p w14:paraId="4B7AC023" w14:textId="77777777" w:rsidR="00EF0AB6" w:rsidRDefault="00EF0AB6" w:rsidP="0038756D">
      <w:pPr>
        <w:pStyle w:val="CommentText"/>
      </w:pPr>
      <w:r>
        <w:t>I made a suggestion for the wording, but obviously if that doesn’t work, change it back!</w:t>
      </w:r>
    </w:p>
  </w:comment>
  <w:comment w:id="114" w:author="Liu, Luyu" w:date="2020-05-30T16:30:00Z" w:initials="LL">
    <w:p w14:paraId="2876DB3C" w14:textId="441E140D" w:rsidR="00EF0AB6" w:rsidRDefault="00EF0AB6">
      <w:pPr>
        <w:pStyle w:val="CommentText"/>
      </w:pPr>
      <w:r>
        <w:rPr>
          <w:rStyle w:val="CommentReference"/>
        </w:rPr>
        <w:annotationRef/>
      </w:r>
      <w:r>
        <w:t>I think this is a very valuable complement. I will definitely keep it.</w:t>
      </w:r>
    </w:p>
  </w:comment>
  <w:comment w:id="115" w:author="Miller, Harvey J." w:date="2020-06-01T09:35:00Z" w:initials="MHJ">
    <w:p w14:paraId="0BFB974B" w14:textId="3365EEA4" w:rsidR="00EF0AB6" w:rsidRDefault="00EF0AB6">
      <w:pPr>
        <w:pStyle w:val="CommentText"/>
      </w:pPr>
      <w:r>
        <w:rPr>
          <w:rStyle w:val="CommentReference"/>
        </w:rPr>
        <w:annotationRef/>
      </w:r>
      <w:r>
        <w:t>Agree.</w:t>
      </w:r>
    </w:p>
  </w:comment>
  <w:comment w:id="107" w:author="Miller, Harvey J." w:date="2020-05-26T15:02:00Z" w:initials="MHJ">
    <w:p w14:paraId="3F29E4C4" w14:textId="77777777" w:rsidR="00EF0AB6" w:rsidRDefault="00EF0AB6" w:rsidP="0038756D">
      <w:pPr>
        <w:pStyle w:val="CommentText"/>
      </w:pPr>
      <w:r>
        <w:rPr>
          <w:rStyle w:val="CommentReference"/>
        </w:rPr>
        <w:annotationRef/>
      </w:r>
      <w:r w:rsidRPr="003E0E31">
        <w:rPr>
          <w:b/>
        </w:rPr>
        <w:t>Jonathan –</w:t>
      </w:r>
      <w:r>
        <w:t xml:space="preserve"> anything you can add here?</w:t>
      </w:r>
    </w:p>
  </w:comment>
  <w:comment w:id="133" w:author="Liu, Luyu" w:date="2020-05-28T00:35:00Z" w:initials="LL">
    <w:p w14:paraId="5C4AAE09" w14:textId="77777777" w:rsidR="00EF0AB6" w:rsidRDefault="00EF0AB6" w:rsidP="003A26C4">
      <w:pPr>
        <w:pStyle w:val="CommentText"/>
      </w:pPr>
      <w:r>
        <w:rPr>
          <w:rStyle w:val="CommentReference"/>
        </w:rPr>
        <w:annotationRef/>
      </w:r>
      <w:r>
        <w:t>Jonathan – I guess you may want to add or comment on this part.</w:t>
      </w:r>
    </w:p>
  </w:comment>
  <w:comment w:id="142" w:author="Miller, Harvey J." w:date="2020-05-20T11:38:00Z" w:initials="MHJ">
    <w:p w14:paraId="380372DA" w14:textId="51B7CBCC" w:rsidR="00EF0AB6" w:rsidRDefault="00EF0AB6" w:rsidP="003A26C4">
      <w:pPr>
        <w:pStyle w:val="CommentText"/>
      </w:pPr>
      <w:r>
        <w:rPr>
          <w:rStyle w:val="CommentReference"/>
        </w:rPr>
        <w:annotationRef/>
      </w:r>
      <w:r>
        <w:t>Is this a better way of saying this? Not sure.</w:t>
      </w:r>
    </w:p>
  </w:comment>
  <w:comment w:id="143" w:author="Liu, Luyu" w:date="2020-05-21T17:32:00Z" w:initials="LL">
    <w:p w14:paraId="7759D807" w14:textId="56BFBC0E" w:rsidR="00EF0AB6" w:rsidRDefault="00EF0AB6" w:rsidP="003A26C4">
      <w:pPr>
        <w:pStyle w:val="CommentText"/>
      </w:pPr>
      <w:r>
        <w:rPr>
          <w:rStyle w:val="CommentReference"/>
        </w:rPr>
        <w:annotationRef/>
      </w:r>
      <w:r>
        <w:t>Better?</w:t>
      </w:r>
    </w:p>
  </w:comment>
  <w:comment w:id="141" w:author="Jonathan Scheff" w:date="2020-06-01T11:56:00Z" w:initials="JS">
    <w:p w14:paraId="149E56AE" w14:textId="3920B019" w:rsidR="00EF0AB6" w:rsidRDefault="00EF0AB6">
      <w:pPr>
        <w:pStyle w:val="CommentText"/>
      </w:pPr>
      <w:r>
        <w:rPr>
          <w:rStyle w:val="CommentReference"/>
        </w:rPr>
        <w:annotationRef/>
      </w:r>
    </w:p>
  </w:comment>
  <w:comment w:id="166" w:author="Jonathan Scheff" w:date="2020-06-01T12:53:00Z" w:initials="JS">
    <w:p w14:paraId="15E5A1C4" w14:textId="30243D6F" w:rsidR="00EF0AB6" w:rsidRDefault="00EF0AB6">
      <w:pPr>
        <w:pStyle w:val="CommentText"/>
      </w:pPr>
      <w:r>
        <w:rPr>
          <w:rStyle w:val="CommentReference"/>
        </w:rPr>
        <w:annotationRef/>
      </w:r>
      <w:r>
        <w:t>I really like analogies and generally more colorful writing, and this is a good analogy. I don’t think it’s necessary, though. The point above is clear and not confusing whatsoever. The analogy just adds unnecessary bulk. I would delete this highlighted section and smooth the transition.</w:t>
      </w:r>
    </w:p>
  </w:comment>
  <w:comment w:id="185" w:author="Miller, Harvey J." w:date="2020-05-26T15:17:00Z" w:initials="MHJ">
    <w:p w14:paraId="4CC185A5" w14:textId="77777777" w:rsidR="00EF0AB6" w:rsidRDefault="00EF0AB6" w:rsidP="003A26C4">
      <w:pPr>
        <w:pStyle w:val="CommentText"/>
      </w:pPr>
      <w:r>
        <w:rPr>
          <w:rStyle w:val="CommentReference"/>
        </w:rPr>
        <w:annotationRef/>
      </w:r>
      <w:r>
        <w:t>Is this meant to be a reference?</w:t>
      </w:r>
    </w:p>
  </w:comment>
  <w:comment w:id="186" w:author="Jonathan Scheff" w:date="2020-06-01T12:57:00Z" w:initials="JS">
    <w:p w14:paraId="795599B2" w14:textId="495C2E30" w:rsidR="00EF0AB6" w:rsidRDefault="00EF0AB6">
      <w:pPr>
        <w:pStyle w:val="CommentText"/>
      </w:pPr>
      <w:r>
        <w:rPr>
          <w:rStyle w:val="CommentReference"/>
        </w:rPr>
        <w:annotationRef/>
      </w:r>
      <w:r>
        <w:t xml:space="preserve">Unclear what you mean here. Incubation PERIOD doesn’t vary based on testing kit availability. Incubation LAG </w:t>
      </w:r>
      <w:proofErr w:type="gramStart"/>
      <w:r>
        <w:t>= ??</w:t>
      </w:r>
      <w:proofErr w:type="gramEnd"/>
    </w:p>
  </w:comment>
  <w:comment w:id="197" w:author="Jonathan Scheff" w:date="2020-06-01T13:11:00Z" w:initials="JS">
    <w:p w14:paraId="3AE1B743" w14:textId="7089144D" w:rsidR="00EF0AB6" w:rsidRDefault="00EF0AB6">
      <w:pPr>
        <w:pStyle w:val="CommentText"/>
      </w:pPr>
      <w:r>
        <w:rPr>
          <w:rStyle w:val="CommentReference"/>
        </w:rPr>
        <w:annotationRef/>
      </w:r>
    </w:p>
  </w:comment>
  <w:comment w:id="198" w:author="Jonathan Scheff" w:date="2020-06-01T13:18:00Z" w:initials="JS">
    <w:p w14:paraId="5492A230" w14:textId="1864DD43" w:rsidR="00EF0AB6" w:rsidRDefault="00EF0AB6">
      <w:pPr>
        <w:pStyle w:val="CommentText"/>
      </w:pPr>
      <w:r>
        <w:rPr>
          <w:rStyle w:val="CommentReference"/>
        </w:rPr>
        <w:annotationRef/>
      </w:r>
    </w:p>
  </w:comment>
  <w:comment w:id="207" w:author="Jonathan Scheff" w:date="2020-06-01T13:16:00Z" w:initials="JS">
    <w:p w14:paraId="0A16DC9F" w14:textId="006D540B" w:rsidR="00EF0AB6" w:rsidRDefault="00EF0AB6">
      <w:pPr>
        <w:pStyle w:val="CommentText"/>
      </w:pPr>
      <w:r>
        <w:rPr>
          <w:rStyle w:val="CommentReference"/>
        </w:rPr>
        <w:annotationRef/>
      </w:r>
      <w:r>
        <w:t>I think you have to be careful about what you are measuring and estimating; risk of being exposed to the virus is certainly related to whether people stopped using transit early relative to the spread of COVID, but they aren’t the same thing. Suggested language is to align a bit more with what you are calculating.</w:t>
      </w:r>
    </w:p>
  </w:comment>
  <w:comment w:id="208" w:author="Liu, Luyu" w:date="2020-06-01T14:12:00Z" w:initials="LL">
    <w:p w14:paraId="2441135E" w14:textId="48DB887B" w:rsidR="00EF0AB6" w:rsidRDefault="00EF0AB6">
      <w:pPr>
        <w:pStyle w:val="CommentText"/>
      </w:pPr>
      <w:r>
        <w:rPr>
          <w:rStyle w:val="CommentReference"/>
        </w:rPr>
        <w:annotationRef/>
      </w:r>
      <w:r>
        <w:t>Agree.</w:t>
      </w:r>
    </w:p>
  </w:comment>
  <w:comment w:id="217" w:author="Liu, Luyu" w:date="2020-05-12T17:58:00Z" w:initials="LL">
    <w:p w14:paraId="3730E395" w14:textId="77777777" w:rsidR="00EF0AB6" w:rsidRDefault="00EF0AB6" w:rsidP="003A26C4">
      <w:pPr>
        <w:pStyle w:val="CommentText"/>
      </w:pPr>
      <w:r>
        <w:rPr>
          <w:rStyle w:val="CommentReference"/>
        </w:rPr>
        <w:annotationRef/>
      </w:r>
      <w:r>
        <w:t xml:space="preserve">May need a section </w:t>
      </w:r>
      <w:r>
        <w:rPr>
          <w:rFonts w:hint="eastAsia"/>
        </w:rPr>
        <w:t>name</w:t>
      </w:r>
    </w:p>
  </w:comment>
  <w:comment w:id="236" w:author="Miller, Harvey J." w:date="2020-05-20T13:23:00Z" w:initials="MHJ">
    <w:p w14:paraId="6997A065" w14:textId="77777777" w:rsidR="00EF0AB6" w:rsidRDefault="00EF0AB6" w:rsidP="003A26C4">
      <w:pPr>
        <w:pStyle w:val="CommentText"/>
      </w:pPr>
      <w:r>
        <w:rPr>
          <w:rStyle w:val="CommentReference"/>
        </w:rPr>
        <w:annotationRef/>
      </w:r>
      <w:r>
        <w:t xml:space="preserve">This should be </w:t>
      </w:r>
      <w:proofErr w:type="gramStart"/>
      <w:r>
        <w:t>S(</w:t>
      </w:r>
      <w:proofErr w:type="gramEnd"/>
      <w:r>
        <w:t>p*)</w:t>
      </w:r>
    </w:p>
  </w:comment>
  <w:comment w:id="240" w:author="Jonathan Scheff" w:date="2020-06-01T13:34:00Z" w:initials="JS">
    <w:p w14:paraId="32EDC93A" w14:textId="2EEE7DC9" w:rsidR="00EF0AB6" w:rsidRDefault="00EF0AB6">
      <w:pPr>
        <w:pStyle w:val="CommentText"/>
      </w:pPr>
      <w:r>
        <w:rPr>
          <w:rStyle w:val="CommentReference"/>
        </w:rPr>
        <w:annotationRef/>
      </w:r>
      <w:r>
        <w:t>Could be more clear. Mar 16- May 10 is all during COVID. So I think you mean that, for each day in this period, you compare it to a period before COVID. Which period? The same time a year ago? The same time a month ago?</w:t>
      </w:r>
    </w:p>
  </w:comment>
  <w:comment w:id="241" w:author="Liu, Luyu" w:date="2020-06-01T14:17:00Z" w:initials="LL">
    <w:p w14:paraId="5C097FA0" w14:textId="2F48FBFC" w:rsidR="00EF0AB6" w:rsidRDefault="00EF0AB6">
      <w:pPr>
        <w:pStyle w:val="CommentText"/>
      </w:pPr>
      <w:r>
        <w:rPr>
          <w:rStyle w:val="CommentReference"/>
        </w:rPr>
        <w:annotationRef/>
      </w:r>
      <w:r>
        <w:t>I rephrased a little bit.</w:t>
      </w:r>
    </w:p>
    <w:p w14:paraId="1DF7B4F0" w14:textId="5E1D6F76" w:rsidR="00EF0AB6" w:rsidRDefault="00EF0AB6">
      <w:pPr>
        <w:pStyle w:val="CommentText"/>
      </w:pPr>
      <w:r>
        <w:t>We are comparing the “actual” hourly demand curve and the “normal” hourly demand curve for each day. The “normal” and “actual” corresponds to the field name in the hourly data.</w:t>
      </w:r>
    </w:p>
  </w:comment>
  <w:comment w:id="262" w:author="Jonathan Scheff" w:date="2020-06-01T13:36:00Z" w:initials="JS">
    <w:p w14:paraId="17E7C499" w14:textId="3D7E7BAD" w:rsidR="00EF0AB6" w:rsidRDefault="00EF0AB6">
      <w:pPr>
        <w:pStyle w:val="CommentText"/>
      </w:pPr>
      <w:r>
        <w:rPr>
          <w:rStyle w:val="CommentReference"/>
        </w:rPr>
        <w:annotationRef/>
      </w:r>
      <w:r>
        <w:t xml:space="preserve">Should be s, since it’s the </w:t>
      </w:r>
      <w:proofErr w:type="spellStart"/>
      <w:r>
        <w:t>sd</w:t>
      </w:r>
      <w:proofErr w:type="spellEnd"/>
      <w:r>
        <w:t xml:space="preserve"> of a sample and not the population parameter</w:t>
      </w:r>
    </w:p>
  </w:comment>
  <w:comment w:id="263" w:author="Liu, Luyu" w:date="2020-06-01T14:21:00Z" w:initials="LL">
    <w:p w14:paraId="2A49E73F" w14:textId="0D9F0598" w:rsidR="00EF0AB6" w:rsidRDefault="00EF0AB6">
      <w:pPr>
        <w:pStyle w:val="CommentText"/>
      </w:pPr>
      <w:r>
        <w:rPr>
          <w:rStyle w:val="CommentReference"/>
        </w:rPr>
        <w:annotationRef/>
      </w:r>
      <w:r>
        <w:t xml:space="preserve">Well it’s debatable. I will just </w:t>
      </w:r>
    </w:p>
  </w:comment>
  <w:comment w:id="260" w:author="Liu, Luyu" w:date="2020-06-01T14:21:00Z" w:initials="LL">
    <w:p w14:paraId="776FFB22" w14:textId="4F14B982" w:rsidR="00EF0AB6" w:rsidRDefault="00EF0AB6">
      <w:pPr>
        <w:pStyle w:val="CommentText"/>
      </w:pPr>
      <w:r>
        <w:rPr>
          <w:rStyle w:val="CommentReference"/>
        </w:rPr>
        <w:annotationRef/>
      </w:r>
      <w:r>
        <w:t>I deleted \sigma per Jonathan’s suggestion.</w:t>
      </w:r>
    </w:p>
  </w:comment>
  <w:comment w:id="268" w:author="Miller, Harvey J." w:date="2020-05-26T15:35:00Z" w:initials="MHJ">
    <w:p w14:paraId="78F137A7" w14:textId="77777777" w:rsidR="00EF0AB6" w:rsidRDefault="00EF0AB6" w:rsidP="003A26C4">
      <w:pPr>
        <w:pStyle w:val="CommentText"/>
      </w:pPr>
      <w:r>
        <w:rPr>
          <w:rStyle w:val="CommentReference"/>
        </w:rPr>
        <w:annotationRef/>
      </w:r>
      <w:r>
        <w:t>It would be worthwhile reported the average and standard deviation floor values for the entire dataset.</w:t>
      </w:r>
    </w:p>
  </w:comment>
  <w:comment w:id="275" w:author="Miller, Harvey J." w:date="2020-05-27T09:56:00Z" w:initials="MHJ">
    <w:p w14:paraId="58F0F043" w14:textId="3D6DA246" w:rsidR="00EF0AB6" w:rsidRDefault="00EF0AB6" w:rsidP="003A26C4">
      <w:pPr>
        <w:pStyle w:val="CommentText"/>
      </w:pPr>
      <w:r>
        <w:rPr>
          <w:rStyle w:val="CommentReference"/>
        </w:rPr>
        <w:annotationRef/>
      </w:r>
      <w:r>
        <w:t xml:space="preserve">Again, what does -1.01 mean? Is that possible? </w:t>
      </w:r>
    </w:p>
  </w:comment>
  <w:comment w:id="276" w:author="Liu, Luyu" w:date="2020-05-27T15:16:00Z" w:initials="LL">
    <w:p w14:paraId="2E3E1814" w14:textId="77777777" w:rsidR="00EF0AB6" w:rsidRDefault="00EF0AB6" w:rsidP="003A26C4">
      <w:pPr>
        <w:pStyle w:val="CommentText"/>
      </w:pPr>
      <w:r>
        <w:rPr>
          <w:rStyle w:val="CommentReference"/>
        </w:rPr>
        <w:annotationRef/>
      </w:r>
      <w:r>
        <w:t>It is. Because there is a b in the logistic model, so the B value can exceed 1.</w:t>
      </w:r>
    </w:p>
    <w:p w14:paraId="1F2E73A9" w14:textId="7329F5BC" w:rsidR="00EF0AB6" w:rsidRDefault="00EF0AB6" w:rsidP="003A26C4">
      <w:pPr>
        <w:pStyle w:val="CommentText"/>
      </w:pPr>
      <w:r>
        <w:t xml:space="preserve">That is to say, the normal level before </w:t>
      </w:r>
      <w:proofErr w:type="spellStart"/>
      <w:r>
        <w:t>covid</w:t>
      </w:r>
      <w:proofErr w:type="spellEnd"/>
      <w:r>
        <w:t xml:space="preserve"> can be larger than 0. Therefore, the decline can exceed 100%. But you see, it’s not ridiculously large, so it’s okay.</w:t>
      </w:r>
    </w:p>
  </w:comment>
  <w:comment w:id="392" w:author="Jonathan Scheff" w:date="2020-06-01T13:47:00Z" w:initials="JS">
    <w:p w14:paraId="6651A06A" w14:textId="77777777" w:rsidR="00EF0AB6" w:rsidRDefault="00EF0AB6" w:rsidP="00D6595C">
      <w:pPr>
        <w:pStyle w:val="CommentText"/>
      </w:pPr>
      <w:r>
        <w:rPr>
          <w:rStyle w:val="CommentReference"/>
        </w:rPr>
        <w:annotationRef/>
      </w:r>
      <w:r>
        <w:t>I would cut this. Our survey was of ACTIVE Transit app users; thus, people who were presumably using transit. If people were staying home, then they likely weren’t using transit as much – thus our survey is a poor measure of the people who were working from home. The top five occupations that WERE using the app would be a better thing to cite here: active users of the app were in food service and health occupations disproportionately, consistent with the fact that people using transit (and Transit) are those who have to.</w:t>
      </w:r>
    </w:p>
  </w:comment>
  <w:comment w:id="427" w:author="Jonathan Scheff" w:date="2020-06-01T14:05:00Z" w:initials="JS">
    <w:p w14:paraId="6483F838" w14:textId="77777777" w:rsidR="00EF0AB6" w:rsidRDefault="00EF0AB6" w:rsidP="00D6595C">
      <w:pPr>
        <w:pStyle w:val="CommentText"/>
      </w:pPr>
      <w:r>
        <w:rPr>
          <w:rStyle w:val="CommentReference"/>
        </w:rPr>
        <w:annotationRef/>
      </w:r>
      <w:r>
        <w:t>Your collinearity points have been spot on. This is a great point here.</w:t>
      </w:r>
    </w:p>
  </w:comment>
  <w:comment w:id="447" w:author="Miller, Harvey J." w:date="2020-05-26T16:03:00Z" w:initials="MHJ">
    <w:p w14:paraId="35D663E5" w14:textId="77777777" w:rsidR="00EF0AB6" w:rsidRDefault="00EF0AB6" w:rsidP="00D6595C">
      <w:pPr>
        <w:pStyle w:val="CommentText"/>
      </w:pPr>
      <w:r>
        <w:rPr>
          <w:rStyle w:val="CommentReference"/>
        </w:rPr>
        <w:annotationRef/>
      </w:r>
      <w:r>
        <w:t>Any reference to back this up?</w:t>
      </w:r>
    </w:p>
  </w:comment>
  <w:comment w:id="476" w:author="Jonathan Scheff" w:date="2020-06-01T14:19:00Z" w:initials="JS">
    <w:p w14:paraId="65259CC4" w14:textId="77777777" w:rsidR="00EF0AB6" w:rsidRDefault="00EF0AB6" w:rsidP="00D6595C">
      <w:pPr>
        <w:pStyle w:val="CommentText"/>
      </w:pPr>
      <w:r>
        <w:rPr>
          <w:rStyle w:val="CommentReference"/>
        </w:rPr>
        <w:annotationRef/>
      </w:r>
      <w:r>
        <w:t>I was just changing these to be consistent, but it would be worth checking the publication’s style guide on numbers.</w:t>
      </w:r>
    </w:p>
  </w:comment>
  <w:comment w:id="477" w:author="Liu, Luyu" w:date="2020-06-01T22:31:00Z" w:initials="LL">
    <w:p w14:paraId="0CDE2135" w14:textId="38C2AD07" w:rsidR="00370A63" w:rsidRDefault="00370A63">
      <w:pPr>
        <w:pStyle w:val="CommentText"/>
      </w:pPr>
      <w:r>
        <w:rPr>
          <w:rStyle w:val="CommentReference"/>
        </w:rPr>
        <w:annotationRef/>
      </w:r>
      <w:r>
        <w:t>I don’t get it. I didn’t see any regulation that explicitly says all numbers need to be expressed as in words format</w:t>
      </w:r>
    </w:p>
  </w:comment>
  <w:comment w:id="492" w:author="Jonathan Scheff" w:date="2020-06-01T14:23:00Z" w:initials="JS">
    <w:p w14:paraId="6EFBF79F" w14:textId="77777777" w:rsidR="00EF0AB6" w:rsidRDefault="00EF0AB6" w:rsidP="00D6595C">
      <w:pPr>
        <w:pStyle w:val="CommentText"/>
      </w:pPr>
      <w:r>
        <w:rPr>
          <w:rStyle w:val="CommentReference"/>
        </w:rPr>
        <w:annotationRef/>
      </w:r>
      <w:r>
        <w:t>You are excluding negative values, but I don’t think that makes sense. Negative response intervals mean that the cliff or floor happened after the first reported case, but there is still value in knowing whether they were small negative values or large negative values. Your last sentence here is a fine point to make: that floor values were never reached before the first case, but there is still value in knowing HOW negative the response intervals are.</w:t>
      </w:r>
    </w:p>
    <w:p w14:paraId="53578898" w14:textId="77777777" w:rsidR="00EF0AB6" w:rsidRDefault="00EF0AB6" w:rsidP="00D6595C">
      <w:pPr>
        <w:pStyle w:val="CommentText"/>
      </w:pPr>
    </w:p>
    <w:p w14:paraId="6020168B" w14:textId="77777777" w:rsidR="00EF0AB6" w:rsidRDefault="00EF0AB6" w:rsidP="00D6595C">
      <w:pPr>
        <w:pStyle w:val="CommentText"/>
      </w:pPr>
      <w:r>
        <w:t xml:space="preserve">Also, Figure 4 doesn’t convey much. If you assume a larger incubation lag, then of course fewer systems will have positive response intervals. I would remove this figure. </w:t>
      </w:r>
    </w:p>
  </w:comment>
  <w:comment w:id="510" w:author="Miller, Harvey J." w:date="2020-05-22T15:40:00Z" w:initials="MHJ">
    <w:p w14:paraId="4A0DBED8" w14:textId="77777777" w:rsidR="00EF0AB6" w:rsidRDefault="00EF0AB6" w:rsidP="00D6595C">
      <w:pPr>
        <w:pStyle w:val="CommentText"/>
      </w:pPr>
      <w:r>
        <w:rPr>
          <w:rStyle w:val="CommentReference"/>
        </w:rPr>
        <w:annotationRef/>
      </w:r>
      <w:r>
        <w:t>Check this</w:t>
      </w:r>
    </w:p>
  </w:comment>
  <w:comment w:id="526" w:author="Miller, Harvey J." w:date="2020-05-22T15:41:00Z" w:initials="MHJ">
    <w:p w14:paraId="0C5F30F9" w14:textId="77777777" w:rsidR="00EF0AB6" w:rsidRDefault="00EF0AB6" w:rsidP="00D6595C">
      <w:pPr>
        <w:pStyle w:val="CommentText"/>
      </w:pPr>
      <w:r>
        <w:rPr>
          <w:rStyle w:val="CommentReference"/>
        </w:rPr>
        <w:annotationRef/>
      </w:r>
      <w:r>
        <w:t>Cliff point!</w:t>
      </w:r>
    </w:p>
  </w:comment>
  <w:comment w:id="501" w:author="Miller, Harvey J." w:date="2020-05-26T16:53:00Z" w:initials="MHJ">
    <w:p w14:paraId="3AE68564" w14:textId="2466D584" w:rsidR="00EF0AB6" w:rsidRDefault="00EF0AB6" w:rsidP="00D6595C">
      <w:pPr>
        <w:pStyle w:val="CommentText"/>
      </w:pPr>
      <w:r>
        <w:rPr>
          <w:rStyle w:val="CommentReference"/>
        </w:rPr>
        <w:annotationRef/>
      </w:r>
      <w:r>
        <w:t>Perhaps delete this section. Nothing much to see here.</w:t>
      </w:r>
    </w:p>
  </w:comment>
  <w:comment w:id="502" w:author="Liu, Luyu" w:date="2020-05-27T20:09:00Z" w:initials="LL">
    <w:p w14:paraId="38982B5D" w14:textId="77777777" w:rsidR="00EF0AB6" w:rsidRDefault="00EF0AB6" w:rsidP="00D6595C">
      <w:pPr>
        <w:pStyle w:val="CommentText"/>
      </w:pPr>
      <w:r>
        <w:rPr>
          <w:rStyle w:val="CommentReference"/>
        </w:rPr>
        <w:annotationRef/>
      </w:r>
      <w:r>
        <w:t xml:space="preserve">I think I will keep this graph, since we show other parameters’ spatial pattern. </w:t>
      </w:r>
    </w:p>
  </w:comment>
  <w:comment w:id="532" w:author="Jonathan Scheff" w:date="2020-06-01T14:34:00Z" w:initials="JS">
    <w:p w14:paraId="40C4670D" w14:textId="77777777" w:rsidR="00EF0AB6" w:rsidRDefault="00EF0AB6" w:rsidP="00D6595C">
      <w:pPr>
        <w:pStyle w:val="CommentText"/>
      </w:pPr>
      <w:r>
        <w:rPr>
          <w:rStyle w:val="CommentReference"/>
        </w:rPr>
        <w:annotationRef/>
      </w:r>
      <w:r>
        <w:t>In this section, you discuss the link between the Procrustes distance (change in daily patterns) and floor values (total drop in demand due to COVID-19). I think:</w:t>
      </w:r>
    </w:p>
    <w:p w14:paraId="49B23683" w14:textId="77777777" w:rsidR="00EF0AB6" w:rsidRDefault="00EF0AB6" w:rsidP="00D6595C">
      <w:pPr>
        <w:pStyle w:val="CommentText"/>
      </w:pPr>
    </w:p>
    <w:p w14:paraId="54E222CB" w14:textId="77777777" w:rsidR="00EF0AB6" w:rsidRDefault="00EF0AB6" w:rsidP="00D6595C">
      <w:pPr>
        <w:pStyle w:val="CommentText"/>
        <w:numPr>
          <w:ilvl w:val="0"/>
          <w:numId w:val="16"/>
        </w:numPr>
      </w:pPr>
      <w:r>
        <w:t xml:space="preserve">You could sum up what this means for the reader. See suggested first sentence. </w:t>
      </w:r>
    </w:p>
    <w:p w14:paraId="025DB279" w14:textId="77777777" w:rsidR="00EF0AB6" w:rsidRDefault="00EF0AB6" w:rsidP="00D6595C">
      <w:pPr>
        <w:pStyle w:val="CommentText"/>
        <w:numPr>
          <w:ilvl w:val="0"/>
          <w:numId w:val="16"/>
        </w:numPr>
      </w:pPr>
      <w:r>
        <w:t>You try to find a geographical pattern and you link to floor values, but I think you need to look for driving variables: % African American, income, occupational distribution according to census data, etc. Because I think the question is: where the daily patterns changed more, does that mean there were fewer essential workers and more work-at-home types? And were there a lower ratio of vulnerable segments?</w:t>
      </w:r>
    </w:p>
  </w:comment>
  <w:comment w:id="539" w:author="Jonathan Scheff" w:date="2020-06-01T14:40:00Z" w:initials="JS">
    <w:p w14:paraId="5F946E93" w14:textId="77777777" w:rsidR="00EF0AB6" w:rsidRDefault="00EF0AB6" w:rsidP="00D6595C">
      <w:pPr>
        <w:pStyle w:val="CommentText"/>
      </w:pPr>
      <w:r>
        <w:rPr>
          <w:rStyle w:val="CommentReference"/>
        </w:rPr>
        <w:annotationRef/>
      </w:r>
      <w:r>
        <w:t xml:space="preserve">This implies that age of the community is a variable associated with Pro. </w:t>
      </w:r>
      <w:proofErr w:type="gramStart"/>
      <w:r>
        <w:t>distance</w:t>
      </w:r>
      <w:proofErr w:type="gramEnd"/>
      <w:r>
        <w:t xml:space="preserve">. But I think that is just a visual scan, correct? I would cut a lot of this section and re-word to make a clear, measured statement about the link between Pro. </w:t>
      </w:r>
      <w:proofErr w:type="gramStart"/>
      <w:r>
        <w:t>distance</w:t>
      </w:r>
      <w:proofErr w:type="gramEnd"/>
      <w:r>
        <w:t xml:space="preserve"> and the variables you did measure.</w:t>
      </w:r>
    </w:p>
  </w:comment>
  <w:comment w:id="570" w:author="Miller, Harvey J." w:date="2020-05-27T12:02:00Z" w:initials="MHJ">
    <w:p w14:paraId="5C62D418" w14:textId="360A1887" w:rsidR="00EF0AB6" w:rsidRDefault="00EF0AB6" w:rsidP="00D6595C">
      <w:pPr>
        <w:pStyle w:val="CommentText"/>
      </w:pPr>
      <w:r>
        <w:rPr>
          <w:rStyle w:val="CommentReference"/>
        </w:rPr>
        <w:annotationRef/>
      </w:r>
      <w:r>
        <w:t>I think you should only show the average Procrustes distance only; I'm not sure what the stretch factor shows that is different. This will give you more room to make the graph bigger and clearer.</w:t>
      </w:r>
    </w:p>
    <w:p w14:paraId="566F93A1" w14:textId="77777777" w:rsidR="00EF0AB6" w:rsidRDefault="00EF0AB6" w:rsidP="00D6595C">
      <w:pPr>
        <w:pStyle w:val="CommentText"/>
      </w:pPr>
    </w:p>
    <w:p w14:paraId="117F6B72" w14:textId="77777777" w:rsidR="00EF0AB6" w:rsidRDefault="00EF0AB6" w:rsidP="00D6595C">
      <w:pPr>
        <w:pStyle w:val="CommentText"/>
      </w:pPr>
      <w:r>
        <w:t xml:space="preserve">Also, just show the average distance plot, not the variances too. </w:t>
      </w:r>
    </w:p>
    <w:p w14:paraId="6049B3BA" w14:textId="77777777" w:rsidR="00EF0AB6" w:rsidRDefault="00EF0AB6" w:rsidP="00D6595C">
      <w:pPr>
        <w:pStyle w:val="CommentText"/>
      </w:pPr>
    </w:p>
    <w:p w14:paraId="0680D312" w14:textId="25DEADA9" w:rsidR="00EF0AB6" w:rsidRDefault="00EF0AB6" w:rsidP="00D6595C">
      <w:pPr>
        <w:pStyle w:val="CommentText"/>
      </w:pPr>
      <w:r>
        <w:t xml:space="preserve">Also, can you identify weekdays versus weekend? My suggestion is to change the background color of the plot: clear (while) for weekdays; grey shade for weekends. </w:t>
      </w:r>
    </w:p>
  </w:comment>
  <w:comment w:id="586" w:author="Jonathan Scheff" w:date="2020-06-01T14:45:00Z" w:initials="JS">
    <w:p w14:paraId="7538E21E" w14:textId="77777777" w:rsidR="00EF0AB6" w:rsidRDefault="00EF0AB6" w:rsidP="00D6595C">
      <w:pPr>
        <w:pStyle w:val="CommentText"/>
      </w:pPr>
      <w:r>
        <w:rPr>
          <w:rStyle w:val="CommentReference"/>
        </w:rPr>
        <w:annotationRef/>
      </w:r>
      <w:r>
        <w:t>Well said</w:t>
      </w:r>
    </w:p>
  </w:comment>
  <w:comment w:id="588" w:author="Jonathan Scheff" w:date="2020-06-01T14:45:00Z" w:initials="JS">
    <w:p w14:paraId="22478253" w14:textId="77777777" w:rsidR="00EF0AB6" w:rsidRDefault="00EF0AB6" w:rsidP="00D6595C">
      <w:pPr>
        <w:pStyle w:val="CommentText"/>
      </w:pPr>
      <w:r>
        <w:rPr>
          <w:rStyle w:val="CommentReference"/>
        </w:rPr>
        <w:annotationRef/>
      </w:r>
      <w:r>
        <w:t>It is also something we should look into more! Why are Transit’s car-access ratios so different from the ACS ratios?</w:t>
      </w:r>
    </w:p>
  </w:comment>
  <w:comment w:id="598" w:author="Jonathan Scheff" w:date="2020-06-01T14:48:00Z" w:initials="JS">
    <w:p w14:paraId="2C5F7382" w14:textId="77777777" w:rsidR="00EF0AB6" w:rsidRDefault="00EF0AB6" w:rsidP="00D6595C">
      <w:pPr>
        <w:pStyle w:val="CommentText"/>
      </w:pPr>
      <w:r>
        <w:rPr>
          <w:rStyle w:val="CommentReference"/>
        </w:rPr>
        <w:annotationRef/>
      </w:r>
      <w:r>
        <w:t>I assume it’s more associated with policy: when stay-at-home orders are put into place and whether they are enforced. You addressed this momentarily with Seattle, I think, but it might be worth addressing more if you have the data handy. (In the section above, not just here)</w:t>
      </w:r>
    </w:p>
  </w:comment>
  <w:comment w:id="600" w:author="Miller, Harvey J." w:date="2020-05-27T12:43:00Z" w:initials="MHJ">
    <w:p w14:paraId="64DF1565" w14:textId="77777777" w:rsidR="00EF0AB6" w:rsidRDefault="00EF0AB6" w:rsidP="00D6595C">
      <w:pPr>
        <w:pStyle w:val="CommentText"/>
      </w:pPr>
      <w:r>
        <w:rPr>
          <w:rStyle w:val="CommentReference"/>
        </w:rPr>
        <w:annotationRef/>
      </w:r>
    </w:p>
  </w:comment>
  <w:comment w:id="601" w:author="Miller, Harvey J." w:date="2020-05-27T12:43:00Z" w:initials="MHJ">
    <w:p w14:paraId="5D44B55B" w14:textId="77777777" w:rsidR="00EF0AB6" w:rsidRDefault="00EF0AB6" w:rsidP="00D6595C">
      <w:pPr>
        <w:pStyle w:val="CommentText"/>
      </w:pPr>
      <w:r>
        <w:rPr>
          <w:rStyle w:val="CommentReference"/>
        </w:rPr>
        <w:annotationRef/>
      </w:r>
      <w:r>
        <w:t>Might be deleted</w:t>
      </w:r>
    </w:p>
  </w:comment>
  <w:comment w:id="605" w:author="Miller, Harvey J." w:date="2020-05-27T13:22:00Z" w:initials="MHJ">
    <w:p w14:paraId="2FEE52F4" w14:textId="77777777" w:rsidR="00EF0AB6" w:rsidRDefault="00EF0AB6" w:rsidP="00D6595C">
      <w:pPr>
        <w:pStyle w:val="CommentText"/>
        <w:tabs>
          <w:tab w:val="left" w:pos="990"/>
        </w:tabs>
      </w:pPr>
      <w:r>
        <w:rPr>
          <w:rStyle w:val="CommentReference"/>
        </w:rPr>
        <w:annotationRef/>
      </w:r>
      <w:r>
        <w:t>Might be deleted</w:t>
      </w:r>
    </w:p>
  </w:comment>
  <w:comment w:id="789" w:author="Miller, Harvey J." w:date="2020-05-26T16:03:00Z" w:initials="MHJ">
    <w:p w14:paraId="5417DD4E" w14:textId="77777777" w:rsidR="00EF0AB6" w:rsidRDefault="00EF0AB6" w:rsidP="003A26C4">
      <w:pPr>
        <w:pStyle w:val="CommentText"/>
      </w:pPr>
      <w:r>
        <w:rPr>
          <w:rStyle w:val="CommentReference"/>
        </w:rPr>
        <w:annotationRef/>
      </w:r>
      <w:r>
        <w:t>Any reference to back this up?</w:t>
      </w:r>
    </w:p>
  </w:comment>
  <w:comment w:id="840" w:author="Miller, Harvey J." w:date="2020-05-22T15:40:00Z" w:initials="MHJ">
    <w:p w14:paraId="3291DB0B" w14:textId="77777777" w:rsidR="00EF0AB6" w:rsidRDefault="00EF0AB6" w:rsidP="003A26C4">
      <w:pPr>
        <w:pStyle w:val="CommentText"/>
      </w:pPr>
      <w:r>
        <w:rPr>
          <w:rStyle w:val="CommentReference"/>
        </w:rPr>
        <w:annotationRef/>
      </w:r>
      <w:r>
        <w:t>Check this</w:t>
      </w:r>
    </w:p>
  </w:comment>
  <w:comment w:id="885" w:author="Miller, Harvey J." w:date="2020-05-22T15:41:00Z" w:initials="MHJ">
    <w:p w14:paraId="208D0971" w14:textId="77777777" w:rsidR="00EF0AB6" w:rsidRDefault="00EF0AB6" w:rsidP="003A26C4">
      <w:pPr>
        <w:pStyle w:val="CommentText"/>
      </w:pPr>
      <w:r>
        <w:rPr>
          <w:rStyle w:val="CommentReference"/>
        </w:rPr>
        <w:annotationRef/>
      </w:r>
      <w:r>
        <w:t>Cliff point!</w:t>
      </w:r>
    </w:p>
  </w:comment>
  <w:comment w:id="832" w:author="Miller, Harvey J." w:date="2020-05-26T16:53:00Z" w:initials="MHJ">
    <w:p w14:paraId="5DB002B9" w14:textId="465E1A06" w:rsidR="00EF0AB6" w:rsidRDefault="00EF0AB6" w:rsidP="003A26C4">
      <w:pPr>
        <w:pStyle w:val="CommentText"/>
      </w:pPr>
      <w:r>
        <w:rPr>
          <w:rStyle w:val="CommentReference"/>
        </w:rPr>
        <w:annotationRef/>
      </w:r>
      <w:r>
        <w:t>Perhaps delete this section. Nothing much to see here.</w:t>
      </w:r>
    </w:p>
  </w:comment>
  <w:comment w:id="833" w:author="Liu, Luyu" w:date="2020-05-27T20:09:00Z" w:initials="LL">
    <w:p w14:paraId="446568C5" w14:textId="77777777" w:rsidR="00EF0AB6" w:rsidRDefault="00EF0AB6" w:rsidP="003A26C4">
      <w:pPr>
        <w:pStyle w:val="CommentText"/>
      </w:pPr>
      <w:r>
        <w:rPr>
          <w:rStyle w:val="CommentReference"/>
        </w:rPr>
        <w:annotationRef/>
      </w:r>
      <w:r>
        <w:t xml:space="preserve">I think I will keep this graph, since we show other parameters’ spatial pattern. </w:t>
      </w:r>
    </w:p>
  </w:comment>
  <w:comment w:id="933" w:author="Miller, Harvey J." w:date="2020-05-27T12:02:00Z" w:initials="MHJ">
    <w:p w14:paraId="0171272F" w14:textId="178FA7C7" w:rsidR="00EF0AB6" w:rsidRDefault="00EF0AB6" w:rsidP="003A26C4">
      <w:pPr>
        <w:pStyle w:val="CommentText"/>
      </w:pPr>
      <w:r>
        <w:rPr>
          <w:rStyle w:val="CommentReference"/>
        </w:rPr>
        <w:annotationRef/>
      </w:r>
      <w:r>
        <w:t>I think you should only show the average Procrustes distance only; I'm not sure what the stretch factor shows that is different. This will give you more room to make the graph bigger and clearer.</w:t>
      </w:r>
    </w:p>
    <w:p w14:paraId="6CF8F2D7" w14:textId="77777777" w:rsidR="00EF0AB6" w:rsidRDefault="00EF0AB6" w:rsidP="003A26C4">
      <w:pPr>
        <w:pStyle w:val="CommentText"/>
      </w:pPr>
    </w:p>
    <w:p w14:paraId="258907DC" w14:textId="77777777" w:rsidR="00EF0AB6" w:rsidRDefault="00EF0AB6" w:rsidP="003A26C4">
      <w:pPr>
        <w:pStyle w:val="CommentText"/>
      </w:pPr>
      <w:r>
        <w:t xml:space="preserve">Also, just show the average distance plot, not the variances too. </w:t>
      </w:r>
    </w:p>
    <w:p w14:paraId="14FF5B91" w14:textId="77777777" w:rsidR="00EF0AB6" w:rsidRDefault="00EF0AB6" w:rsidP="003A26C4">
      <w:pPr>
        <w:pStyle w:val="CommentText"/>
      </w:pPr>
    </w:p>
    <w:p w14:paraId="23687895" w14:textId="718C5A6F" w:rsidR="00EF0AB6" w:rsidRDefault="00EF0AB6" w:rsidP="003A26C4">
      <w:pPr>
        <w:pStyle w:val="CommentText"/>
      </w:pPr>
      <w:r>
        <w:t xml:space="preserve">Also, can you identify weekdays versus weekend? My suggestion is to change the background color of the plot: clear (while) for weekdays; grey shade for weekends. </w:t>
      </w:r>
    </w:p>
  </w:comment>
  <w:comment w:id="965" w:author="Miller, Harvey J." w:date="2020-05-20T16:01:00Z" w:initials="MHJ">
    <w:p w14:paraId="79E6BABA" w14:textId="77777777" w:rsidR="00EF0AB6" w:rsidRDefault="00EF0AB6" w:rsidP="003A26C4">
      <w:pPr>
        <w:pStyle w:val="CommentText"/>
      </w:pPr>
      <w:r>
        <w:rPr>
          <w:rStyle w:val="CommentReference"/>
        </w:rPr>
        <w:annotationRef/>
      </w:r>
      <w:r>
        <w:t>What are the units in the map</w:t>
      </w:r>
    </w:p>
  </w:comment>
  <w:comment w:id="941" w:author="Miller, Harvey J." w:date="2020-05-27T12:35:00Z" w:initials="MHJ">
    <w:p w14:paraId="2396602B" w14:textId="42E0FB78" w:rsidR="00EF0AB6" w:rsidRDefault="00EF0AB6" w:rsidP="003A26C4">
      <w:pPr>
        <w:pStyle w:val="CommentText"/>
      </w:pPr>
      <w:r>
        <w:rPr>
          <w:rStyle w:val="CommentReference"/>
        </w:rPr>
        <w:annotationRef/>
      </w:r>
      <w:r>
        <w:t xml:space="preserve">What do you think about deleting this material? </w:t>
      </w:r>
      <w:proofErr w:type="spellStart"/>
      <w:r>
        <w:t>Its</w:t>
      </w:r>
      <w:proofErr w:type="spellEnd"/>
      <w:r>
        <w:t xml:space="preserve"> interesting, but only mildly</w:t>
      </w:r>
    </w:p>
  </w:comment>
  <w:comment w:id="942" w:author="Liu, Luyu" w:date="2020-05-27T20:11:00Z" w:initials="LL">
    <w:p w14:paraId="5AF408FE" w14:textId="77777777" w:rsidR="00EF0AB6" w:rsidRDefault="00EF0AB6" w:rsidP="003A26C4">
      <w:pPr>
        <w:pStyle w:val="CommentText"/>
      </w:pPr>
      <w:r>
        <w:rPr>
          <w:rStyle w:val="CommentReference"/>
        </w:rPr>
        <w:annotationRef/>
      </w:r>
      <w:r>
        <w:t xml:space="preserve">Yes. It’s surely less interesting than the floor value. </w:t>
      </w:r>
    </w:p>
    <w:p w14:paraId="5F09DB07" w14:textId="77777777" w:rsidR="00EF0AB6" w:rsidRDefault="00EF0AB6" w:rsidP="003A26C4">
      <w:pPr>
        <w:pStyle w:val="CommentText"/>
      </w:pPr>
    </w:p>
    <w:p w14:paraId="182484D2" w14:textId="77777777" w:rsidR="00EF0AB6" w:rsidRDefault="00EF0AB6" w:rsidP="003A26C4">
      <w:pPr>
        <w:pStyle w:val="CommentText"/>
      </w:pPr>
      <w:r>
        <w:t>Jonathan – do you think it is interesting? If not, we can delete this or at least trim some parts.</w:t>
      </w:r>
    </w:p>
  </w:comment>
  <w:comment w:id="968" w:author="Miller, Harvey J." w:date="2020-05-20T16:10:00Z" w:initials="MHJ">
    <w:p w14:paraId="4C0827A2" w14:textId="67B26136" w:rsidR="00EF0AB6" w:rsidRDefault="00EF0AB6" w:rsidP="003A26C4">
      <w:pPr>
        <w:pStyle w:val="CommentText"/>
      </w:pPr>
      <w:r>
        <w:rPr>
          <w:rStyle w:val="CommentReference"/>
        </w:rPr>
        <w:annotationRef/>
      </w:r>
      <w:r>
        <w:t>I'm not sure we should include this. We could be accused of an ecological fallacy – inferring individual characteristics from aggregate measurements</w:t>
      </w:r>
    </w:p>
  </w:comment>
  <w:comment w:id="993" w:author="Miller, Harvey J." w:date="2020-05-27T12:43:00Z" w:initials="MHJ">
    <w:p w14:paraId="6FE5464B" w14:textId="77777777" w:rsidR="00EF0AB6" w:rsidRDefault="00EF0AB6" w:rsidP="003A26C4">
      <w:pPr>
        <w:pStyle w:val="CommentText"/>
      </w:pPr>
      <w:r>
        <w:rPr>
          <w:rStyle w:val="CommentReference"/>
        </w:rPr>
        <w:annotationRef/>
      </w:r>
    </w:p>
  </w:comment>
  <w:comment w:id="994" w:author="Miller, Harvey J." w:date="2020-05-27T12:43:00Z" w:initials="MHJ">
    <w:p w14:paraId="49C6A049" w14:textId="77777777" w:rsidR="00EF0AB6" w:rsidRDefault="00EF0AB6" w:rsidP="003A26C4">
      <w:pPr>
        <w:pStyle w:val="CommentText"/>
      </w:pPr>
      <w:r>
        <w:rPr>
          <w:rStyle w:val="CommentReference"/>
        </w:rPr>
        <w:annotationRef/>
      </w:r>
      <w:r>
        <w:t>Might be deleted</w:t>
      </w:r>
    </w:p>
  </w:comment>
  <w:comment w:id="998" w:author="Miller, Harvey J." w:date="2020-05-27T13:22:00Z" w:initials="MHJ">
    <w:p w14:paraId="63FFDFDE" w14:textId="77777777" w:rsidR="00EF0AB6" w:rsidRDefault="00EF0AB6" w:rsidP="003A26C4">
      <w:pPr>
        <w:pStyle w:val="CommentText"/>
        <w:tabs>
          <w:tab w:val="left" w:pos="990"/>
        </w:tabs>
      </w:pPr>
      <w:r>
        <w:rPr>
          <w:rStyle w:val="CommentReference"/>
        </w:rPr>
        <w:annotationRef/>
      </w:r>
      <w:r>
        <w:t>Might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31A993" w15:done="1"/>
  <w15:commentEx w15:paraId="74431B9B" w15:done="1"/>
  <w15:commentEx w15:paraId="22DCA74F" w15:done="1"/>
  <w15:commentEx w15:paraId="6B9EA89F" w15:done="1"/>
  <w15:commentEx w15:paraId="4B32F0D4" w15:done="1"/>
  <w15:commentEx w15:paraId="099BB198" w15:paraIdParent="4B32F0D4" w15:done="1"/>
  <w15:commentEx w15:paraId="6E92A2B7" w15:done="1"/>
  <w15:commentEx w15:paraId="0A7938F9" w15:done="1"/>
  <w15:commentEx w15:paraId="678B70E9" w15:paraIdParent="0A7938F9" w15:done="1"/>
  <w15:commentEx w15:paraId="6B778D48" w15:paraIdParent="0A7938F9" w15:done="1"/>
  <w15:commentEx w15:paraId="6473FFE9" w15:paraIdParent="0A7938F9" w15:done="1"/>
  <w15:commentEx w15:paraId="729E0BA5" w15:done="0"/>
  <w15:commentEx w15:paraId="20327A62" w15:paraIdParent="729E0BA5" w15:done="0"/>
  <w15:commentEx w15:paraId="5F72C989" w15:done="0"/>
  <w15:commentEx w15:paraId="28B1EF07" w15:paraIdParent="5F72C989" w15:done="0"/>
  <w15:commentEx w15:paraId="512D781E" w15:done="1"/>
  <w15:commentEx w15:paraId="5865F502" w15:paraIdParent="512D781E" w15:done="1"/>
  <w15:commentEx w15:paraId="6E8696AE" w15:paraIdParent="512D781E" w15:done="1"/>
  <w15:commentEx w15:paraId="3FF9517A" w15:paraIdParent="512D781E" w15:done="1"/>
  <w15:commentEx w15:paraId="54D41C1F" w15:done="1"/>
  <w15:commentEx w15:paraId="4B7AC023" w15:done="1"/>
  <w15:commentEx w15:paraId="2876DB3C" w15:paraIdParent="4B7AC023" w15:done="1"/>
  <w15:commentEx w15:paraId="0BFB974B" w15:paraIdParent="4B7AC023" w15:done="1"/>
  <w15:commentEx w15:paraId="3F29E4C4" w15:done="1"/>
  <w15:commentEx w15:paraId="5C4AAE09" w15:done="1"/>
  <w15:commentEx w15:paraId="380372DA" w15:done="1"/>
  <w15:commentEx w15:paraId="7759D807" w15:paraIdParent="380372DA" w15:done="1"/>
  <w15:commentEx w15:paraId="149E56AE" w15:done="0"/>
  <w15:commentEx w15:paraId="15E5A1C4" w15:done="0"/>
  <w15:commentEx w15:paraId="4CC185A5" w15:done="1"/>
  <w15:commentEx w15:paraId="795599B2" w15:done="0"/>
  <w15:commentEx w15:paraId="3AE1B743" w15:done="0"/>
  <w15:commentEx w15:paraId="5492A230" w15:paraIdParent="3AE1B743" w15:done="0"/>
  <w15:commentEx w15:paraId="0A16DC9F" w15:done="1"/>
  <w15:commentEx w15:paraId="2441135E" w15:paraIdParent="0A16DC9F" w15:done="1"/>
  <w15:commentEx w15:paraId="3730E395" w15:done="1"/>
  <w15:commentEx w15:paraId="6997A065" w15:done="1"/>
  <w15:commentEx w15:paraId="32EDC93A" w15:done="0"/>
  <w15:commentEx w15:paraId="1DF7B4F0" w15:paraIdParent="32EDC93A" w15:done="0"/>
  <w15:commentEx w15:paraId="17E7C499" w15:done="0"/>
  <w15:commentEx w15:paraId="2A49E73F" w15:paraIdParent="17E7C499" w15:done="0"/>
  <w15:commentEx w15:paraId="776FFB22" w15:done="1"/>
  <w15:commentEx w15:paraId="78F137A7" w15:done="1"/>
  <w15:commentEx w15:paraId="58F0F043" w15:done="1"/>
  <w15:commentEx w15:paraId="1F2E73A9" w15:paraIdParent="58F0F043" w15:done="1"/>
  <w15:commentEx w15:paraId="6651A06A" w15:done="1"/>
  <w15:commentEx w15:paraId="6483F838" w15:done="1"/>
  <w15:commentEx w15:paraId="35D663E5" w15:done="1"/>
  <w15:commentEx w15:paraId="65259CC4" w15:done="0"/>
  <w15:commentEx w15:paraId="0CDE2135" w15:paraIdParent="65259CC4" w15:done="0"/>
  <w15:commentEx w15:paraId="6020168B" w15:done="0"/>
  <w15:commentEx w15:paraId="4A0DBED8" w15:done="1"/>
  <w15:commentEx w15:paraId="0C5F30F9" w15:done="1"/>
  <w15:commentEx w15:paraId="3AE68564" w15:done="1"/>
  <w15:commentEx w15:paraId="38982B5D" w15:paraIdParent="3AE68564" w15:done="1"/>
  <w15:commentEx w15:paraId="025DB279" w15:done="0"/>
  <w15:commentEx w15:paraId="5F946E93" w15:done="0"/>
  <w15:commentEx w15:paraId="0680D312" w15:done="1"/>
  <w15:commentEx w15:paraId="7538E21E" w15:done="0"/>
  <w15:commentEx w15:paraId="22478253" w15:done="0"/>
  <w15:commentEx w15:paraId="2C5F7382" w15:done="0"/>
  <w15:commentEx w15:paraId="64DF1565" w15:done="1"/>
  <w15:commentEx w15:paraId="5D44B55B" w15:paraIdParent="64DF1565" w15:done="1"/>
  <w15:commentEx w15:paraId="2FEE52F4" w15:done="1"/>
  <w15:commentEx w15:paraId="5417DD4E" w15:done="1"/>
  <w15:commentEx w15:paraId="3291DB0B" w15:done="1"/>
  <w15:commentEx w15:paraId="208D0971" w15:done="1"/>
  <w15:commentEx w15:paraId="5DB002B9" w15:done="1"/>
  <w15:commentEx w15:paraId="446568C5" w15:paraIdParent="5DB002B9" w15:done="1"/>
  <w15:commentEx w15:paraId="23687895" w15:done="1"/>
  <w15:commentEx w15:paraId="79E6BABA" w15:done="1"/>
  <w15:commentEx w15:paraId="2396602B" w15:done="1"/>
  <w15:commentEx w15:paraId="182484D2" w15:paraIdParent="2396602B" w15:done="1"/>
  <w15:commentEx w15:paraId="4C0827A2" w15:done="1"/>
  <w15:commentEx w15:paraId="6FE5464B" w15:done="1"/>
  <w15:commentEx w15:paraId="49C6A049" w15:paraIdParent="6FE5464B" w15:done="1"/>
  <w15:commentEx w15:paraId="63FFDFD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F6647" w16cex:dateUtc="2020-06-01T15:34:00Z"/>
  <w16cex:commentExtensible w16cex:durableId="227F66A8" w16cex:dateUtc="2020-06-01T15:36:00Z"/>
  <w16cex:commentExtensible w16cex:durableId="227F682F" w16cex:dateUtc="2020-06-01T15:42:00Z"/>
  <w16cex:commentExtensible w16cex:durableId="227F68FC" w16cex:dateUtc="2020-06-01T15:46:00Z"/>
  <w16cex:commentExtensible w16cex:durableId="227F6B7B" w16cex:dateUtc="2020-06-01T15:56:00Z"/>
  <w16cex:commentExtensible w16cex:durableId="227F78AF" w16cex:dateUtc="2020-06-01T16:53:00Z"/>
  <w16cex:commentExtensible w16cex:durableId="227F799D" w16cex:dateUtc="2020-06-01T16:57:00Z"/>
  <w16cex:commentExtensible w16cex:durableId="227F7D14" w16cex:dateUtc="2020-06-01T17:11:00Z"/>
  <w16cex:commentExtensible w16cex:durableId="227F7EA9" w16cex:dateUtc="2020-06-01T17:18:00Z"/>
  <w16cex:commentExtensible w16cex:durableId="227F7E17" w16cex:dateUtc="2020-06-01T17:16:00Z"/>
  <w16cex:commentExtensible w16cex:durableId="227F8264" w16cex:dateUtc="2020-06-01T17:34:00Z"/>
  <w16cex:commentExtensible w16cex:durableId="227F82EF" w16cex:dateUtc="2020-06-01T1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31A993" w16cid:durableId="227F635F"/>
  <w16cid:commentId w16cid:paraId="74431B9B" w16cid:durableId="227F6360"/>
  <w16cid:commentId w16cid:paraId="22DCA74F" w16cid:durableId="227F6361"/>
  <w16cid:commentId w16cid:paraId="6B9EA89F" w16cid:durableId="227F6647"/>
  <w16cid:commentId w16cid:paraId="4B32F0D4" w16cid:durableId="227F66A8"/>
  <w16cid:commentId w16cid:paraId="6E92A2B7" w16cid:durableId="227F6362"/>
  <w16cid:commentId w16cid:paraId="0A7938F9" w16cid:durableId="227F6363"/>
  <w16cid:commentId w16cid:paraId="678B70E9" w16cid:durableId="227F6364"/>
  <w16cid:commentId w16cid:paraId="6B778D48" w16cid:durableId="227F6365"/>
  <w16cid:commentId w16cid:paraId="6473FFE9" w16cid:durableId="227F6366"/>
  <w16cid:commentId w16cid:paraId="729E0BA5" w16cid:durableId="227F682F"/>
  <w16cid:commentId w16cid:paraId="5F72C989" w16cid:durableId="227F68FC"/>
  <w16cid:commentId w16cid:paraId="512D781E" w16cid:durableId="227F6367"/>
  <w16cid:commentId w16cid:paraId="5865F502" w16cid:durableId="227F6368"/>
  <w16cid:commentId w16cid:paraId="6E8696AE" w16cid:durableId="227F6369"/>
  <w16cid:commentId w16cid:paraId="54D41C1F" w16cid:durableId="227F636A"/>
  <w16cid:commentId w16cid:paraId="4B7AC023" w16cid:durableId="227F636B"/>
  <w16cid:commentId w16cid:paraId="2876DB3C" w16cid:durableId="227F636C"/>
  <w16cid:commentId w16cid:paraId="0BFB974B" w16cid:durableId="227F636D"/>
  <w16cid:commentId w16cid:paraId="3F29E4C4" w16cid:durableId="227F636E"/>
  <w16cid:commentId w16cid:paraId="5C4AAE09" w16cid:durableId="227F636F"/>
  <w16cid:commentId w16cid:paraId="380372DA" w16cid:durableId="227F6370"/>
  <w16cid:commentId w16cid:paraId="7759D807" w16cid:durableId="227F6371"/>
  <w16cid:commentId w16cid:paraId="149E56AE" w16cid:durableId="227F6B7B"/>
  <w16cid:commentId w16cid:paraId="15E5A1C4" w16cid:durableId="227F78AF"/>
  <w16cid:commentId w16cid:paraId="4CC185A5" w16cid:durableId="227F6372"/>
  <w16cid:commentId w16cid:paraId="795599B2" w16cid:durableId="227F799D"/>
  <w16cid:commentId w16cid:paraId="3AE1B743" w16cid:durableId="227F7D14"/>
  <w16cid:commentId w16cid:paraId="5492A230" w16cid:durableId="227F7EA9"/>
  <w16cid:commentId w16cid:paraId="0A16DC9F" w16cid:durableId="227F7E17"/>
  <w16cid:commentId w16cid:paraId="3730E395" w16cid:durableId="227F6373"/>
  <w16cid:commentId w16cid:paraId="6997A065" w16cid:durableId="227F6374"/>
  <w16cid:commentId w16cid:paraId="32EDC93A" w16cid:durableId="227F8264"/>
  <w16cid:commentId w16cid:paraId="17E7C499" w16cid:durableId="227F82EF"/>
  <w16cid:commentId w16cid:paraId="78F137A7" w16cid:durableId="227F6375"/>
  <w16cid:commentId w16cid:paraId="58F0F043" w16cid:durableId="227F6376"/>
  <w16cid:commentId w16cid:paraId="1F2E73A9" w16cid:durableId="227F6377"/>
  <w16cid:commentId w16cid:paraId="5417DD4E" w16cid:durableId="227F6378"/>
  <w16cid:commentId w16cid:paraId="3291DB0B" w16cid:durableId="227F6379"/>
  <w16cid:commentId w16cid:paraId="208D0971" w16cid:durableId="227F637A"/>
  <w16cid:commentId w16cid:paraId="5DB002B9" w16cid:durableId="227F637B"/>
  <w16cid:commentId w16cid:paraId="446568C5" w16cid:durableId="227F637C"/>
  <w16cid:commentId w16cid:paraId="23687895" w16cid:durableId="227F637D"/>
  <w16cid:commentId w16cid:paraId="79E6BABA" w16cid:durableId="227F637E"/>
  <w16cid:commentId w16cid:paraId="2396602B" w16cid:durableId="227F637F"/>
  <w16cid:commentId w16cid:paraId="182484D2" w16cid:durableId="227F6380"/>
  <w16cid:commentId w16cid:paraId="4C0827A2" w16cid:durableId="227F6381"/>
  <w16cid:commentId w16cid:paraId="6FE5464B" w16cid:durableId="227F6382"/>
  <w16cid:commentId w16cid:paraId="49C6A049" w16cid:durableId="227F6383"/>
  <w16cid:commentId w16cid:paraId="63FFDFDE" w16cid:durableId="227F638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E7608" w14:textId="77777777" w:rsidR="00573429" w:rsidRDefault="00573429" w:rsidP="000A1085">
      <w:pPr>
        <w:spacing w:after="0" w:line="240" w:lineRule="auto"/>
      </w:pPr>
      <w:r>
        <w:separator/>
      </w:r>
    </w:p>
  </w:endnote>
  <w:endnote w:type="continuationSeparator" w:id="0">
    <w:p w14:paraId="0AA86CCC" w14:textId="77777777" w:rsidR="00573429" w:rsidRDefault="00573429" w:rsidP="000A1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028" w:author="Liu, Luyu" w:date="2020-06-01T22:10:00Z"/>
  <w:sdt>
    <w:sdtPr>
      <w:id w:val="5259743"/>
      <w:docPartObj>
        <w:docPartGallery w:val="Page Numbers (Bottom of Page)"/>
        <w:docPartUnique/>
      </w:docPartObj>
    </w:sdtPr>
    <w:sdtEndPr>
      <w:rPr>
        <w:noProof/>
      </w:rPr>
    </w:sdtEndPr>
    <w:sdtContent>
      <w:customXmlInsRangeEnd w:id="1028"/>
      <w:p w14:paraId="77B06DD1" w14:textId="6A9C8F05" w:rsidR="000A1085" w:rsidRDefault="000A1085">
        <w:pPr>
          <w:pStyle w:val="Footer"/>
          <w:jc w:val="right"/>
          <w:rPr>
            <w:ins w:id="1029" w:author="Liu, Luyu" w:date="2020-06-01T22:10:00Z"/>
          </w:rPr>
        </w:pPr>
        <w:ins w:id="1030" w:author="Liu, Luyu" w:date="2020-06-01T22:10:00Z">
          <w:r>
            <w:fldChar w:fldCharType="begin"/>
          </w:r>
          <w:r>
            <w:instrText xml:space="preserve"> PAGE   \* MERGEFORMAT </w:instrText>
          </w:r>
          <w:r>
            <w:fldChar w:fldCharType="separate"/>
          </w:r>
        </w:ins>
        <w:r w:rsidR="00602434">
          <w:rPr>
            <w:noProof/>
          </w:rPr>
          <w:t>22</w:t>
        </w:r>
        <w:ins w:id="1031" w:author="Liu, Luyu" w:date="2020-06-01T22:10:00Z">
          <w:r>
            <w:rPr>
              <w:noProof/>
            </w:rPr>
            <w:fldChar w:fldCharType="end"/>
          </w:r>
        </w:ins>
      </w:p>
      <w:customXmlInsRangeStart w:id="1032" w:author="Liu, Luyu" w:date="2020-06-01T22:10:00Z"/>
    </w:sdtContent>
  </w:sdt>
  <w:customXmlInsRangeEnd w:id="1032"/>
  <w:p w14:paraId="38A3DFC4" w14:textId="77777777" w:rsidR="000A1085" w:rsidRDefault="000A10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9DD749" w14:textId="77777777" w:rsidR="00573429" w:rsidRDefault="00573429" w:rsidP="000A1085">
      <w:pPr>
        <w:spacing w:after="0" w:line="240" w:lineRule="auto"/>
      </w:pPr>
      <w:r>
        <w:separator/>
      </w:r>
    </w:p>
  </w:footnote>
  <w:footnote w:type="continuationSeparator" w:id="0">
    <w:p w14:paraId="012437EC" w14:textId="77777777" w:rsidR="00573429" w:rsidRDefault="00573429" w:rsidP="000A1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rson w15:author="Jonathan Scheff">
    <w15:presenceInfo w15:providerId="AD" w15:userId="S::jonathan@transitapp.onmicrosoft.com::19b7c976-4e03-4baf-932f-145757d4caaf"/>
  </w15:person>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B7"/>
    <w:rsid w:val="000135BC"/>
    <w:rsid w:val="00062752"/>
    <w:rsid w:val="000638C8"/>
    <w:rsid w:val="00075952"/>
    <w:rsid w:val="000966A0"/>
    <w:rsid w:val="000A1085"/>
    <w:rsid w:val="000A1350"/>
    <w:rsid w:val="000F2896"/>
    <w:rsid w:val="000F3096"/>
    <w:rsid w:val="00101EC9"/>
    <w:rsid w:val="0012634F"/>
    <w:rsid w:val="00130B03"/>
    <w:rsid w:val="00176E59"/>
    <w:rsid w:val="001B7098"/>
    <w:rsid w:val="001D4289"/>
    <w:rsid w:val="001D5F62"/>
    <w:rsid w:val="001D6DEE"/>
    <w:rsid w:val="001D781D"/>
    <w:rsid w:val="001F4CAD"/>
    <w:rsid w:val="0027441F"/>
    <w:rsid w:val="00291EE6"/>
    <w:rsid w:val="002D4716"/>
    <w:rsid w:val="002F4605"/>
    <w:rsid w:val="00343C6A"/>
    <w:rsid w:val="003564DB"/>
    <w:rsid w:val="00365875"/>
    <w:rsid w:val="0036697D"/>
    <w:rsid w:val="00370A63"/>
    <w:rsid w:val="003857DB"/>
    <w:rsid w:val="0038756D"/>
    <w:rsid w:val="00387B55"/>
    <w:rsid w:val="00397CDC"/>
    <w:rsid w:val="003A26C4"/>
    <w:rsid w:val="003E3882"/>
    <w:rsid w:val="00400265"/>
    <w:rsid w:val="00420CDA"/>
    <w:rsid w:val="00421F0D"/>
    <w:rsid w:val="00430E62"/>
    <w:rsid w:val="0045018C"/>
    <w:rsid w:val="004725FD"/>
    <w:rsid w:val="004B1024"/>
    <w:rsid w:val="004B68F2"/>
    <w:rsid w:val="005172E1"/>
    <w:rsid w:val="005254FE"/>
    <w:rsid w:val="00557117"/>
    <w:rsid w:val="00573429"/>
    <w:rsid w:val="005D3D41"/>
    <w:rsid w:val="005E1A17"/>
    <w:rsid w:val="005F7FC3"/>
    <w:rsid w:val="00602434"/>
    <w:rsid w:val="006C6E23"/>
    <w:rsid w:val="00726F1A"/>
    <w:rsid w:val="00734E9E"/>
    <w:rsid w:val="00751133"/>
    <w:rsid w:val="00757DCB"/>
    <w:rsid w:val="007744F3"/>
    <w:rsid w:val="007746C3"/>
    <w:rsid w:val="007D4AA6"/>
    <w:rsid w:val="007D683B"/>
    <w:rsid w:val="007E1743"/>
    <w:rsid w:val="007F308D"/>
    <w:rsid w:val="008039BB"/>
    <w:rsid w:val="00820112"/>
    <w:rsid w:val="008550A1"/>
    <w:rsid w:val="00865055"/>
    <w:rsid w:val="00870FBC"/>
    <w:rsid w:val="00876095"/>
    <w:rsid w:val="008A6A33"/>
    <w:rsid w:val="008B0A97"/>
    <w:rsid w:val="008B5A34"/>
    <w:rsid w:val="008D5FA4"/>
    <w:rsid w:val="008E78E8"/>
    <w:rsid w:val="008F00CE"/>
    <w:rsid w:val="0091297A"/>
    <w:rsid w:val="009375F3"/>
    <w:rsid w:val="00940CE5"/>
    <w:rsid w:val="00980813"/>
    <w:rsid w:val="00983B00"/>
    <w:rsid w:val="00991493"/>
    <w:rsid w:val="00994A2E"/>
    <w:rsid w:val="009A509B"/>
    <w:rsid w:val="009C0714"/>
    <w:rsid w:val="009E4447"/>
    <w:rsid w:val="009E54D9"/>
    <w:rsid w:val="009F25E7"/>
    <w:rsid w:val="00A20593"/>
    <w:rsid w:val="00A2693F"/>
    <w:rsid w:val="00A36F5B"/>
    <w:rsid w:val="00A4761B"/>
    <w:rsid w:val="00A53C6F"/>
    <w:rsid w:val="00AE69B2"/>
    <w:rsid w:val="00B04431"/>
    <w:rsid w:val="00B13197"/>
    <w:rsid w:val="00B152DD"/>
    <w:rsid w:val="00B33C57"/>
    <w:rsid w:val="00B5153E"/>
    <w:rsid w:val="00B56A1C"/>
    <w:rsid w:val="00B75253"/>
    <w:rsid w:val="00B762AA"/>
    <w:rsid w:val="00B91111"/>
    <w:rsid w:val="00BA316A"/>
    <w:rsid w:val="00BA4767"/>
    <w:rsid w:val="00BA6C99"/>
    <w:rsid w:val="00BB15EE"/>
    <w:rsid w:val="00C71801"/>
    <w:rsid w:val="00C769C1"/>
    <w:rsid w:val="00C832B4"/>
    <w:rsid w:val="00CA72C9"/>
    <w:rsid w:val="00CF2856"/>
    <w:rsid w:val="00D21BE4"/>
    <w:rsid w:val="00D517B7"/>
    <w:rsid w:val="00D550D7"/>
    <w:rsid w:val="00D60199"/>
    <w:rsid w:val="00D615E0"/>
    <w:rsid w:val="00D6595C"/>
    <w:rsid w:val="00DB1BE8"/>
    <w:rsid w:val="00DF2A19"/>
    <w:rsid w:val="00E00C1E"/>
    <w:rsid w:val="00E3124F"/>
    <w:rsid w:val="00E33862"/>
    <w:rsid w:val="00E40D86"/>
    <w:rsid w:val="00E70A3C"/>
    <w:rsid w:val="00E90D3F"/>
    <w:rsid w:val="00EB234B"/>
    <w:rsid w:val="00EB2C02"/>
    <w:rsid w:val="00EC546A"/>
    <w:rsid w:val="00EC6848"/>
    <w:rsid w:val="00ED7101"/>
    <w:rsid w:val="00EF0AB6"/>
    <w:rsid w:val="00EF7E94"/>
    <w:rsid w:val="00F00780"/>
    <w:rsid w:val="00F17C0F"/>
    <w:rsid w:val="00F376A5"/>
    <w:rsid w:val="00F465FC"/>
    <w:rsid w:val="00F51F96"/>
    <w:rsid w:val="00F744BB"/>
    <w:rsid w:val="00F83EF7"/>
    <w:rsid w:val="00FD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4767"/>
  <w15:chartTrackingRefBased/>
  <w15:docId w15:val="{1931341E-3BDC-4E36-AACF-3300E651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6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C4"/>
    <w:pPr>
      <w:ind w:left="720"/>
      <w:contextualSpacing/>
    </w:pPr>
  </w:style>
  <w:style w:type="character" w:styleId="CommentReference">
    <w:name w:val="annotation reference"/>
    <w:basedOn w:val="DefaultParagraphFont"/>
    <w:uiPriority w:val="99"/>
    <w:semiHidden/>
    <w:unhideWhenUsed/>
    <w:rsid w:val="003A26C4"/>
    <w:rPr>
      <w:sz w:val="16"/>
      <w:szCs w:val="16"/>
    </w:rPr>
  </w:style>
  <w:style w:type="paragraph" w:styleId="CommentText">
    <w:name w:val="annotation text"/>
    <w:basedOn w:val="Normal"/>
    <w:link w:val="CommentTextChar"/>
    <w:uiPriority w:val="99"/>
    <w:semiHidden/>
    <w:unhideWhenUsed/>
    <w:rsid w:val="003A26C4"/>
    <w:pPr>
      <w:spacing w:line="240" w:lineRule="auto"/>
    </w:pPr>
    <w:rPr>
      <w:sz w:val="20"/>
      <w:szCs w:val="20"/>
    </w:rPr>
  </w:style>
  <w:style w:type="character" w:customStyle="1" w:styleId="CommentTextChar">
    <w:name w:val="Comment Text Char"/>
    <w:basedOn w:val="DefaultParagraphFont"/>
    <w:link w:val="CommentText"/>
    <w:uiPriority w:val="99"/>
    <w:semiHidden/>
    <w:rsid w:val="003A26C4"/>
    <w:rPr>
      <w:sz w:val="20"/>
      <w:szCs w:val="20"/>
    </w:rPr>
  </w:style>
  <w:style w:type="character" w:customStyle="1" w:styleId="CommentSubjectChar">
    <w:name w:val="Comment Subject Char"/>
    <w:basedOn w:val="CommentTextChar"/>
    <w:link w:val="CommentSubject"/>
    <w:uiPriority w:val="99"/>
    <w:semiHidden/>
    <w:rsid w:val="003A26C4"/>
    <w:rPr>
      <w:b/>
      <w:bCs/>
      <w:sz w:val="20"/>
      <w:szCs w:val="20"/>
    </w:rPr>
  </w:style>
  <w:style w:type="paragraph" w:styleId="CommentSubject">
    <w:name w:val="annotation subject"/>
    <w:basedOn w:val="CommentText"/>
    <w:next w:val="CommentText"/>
    <w:link w:val="CommentSubjectChar"/>
    <w:uiPriority w:val="99"/>
    <w:semiHidden/>
    <w:unhideWhenUsed/>
    <w:rsid w:val="003A26C4"/>
    <w:rPr>
      <w:b/>
      <w:bCs/>
    </w:rPr>
  </w:style>
  <w:style w:type="paragraph" w:styleId="BalloonText">
    <w:name w:val="Balloon Text"/>
    <w:basedOn w:val="Normal"/>
    <w:link w:val="BalloonTextChar"/>
    <w:uiPriority w:val="99"/>
    <w:semiHidden/>
    <w:unhideWhenUsed/>
    <w:rsid w:val="003A2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26C4"/>
    <w:rPr>
      <w:rFonts w:ascii="Segoe UI" w:hAnsi="Segoe UI" w:cs="Segoe UI"/>
      <w:sz w:val="18"/>
      <w:szCs w:val="18"/>
    </w:rPr>
  </w:style>
  <w:style w:type="paragraph" w:styleId="Caption">
    <w:name w:val="caption"/>
    <w:basedOn w:val="Normal"/>
    <w:next w:val="Normal"/>
    <w:uiPriority w:val="35"/>
    <w:unhideWhenUsed/>
    <w:qFormat/>
    <w:rsid w:val="003A26C4"/>
    <w:pPr>
      <w:spacing w:after="200" w:line="240" w:lineRule="auto"/>
    </w:pPr>
    <w:rPr>
      <w:i/>
      <w:iCs/>
      <w:color w:val="44546A" w:themeColor="text2"/>
      <w:sz w:val="18"/>
      <w:szCs w:val="18"/>
    </w:rPr>
  </w:style>
  <w:style w:type="table" w:styleId="TableGrid">
    <w:name w:val="Table Grid"/>
    <w:basedOn w:val="TableNormal"/>
    <w:uiPriority w:val="39"/>
    <w:rsid w:val="003A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A26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A26C4"/>
    <w:rPr>
      <w:color w:val="5A5A5A" w:themeColor="text1" w:themeTint="A5"/>
      <w:spacing w:val="15"/>
    </w:rPr>
  </w:style>
  <w:style w:type="paragraph" w:styleId="HTMLPreformatted">
    <w:name w:val="HTML Preformatted"/>
    <w:basedOn w:val="Normal"/>
    <w:link w:val="HTMLPreformattedChar"/>
    <w:uiPriority w:val="99"/>
    <w:unhideWhenUsed/>
    <w:rsid w:val="003A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26C4"/>
    <w:rPr>
      <w:rFonts w:ascii="Courier New" w:eastAsia="Times New Roman" w:hAnsi="Courier New" w:cs="Courier New"/>
      <w:sz w:val="20"/>
      <w:szCs w:val="20"/>
    </w:rPr>
  </w:style>
  <w:style w:type="character" w:customStyle="1" w:styleId="gd15mcfceub">
    <w:name w:val="gd15mcfceub"/>
    <w:basedOn w:val="DefaultParagraphFont"/>
    <w:rsid w:val="003A26C4"/>
  </w:style>
  <w:style w:type="character" w:styleId="Hyperlink">
    <w:name w:val="Hyperlink"/>
    <w:basedOn w:val="DefaultParagraphFont"/>
    <w:uiPriority w:val="99"/>
    <w:semiHidden/>
    <w:unhideWhenUsed/>
    <w:rsid w:val="003A26C4"/>
    <w:rPr>
      <w:color w:val="0000FF"/>
      <w:u w:val="single"/>
    </w:rPr>
  </w:style>
  <w:style w:type="character" w:styleId="PlaceholderText">
    <w:name w:val="Placeholder Text"/>
    <w:basedOn w:val="DefaultParagraphFont"/>
    <w:uiPriority w:val="99"/>
    <w:semiHidden/>
    <w:rsid w:val="002F4605"/>
    <w:rPr>
      <w:color w:val="808080"/>
    </w:rPr>
  </w:style>
  <w:style w:type="paragraph" w:styleId="Header">
    <w:name w:val="header"/>
    <w:basedOn w:val="Normal"/>
    <w:link w:val="HeaderChar"/>
    <w:uiPriority w:val="99"/>
    <w:unhideWhenUsed/>
    <w:rsid w:val="000A1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085"/>
  </w:style>
  <w:style w:type="paragraph" w:styleId="Footer">
    <w:name w:val="footer"/>
    <w:basedOn w:val="Normal"/>
    <w:link w:val="FooterChar"/>
    <w:uiPriority w:val="99"/>
    <w:unhideWhenUsed/>
    <w:rsid w:val="000A1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085"/>
  </w:style>
  <w:style w:type="character" w:styleId="LineNumber">
    <w:name w:val="line number"/>
    <w:basedOn w:val="DefaultParagraphFont"/>
    <w:uiPriority w:val="99"/>
    <w:semiHidden/>
    <w:unhideWhenUsed/>
    <w:rsid w:val="000A1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2C85A-8C13-4D23-80EA-BB0CCC05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60</Pages>
  <Words>21402</Words>
  <Characters>121994</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34</cp:revision>
  <dcterms:created xsi:type="dcterms:W3CDTF">2020-06-01T17:42:00Z</dcterms:created>
  <dcterms:modified xsi:type="dcterms:W3CDTF">2020-06-02T02:34:00Z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