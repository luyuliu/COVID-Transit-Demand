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636A93F" w:rsidR="00077492" w:rsidRDefault="00EC009C" w:rsidP="008A333B">
      <w:pPr>
        <w:spacing w:line="240" w:lineRule="auto"/>
        <w:jc w:val="center"/>
        <w:rPr>
          <w:rFonts w:ascii="Times New Roman" w:hAnsi="Times New Roman" w:cs="Times New Roman"/>
          <w:sz w:val="24"/>
        </w:rPr>
        <w:pPrChange w:id="0" w:author="Liu, Luyu" w:date="2020-07-20T23:14:00Z">
          <w:pPr>
            <w:spacing w:line="480" w:lineRule="auto"/>
            <w:jc w:val="center"/>
          </w:pPr>
        </w:pPrChange>
      </w:pPr>
      <w:bookmarkStart w:id="1" w:name="_GoBack"/>
      <w:bookmarkEnd w:id="1"/>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in US</w:t>
      </w:r>
    </w:p>
    <w:p w14:paraId="14429EA3" w14:textId="77777777" w:rsidR="00077492" w:rsidRPr="0091297A" w:rsidRDefault="00077492" w:rsidP="008A333B">
      <w:pPr>
        <w:spacing w:line="240" w:lineRule="auto"/>
        <w:jc w:val="center"/>
        <w:rPr>
          <w:rFonts w:ascii="Times New Roman" w:hAnsi="Times New Roman" w:cs="Times New Roman"/>
          <w:sz w:val="24"/>
          <w:vertAlign w:val="superscript"/>
        </w:rPr>
        <w:pPrChange w:id="2"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rsidP="008A333B">
      <w:pPr>
        <w:spacing w:line="240" w:lineRule="auto"/>
        <w:jc w:val="center"/>
        <w:rPr>
          <w:rFonts w:ascii="Times New Roman" w:hAnsi="Times New Roman" w:cs="Times New Roman"/>
          <w:sz w:val="24"/>
        </w:rPr>
        <w:pPrChange w:id="3" w:author="Liu, Luyu" w:date="2020-07-20T23:14:00Z">
          <w:pPr>
            <w:spacing w:line="480" w:lineRule="auto"/>
            <w:jc w:val="center"/>
          </w:pPr>
        </w:pPrChange>
      </w:pPr>
    </w:p>
    <w:p w14:paraId="7409E1FA" w14:textId="77777777" w:rsidR="00077492" w:rsidRDefault="00077492" w:rsidP="008A333B">
      <w:pPr>
        <w:spacing w:line="240" w:lineRule="auto"/>
        <w:rPr>
          <w:rFonts w:ascii="Times New Roman" w:hAnsi="Times New Roman" w:cs="Times New Roman"/>
          <w:sz w:val="24"/>
        </w:rPr>
        <w:pPrChange w:id="4" w:author="Liu, Luyu" w:date="2020-07-20T23:14:00Z">
          <w:pPr>
            <w:spacing w:line="480" w:lineRule="auto"/>
          </w:pPr>
        </w:pPrChange>
      </w:pPr>
    </w:p>
    <w:p w14:paraId="3A2F2EDA" w14:textId="77777777" w:rsidR="00077492" w:rsidRDefault="00077492" w:rsidP="008A333B">
      <w:pPr>
        <w:spacing w:line="240" w:lineRule="auto"/>
        <w:rPr>
          <w:rFonts w:ascii="Times New Roman" w:hAnsi="Times New Roman" w:cs="Times New Roman"/>
          <w:sz w:val="24"/>
        </w:rPr>
        <w:pPrChange w:id="5"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rsidP="008A333B">
      <w:pPr>
        <w:spacing w:line="240" w:lineRule="auto"/>
        <w:rPr>
          <w:rFonts w:ascii="Times New Roman" w:hAnsi="Times New Roman" w:cs="Times New Roman"/>
          <w:sz w:val="24"/>
        </w:rPr>
        <w:pPrChange w:id="6"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rsidP="008A333B">
      <w:pPr>
        <w:spacing w:line="240" w:lineRule="auto"/>
        <w:rPr>
          <w:rFonts w:ascii="Times New Roman" w:hAnsi="Times New Roman" w:cs="Times New Roman"/>
          <w:sz w:val="24"/>
        </w:rPr>
        <w:pPrChange w:id="7"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rsidP="008A333B">
      <w:pPr>
        <w:spacing w:line="240" w:lineRule="auto"/>
        <w:rPr>
          <w:rFonts w:ascii="Times New Roman" w:hAnsi="Times New Roman" w:cs="Times New Roman"/>
          <w:sz w:val="24"/>
        </w:rPr>
        <w:pPrChange w:id="8" w:author="Liu, Luyu" w:date="2020-07-20T23:14:00Z">
          <w:pPr>
            <w:spacing w:line="480" w:lineRule="auto"/>
          </w:pPr>
        </w:pPrChange>
      </w:pPr>
    </w:p>
    <w:p w14:paraId="6FCAC58A" w14:textId="77777777" w:rsidR="00077492" w:rsidRDefault="00077492" w:rsidP="008A333B">
      <w:pPr>
        <w:spacing w:line="240" w:lineRule="auto"/>
        <w:rPr>
          <w:rFonts w:ascii="Times New Roman" w:hAnsi="Times New Roman" w:cs="Times New Roman"/>
          <w:sz w:val="24"/>
        </w:rPr>
        <w:pPrChange w:id="9"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rsidP="008A333B">
      <w:pPr>
        <w:spacing w:line="240" w:lineRule="auto"/>
        <w:rPr>
          <w:rFonts w:ascii="Times New Roman" w:hAnsi="Times New Roman" w:cs="Times New Roman"/>
          <w:sz w:val="24"/>
        </w:rPr>
        <w:pPrChange w:id="10"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rsidP="008A333B">
      <w:pPr>
        <w:spacing w:line="240" w:lineRule="auto"/>
        <w:jc w:val="center"/>
        <w:rPr>
          <w:rFonts w:ascii="Times New Roman" w:hAnsi="Times New Roman" w:cs="Times New Roman"/>
          <w:sz w:val="24"/>
        </w:rPr>
        <w:pPrChange w:id="11" w:author="Liu, Luyu" w:date="2020-07-20T23:14:00Z">
          <w:pPr>
            <w:spacing w:line="480" w:lineRule="auto"/>
            <w:jc w:val="center"/>
          </w:pPr>
        </w:pPrChange>
      </w:pPr>
      <w:r>
        <w:rPr>
          <w:rFonts w:ascii="Times New Roman" w:hAnsi="Times New Roman" w:cs="Times New Roman"/>
          <w:sz w:val="24"/>
        </w:rPr>
        <w:br w:type="page"/>
      </w:r>
    </w:p>
    <w:p w14:paraId="64D01062" w14:textId="77777777" w:rsidR="00077492" w:rsidRPr="000D3D9B" w:rsidRDefault="00077492" w:rsidP="008A333B">
      <w:pPr>
        <w:spacing w:line="240" w:lineRule="auto"/>
        <w:jc w:val="both"/>
        <w:rPr>
          <w:rFonts w:ascii="Times New Roman" w:hAnsi="Times New Roman" w:cs="Times New Roman"/>
          <w:b/>
          <w:sz w:val="24"/>
        </w:rPr>
        <w:pPrChange w:id="12" w:author="Liu, Luyu" w:date="2020-07-20T23:14:00Z">
          <w:pPr>
            <w:spacing w:line="480" w:lineRule="auto"/>
            <w:jc w:val="both"/>
          </w:pPr>
        </w:pPrChange>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8A333B">
      <w:pPr>
        <w:spacing w:line="240" w:lineRule="auto"/>
        <w:rPr>
          <w:rFonts w:ascii="Times New Roman" w:hAnsi="Times New Roman" w:cs="Times New Roman"/>
          <w:sz w:val="24"/>
        </w:rPr>
        <w:pPrChange w:id="13" w:author="Liu, Luyu" w:date="2020-07-20T23:14:00Z">
          <w:pPr>
            <w:spacing w:line="480" w:lineRule="auto"/>
          </w:pPr>
        </w:pPrChange>
      </w:pPr>
    </w:p>
    <w:p w14:paraId="3E984A9A" w14:textId="77777777" w:rsidR="00077492" w:rsidRDefault="00077492" w:rsidP="008A333B">
      <w:pPr>
        <w:spacing w:line="240" w:lineRule="auto"/>
        <w:rPr>
          <w:rFonts w:ascii="Times New Roman" w:hAnsi="Times New Roman" w:cs="Times New Roman"/>
          <w:sz w:val="24"/>
        </w:rPr>
        <w:pPrChange w:id="14"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rsidP="008A333B">
      <w:pPr>
        <w:spacing w:line="240" w:lineRule="auto"/>
        <w:rPr>
          <w:rFonts w:ascii="Times New Roman" w:hAnsi="Times New Roman" w:cs="Times New Roman"/>
          <w:sz w:val="24"/>
        </w:rPr>
        <w:pPrChange w:id="15" w:author="Liu, Luyu" w:date="2020-07-20T23:14:00Z">
          <w:pPr>
            <w:spacing w:line="480" w:lineRule="auto"/>
          </w:pPr>
        </w:pPrChange>
      </w:pPr>
    </w:p>
    <w:p w14:paraId="152A343F" w14:textId="77777777" w:rsidR="00077492" w:rsidRPr="009457DC" w:rsidRDefault="00077492" w:rsidP="008A333B">
      <w:pPr>
        <w:pStyle w:val="ListParagraph"/>
        <w:numPr>
          <w:ilvl w:val="0"/>
          <w:numId w:val="2"/>
        </w:numPr>
        <w:spacing w:line="240" w:lineRule="auto"/>
        <w:rPr>
          <w:rFonts w:ascii="Times New Roman" w:hAnsi="Times New Roman" w:cs="Times New Roman"/>
          <w:b/>
          <w:sz w:val="24"/>
        </w:rPr>
        <w:pPrChange w:id="16"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Introduction</w:t>
      </w:r>
    </w:p>
    <w:p w14:paraId="0F2324D7" w14:textId="77777777" w:rsidR="00077492" w:rsidRDefault="00077492" w:rsidP="008A333B">
      <w:pPr>
        <w:spacing w:line="240" w:lineRule="auto"/>
        <w:jc w:val="both"/>
        <w:rPr>
          <w:rFonts w:ascii="Times New Roman" w:hAnsi="Times New Roman" w:cs="Times New Roman"/>
          <w:sz w:val="24"/>
        </w:rPr>
        <w:pPrChange w:id="17" w:author="Liu, Luyu" w:date="2020-07-20T23:14:00Z">
          <w:pPr>
            <w:spacing w:line="480" w:lineRule="auto"/>
            <w:jc w:val="both"/>
          </w:pPr>
        </w:pPrChange>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5248F850" w14:textId="77777777" w:rsidR="00077492" w:rsidRDefault="00077492" w:rsidP="008A333B">
      <w:pPr>
        <w:spacing w:line="240" w:lineRule="auto"/>
        <w:jc w:val="both"/>
        <w:rPr>
          <w:rFonts w:ascii="Times New Roman" w:hAnsi="Times New Roman" w:cs="Times New Roman"/>
          <w:sz w:val="24"/>
        </w:rPr>
        <w:pPrChange w:id="18" w:author="Liu, Luyu" w:date="2020-07-20T23:14:00Z">
          <w:pPr>
            <w:spacing w:line="480" w:lineRule="auto"/>
            <w:jc w:val="both"/>
          </w:pPr>
        </w:pPrChange>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546AF558" w14:textId="77777777" w:rsidR="00077492" w:rsidRDefault="00077492" w:rsidP="008A333B">
      <w:pPr>
        <w:spacing w:line="240" w:lineRule="auto"/>
        <w:jc w:val="both"/>
        <w:rPr>
          <w:rFonts w:ascii="Times New Roman" w:hAnsi="Times New Roman" w:cs="Times New Roman"/>
          <w:sz w:val="24"/>
        </w:rPr>
        <w:pPrChange w:id="19" w:author="Liu, Luyu" w:date="2020-07-20T23:14:00Z">
          <w:pPr>
            <w:spacing w:line="480" w:lineRule="auto"/>
            <w:jc w:val="both"/>
          </w:pPr>
        </w:pPrChange>
      </w:pPr>
      <w:r>
        <w:rPr>
          <w:rFonts w:ascii="Times New Roman" w:hAnsi="Times New Roman" w:cs="Times New Roman"/>
          <w:sz w:val="24"/>
        </w:rPr>
        <w:lastRenderedPageBreak/>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high health risk due to the coronavirus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26531A78" w14:textId="77777777" w:rsidR="00077492" w:rsidRPr="00292C3D" w:rsidRDefault="00077492" w:rsidP="008A333B">
      <w:pPr>
        <w:spacing w:line="240" w:lineRule="auto"/>
        <w:ind w:firstLine="720"/>
        <w:jc w:val="both"/>
        <w:rPr>
          <w:rFonts w:ascii="Times New Roman" w:hAnsi="Times New Roman" w:cs="Times New Roman"/>
          <w:sz w:val="24"/>
        </w:rPr>
        <w:pPrChange w:id="20" w:author="Liu, Luyu" w:date="2020-07-20T23:14:00Z">
          <w:pPr>
            <w:spacing w:line="480" w:lineRule="auto"/>
            <w:ind w:firstLine="720"/>
            <w:jc w:val="both"/>
          </w:pPr>
        </w:pPrChange>
      </w:pPr>
      <w:r>
        <w:rPr>
          <w:rFonts w:ascii="Times New Roman" w:hAnsi="Times New Roman" w:cs="Times New Roman"/>
          <w:sz w:val="24"/>
        </w:rPr>
        <w:t xml:space="preserve">COVID-19 provides an unfortunate but imperative juncture to understand the differential impacts of a major shock such as a pandemic on public transit..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dimensions and demonstrate the social equity issue of transit usage during the pandemic; we propose some future directions for transit studies in the context of pandemics.</w:t>
      </w:r>
    </w:p>
    <w:p w14:paraId="5D2B3DD7" w14:textId="77777777" w:rsidR="00077492" w:rsidRDefault="00077492" w:rsidP="008A333B">
      <w:pPr>
        <w:spacing w:line="240" w:lineRule="auto"/>
        <w:rPr>
          <w:rFonts w:ascii="Times New Roman" w:hAnsi="Times New Roman" w:cs="Times New Roman"/>
          <w:sz w:val="24"/>
        </w:rPr>
        <w:pPrChange w:id="21" w:author="Liu, Luyu" w:date="2020-07-20T23:14:00Z">
          <w:pPr>
            <w:spacing w:line="480" w:lineRule="auto"/>
          </w:pPr>
        </w:pPrChange>
      </w:pPr>
    </w:p>
    <w:p w14:paraId="5EF04F8C" w14:textId="77777777" w:rsidR="00077492" w:rsidRDefault="00077492" w:rsidP="008A333B">
      <w:pPr>
        <w:pStyle w:val="ListParagraph"/>
        <w:numPr>
          <w:ilvl w:val="0"/>
          <w:numId w:val="2"/>
        </w:numPr>
        <w:spacing w:line="240" w:lineRule="auto"/>
        <w:rPr>
          <w:rFonts w:ascii="Times New Roman" w:hAnsi="Times New Roman" w:cs="Times New Roman"/>
          <w:b/>
          <w:sz w:val="24"/>
        </w:rPr>
        <w:pPrChange w:id="22"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Data and methods</w:t>
      </w:r>
    </w:p>
    <w:p w14:paraId="4428A405" w14:textId="77777777" w:rsidR="00077492" w:rsidRPr="009457DC" w:rsidRDefault="00077492" w:rsidP="008A333B">
      <w:pPr>
        <w:spacing w:line="240" w:lineRule="auto"/>
        <w:jc w:val="both"/>
        <w:rPr>
          <w:rFonts w:ascii="Times New Roman" w:hAnsi="Times New Roman" w:cs="Times New Roman"/>
          <w:sz w:val="24"/>
        </w:rPr>
        <w:pPrChange w:id="23" w:author="Liu, Luyu" w:date="2020-07-20T23:14: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66293ED0" w14:textId="77777777" w:rsidR="00077492" w:rsidRPr="009457DC" w:rsidRDefault="00077492" w:rsidP="008A333B">
      <w:pPr>
        <w:pStyle w:val="ListParagraph"/>
        <w:spacing w:line="240" w:lineRule="auto"/>
        <w:ind w:left="360"/>
        <w:rPr>
          <w:rFonts w:ascii="Times New Roman" w:hAnsi="Times New Roman" w:cs="Times New Roman"/>
          <w:b/>
          <w:sz w:val="24"/>
        </w:rPr>
        <w:pPrChange w:id="24" w:author="Liu, Luyu" w:date="2020-07-20T23:14:00Z">
          <w:pPr>
            <w:pStyle w:val="ListParagraph"/>
            <w:spacing w:line="480" w:lineRule="auto"/>
            <w:ind w:left="360"/>
          </w:pPr>
        </w:pPrChange>
      </w:pPr>
    </w:p>
    <w:p w14:paraId="575B9A16" w14:textId="77777777" w:rsidR="00077492" w:rsidRDefault="00077492" w:rsidP="008A333B">
      <w:pPr>
        <w:pStyle w:val="ListParagraph"/>
        <w:numPr>
          <w:ilvl w:val="1"/>
          <w:numId w:val="2"/>
        </w:numPr>
        <w:spacing w:line="240" w:lineRule="auto"/>
        <w:rPr>
          <w:rFonts w:ascii="Times New Roman" w:hAnsi="Times New Roman" w:cs="Times New Roman"/>
          <w:b/>
          <w:sz w:val="24"/>
        </w:rPr>
        <w:pPrChange w:id="25" w:author="Liu, Luyu" w:date="2020-07-20T23:14: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Data sources</w:t>
      </w:r>
    </w:p>
    <w:p w14:paraId="703326BD" w14:textId="77777777" w:rsidR="00077492" w:rsidRPr="009457DC" w:rsidRDefault="00077492" w:rsidP="008A333B">
      <w:pPr>
        <w:pStyle w:val="ListParagraph"/>
        <w:spacing w:line="240" w:lineRule="auto"/>
        <w:ind w:left="360"/>
        <w:rPr>
          <w:rFonts w:ascii="Times New Roman" w:hAnsi="Times New Roman" w:cs="Times New Roman"/>
          <w:b/>
          <w:sz w:val="24"/>
        </w:rPr>
        <w:pPrChange w:id="26" w:author="Liu, Luyu" w:date="2020-07-20T23:14:00Z">
          <w:pPr>
            <w:pStyle w:val="ListParagraph"/>
            <w:spacing w:line="480" w:lineRule="auto"/>
            <w:ind w:left="360"/>
          </w:pPr>
        </w:pPrChange>
      </w:pPr>
    </w:p>
    <w:p w14:paraId="75621E50"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7"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Transit demand</w:t>
      </w:r>
    </w:p>
    <w:p w14:paraId="5031D46E" w14:textId="77777777" w:rsidR="00077492" w:rsidRPr="009457DC" w:rsidRDefault="00077492" w:rsidP="008A333B">
      <w:pPr>
        <w:spacing w:line="240" w:lineRule="auto"/>
        <w:jc w:val="both"/>
        <w:rPr>
          <w:rFonts w:ascii="Times New Roman" w:hAnsi="Times New Roman" w:cs="Times New Roman"/>
          <w:sz w:val="24"/>
        </w:rPr>
        <w:pPrChange w:id="28" w:author="Liu, Luyu" w:date="2020-07-20T23:14:00Z">
          <w:pPr>
            <w:spacing w:line="480" w:lineRule="auto"/>
            <w:jc w:val="both"/>
          </w:pPr>
        </w:pPrChange>
      </w:pPr>
      <w:r w:rsidRPr="009457DC">
        <w:rPr>
          <w:rFonts w:ascii="Times New Roman" w:hAnsi="Times New Roman" w:cs="Times New Roman"/>
          <w:sz w:val="24"/>
        </w:rPr>
        <w:lastRenderedPageBreak/>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77777777" w:rsidR="00077492" w:rsidRDefault="00077492" w:rsidP="008A333B">
      <w:pPr>
        <w:spacing w:line="240" w:lineRule="auto"/>
        <w:ind w:firstLine="720"/>
        <w:jc w:val="both"/>
        <w:rPr>
          <w:rFonts w:ascii="Times New Roman" w:hAnsi="Times New Roman" w:cs="Times New Roman"/>
          <w:sz w:val="24"/>
        </w:rPr>
        <w:pPrChange w:id="29" w:author="Liu, Luyu" w:date="2020-07-20T23:14:00Z">
          <w:pPr>
            <w:spacing w:line="480" w:lineRule="auto"/>
            <w:ind w:firstLine="720"/>
            <w:jc w:val="both"/>
          </w:pPr>
        </w:pPrChange>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p>
    <w:p w14:paraId="3B122AC9" w14:textId="77777777" w:rsidR="00077492" w:rsidRDefault="00077492" w:rsidP="008A333B">
      <w:pPr>
        <w:spacing w:line="240" w:lineRule="auto"/>
        <w:ind w:firstLine="720"/>
        <w:jc w:val="both"/>
        <w:rPr>
          <w:rFonts w:ascii="Times New Roman" w:hAnsi="Times New Roman" w:cs="Times New Roman"/>
          <w:sz w:val="24"/>
        </w:rPr>
        <w:pPrChange w:id="30" w:author="Liu, Luyu" w:date="2020-07-20T23:14:00Z">
          <w:pPr>
            <w:spacing w:line="480" w:lineRule="auto"/>
            <w:ind w:firstLine="720"/>
            <w:jc w:val="both"/>
          </w:pPr>
        </w:pPrChange>
      </w:pPr>
      <w:r>
        <w:rPr>
          <w:rFonts w:ascii="Times New Roman" w:hAnsi="Times New Roman" w:cs="Times New Roman"/>
          <w:sz w:val="24"/>
        </w:rPr>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rsidP="008A333B">
      <w:pPr>
        <w:spacing w:line="240" w:lineRule="auto"/>
        <w:rPr>
          <w:rFonts w:ascii="Times New Roman" w:hAnsi="Times New Roman" w:cs="Times New Roman"/>
          <w:sz w:val="24"/>
        </w:rPr>
        <w:pPrChange w:id="31" w:author="Liu, Luyu" w:date="2020-07-20T23:14:00Z">
          <w:pPr>
            <w:spacing w:line="480" w:lineRule="auto"/>
          </w:pPr>
        </w:pPrChange>
      </w:pPr>
    </w:p>
    <w:p w14:paraId="78E4F25A" w14:textId="77777777" w:rsidR="00077492" w:rsidRPr="00423D84" w:rsidRDefault="00077492" w:rsidP="008A333B">
      <w:pPr>
        <w:pStyle w:val="ListParagraph"/>
        <w:numPr>
          <w:ilvl w:val="2"/>
          <w:numId w:val="2"/>
        </w:numPr>
        <w:spacing w:line="240" w:lineRule="auto"/>
        <w:jc w:val="both"/>
        <w:rPr>
          <w:rFonts w:ascii="Times New Roman" w:hAnsi="Times New Roman" w:cs="Times New Roman"/>
          <w:sz w:val="24"/>
        </w:rPr>
        <w:pPrChange w:id="32"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COVID-19 case numbers</w:t>
      </w:r>
    </w:p>
    <w:p w14:paraId="023262DB" w14:textId="77777777" w:rsidR="00077492" w:rsidRPr="009457DC" w:rsidRDefault="00077492" w:rsidP="008A333B">
      <w:pPr>
        <w:spacing w:line="240" w:lineRule="auto"/>
        <w:jc w:val="both"/>
        <w:rPr>
          <w:rFonts w:ascii="Times New Roman" w:hAnsi="Times New Roman" w:cs="Times New Roman"/>
          <w:sz w:val="24"/>
        </w:rPr>
        <w:pPrChange w:id="33" w:author="Liu, Luyu" w:date="2020-07-20T23:14:00Z">
          <w:pPr>
            <w:spacing w:line="480" w:lineRule="auto"/>
            <w:jc w:val="both"/>
          </w:pPr>
        </w:pPrChange>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data include all county-equivalents’ confirmed cases in the US for every day. To find the linkage </w:t>
      </w:r>
      <w:r w:rsidRPr="009457DC">
        <w:rPr>
          <w:rFonts w:ascii="Times New Roman" w:hAnsi="Times New Roman" w:cs="Times New Roman"/>
          <w:sz w:val="24"/>
        </w:rPr>
        <w:lastRenderedPageBreak/>
        <w:t>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rsidP="008A333B">
      <w:pPr>
        <w:spacing w:line="240" w:lineRule="auto"/>
        <w:rPr>
          <w:rFonts w:ascii="Times New Roman" w:hAnsi="Times New Roman" w:cs="Times New Roman"/>
          <w:sz w:val="24"/>
        </w:rPr>
        <w:pPrChange w:id="34" w:author="Liu, Luyu" w:date="2020-07-20T23:14:00Z">
          <w:pPr>
            <w:spacing w:line="480" w:lineRule="auto"/>
          </w:pPr>
        </w:pPrChange>
      </w:pPr>
    </w:p>
    <w:p w14:paraId="4621AF3D" w14:textId="0A28410A" w:rsidR="00077492" w:rsidRDefault="00077492" w:rsidP="008A333B">
      <w:pPr>
        <w:pStyle w:val="ListParagraph"/>
        <w:numPr>
          <w:ilvl w:val="1"/>
          <w:numId w:val="2"/>
        </w:numPr>
        <w:spacing w:line="240" w:lineRule="auto"/>
        <w:rPr>
          <w:rFonts w:ascii="Times New Roman" w:hAnsi="Times New Roman" w:cs="Times New Roman"/>
          <w:b/>
          <w:sz w:val="24"/>
        </w:rPr>
        <w:pPrChange w:id="35" w:author="Liu, Luyu" w:date="2020-07-20T23:14:00Z">
          <w:pPr>
            <w:pStyle w:val="ListParagraph"/>
            <w:numPr>
              <w:ilvl w:val="1"/>
              <w:numId w:val="2"/>
            </w:numPr>
            <w:spacing w:line="480" w:lineRule="auto"/>
            <w:ind w:left="360" w:hanging="360"/>
          </w:pPr>
        </w:pPrChange>
      </w:pPr>
      <w:r>
        <w:rPr>
          <w:rFonts w:ascii="Times New Roman" w:hAnsi="Times New Roman" w:cs="Times New Roman"/>
          <w:b/>
          <w:sz w:val="24"/>
        </w:rPr>
        <w:t xml:space="preserve"> Logistic </w:t>
      </w:r>
      <w:del w:id="36" w:author="Liu, Luyu" w:date="2020-07-21T10:58:00Z">
        <w:r w:rsidDel="00326A80">
          <w:rPr>
            <w:rFonts w:ascii="Times New Roman" w:hAnsi="Times New Roman" w:cs="Times New Roman"/>
            <w:b/>
            <w:sz w:val="24"/>
          </w:rPr>
          <w:delText xml:space="preserve">model </w:delText>
        </w:r>
      </w:del>
      <w:ins w:id="37" w:author="Liu, Luyu" w:date="2020-07-21T10:58:00Z">
        <w:r w:rsidR="00326A80">
          <w:rPr>
            <w:rFonts w:ascii="Times New Roman" w:hAnsi="Times New Roman" w:cs="Times New Roman"/>
            <w:b/>
            <w:sz w:val="24"/>
          </w:rPr>
          <w:t xml:space="preserve">function </w:t>
        </w:r>
      </w:ins>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54C840A" w14:textId="77777777" w:rsidR="00077492" w:rsidRDefault="00077492" w:rsidP="008A333B">
      <w:pPr>
        <w:spacing w:line="240" w:lineRule="auto"/>
        <w:jc w:val="both"/>
        <w:rPr>
          <w:rFonts w:ascii="Times New Roman" w:hAnsi="Times New Roman" w:cs="Times New Roman"/>
          <w:sz w:val="24"/>
        </w:rPr>
        <w:pPrChange w:id="38" w:author="Liu, Luyu" w:date="2020-07-20T23:14:00Z">
          <w:pPr>
            <w:spacing w:line="480" w:lineRule="auto"/>
            <w:jc w:val="both"/>
          </w:pPr>
        </w:pPrChange>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39" w:author="Liu, Luyu" w:date="2020-07-20T23:14:00Z">
                <w:pPr>
                  <w:spacing w:line="480" w:lineRule="auto"/>
                  <w:jc w:val="center"/>
                </w:pPr>
              </w:pPrChange>
            </w:pPr>
          </w:p>
        </w:tc>
        <w:tc>
          <w:tcPr>
            <w:tcW w:w="4462" w:type="pct"/>
            <w:vAlign w:val="center"/>
            <w:hideMark/>
          </w:tcPr>
          <w:p w14:paraId="3F69D6CA" w14:textId="77777777" w:rsidR="00077492" w:rsidRPr="003309FC" w:rsidRDefault="00077492" w:rsidP="008A333B">
            <w:pPr>
              <w:spacing w:line="240" w:lineRule="auto"/>
              <w:jc w:val="both"/>
              <w:rPr>
                <w:rFonts w:ascii="Times New Roman" w:hAnsi="Times New Roman" w:cs="Times New Roman"/>
                <w:i/>
                <w:sz w:val="24"/>
                <w:szCs w:val="24"/>
              </w:rPr>
              <w:pPrChange w:id="40"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41" w:author="Liu, Luyu" w:date="2020-07-20T23:14:00Z">
                <w:pPr>
                  <w:spacing w:line="480" w:lineRule="auto"/>
                  <w:jc w:val="center"/>
                </w:pPr>
              </w:pPrChange>
            </w:pPr>
            <w:bookmarkStart w:id="4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42"/>
          </w:p>
        </w:tc>
      </w:tr>
    </w:tbl>
    <w:p w14:paraId="709EFB30" w14:textId="6CD73BD4" w:rsidR="00077492" w:rsidRDefault="00077492" w:rsidP="008A333B">
      <w:pPr>
        <w:spacing w:line="240" w:lineRule="auto"/>
        <w:jc w:val="both"/>
        <w:rPr>
          <w:rFonts w:ascii="Times New Roman" w:hAnsi="Times New Roman" w:cs="Times New Roman"/>
          <w:sz w:val="24"/>
        </w:rPr>
        <w:pPrChange w:id="43" w:author="Liu, Luyu" w:date="2020-07-20T23:14: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w:t>
      </w:r>
      <w:del w:id="44" w:author="Liu, Luyu" w:date="2020-07-21T10:59:00Z">
        <w:r w:rsidDel="006A1FF6">
          <w:rPr>
            <w:rFonts w:ascii="Times New Roman" w:hAnsi="Times New Roman" w:cs="Times New Roman"/>
            <w:sz w:val="24"/>
          </w:rPr>
          <w:delText xml:space="preserve">model </w:delText>
        </w:r>
      </w:del>
      <w:ins w:id="45" w:author="Liu, Luyu" w:date="2020-07-21T10:59:00Z">
        <w:r w:rsidR="006A1FF6">
          <w:rPr>
            <w:rFonts w:ascii="Times New Roman" w:hAnsi="Times New Roman" w:cs="Times New Roman"/>
            <w:sz w:val="24"/>
          </w:rPr>
          <w:t>function</w:t>
        </w:r>
      </w:ins>
      <w:ins w:id="46" w:author="Liu, Luyu" w:date="2020-07-22T20:31:00Z">
        <w:r w:rsidR="009B6887">
          <w:rPr>
            <w:rFonts w:ascii="Times New Roman" w:hAnsi="Times New Roman" w:cs="Times New Roman"/>
            <w:sz w:val="24"/>
          </w:rPr>
          <w:t xml:space="preserve"> with a least </w:t>
        </w:r>
      </w:ins>
      <w:ins w:id="47" w:author="Liu, Luyu" w:date="2020-07-22T20:32:00Z">
        <w:r w:rsidR="009B6887">
          <w:rPr>
            <w:rFonts w:ascii="Times New Roman" w:hAnsi="Times New Roman" w:cs="Times New Roman"/>
            <w:sz w:val="24"/>
          </w:rPr>
          <w:t>square optimizer</w:t>
        </w:r>
      </w:ins>
      <w:ins w:id="48"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49" w:author="Liu, Luyu" w:date="2020-07-22T14:24:00Z">
        <w:r w:rsidR="000E1061">
          <w:rPr>
            <w:rFonts w:ascii="Times New Roman" w:hAnsi="Times New Roman" w:cs="Times New Roman"/>
            <w:sz w:val="24"/>
          </w:rPr>
          <w:t>;</w:t>
        </w:r>
      </w:ins>
      <w:ins w:id="50" w:author="Liu, Luyu" w:date="2020-07-21T21:40:00Z">
        <w:r w:rsidR="00F7740E">
          <w:rPr>
            <w:rFonts w:ascii="Times New Roman" w:hAnsi="Times New Roman" w:cs="Times New Roman"/>
            <w:sz w:val="24"/>
          </w:rPr>
          <w:t xml:space="preserve"> </w:t>
        </w:r>
      </w:ins>
      <w:ins w:id="51" w:author="Liu, Luyu" w:date="2020-07-22T14:24:00Z">
        <w:r w:rsidR="000E1061">
          <w:rPr>
            <w:rFonts w:ascii="Times New Roman" w:hAnsi="Times New Roman" w:cs="Times New Roman"/>
            <w:sz w:val="24"/>
          </w:rPr>
          <w:t xml:space="preserve">we moreover </w:t>
        </w:r>
      </w:ins>
      <w:ins w:id="52" w:author="Liu, Luyu" w:date="2020-07-21T21:40:00Z">
        <w:r w:rsidR="00F7740E">
          <w:rPr>
            <w:rFonts w:ascii="Times New Roman" w:hAnsi="Times New Roman" w:cs="Times New Roman"/>
            <w:sz w:val="24"/>
          </w:rPr>
          <w:t xml:space="preserve">test the goodness of </w:t>
        </w:r>
      </w:ins>
      <w:ins w:id="53" w:author="Liu, Luyu" w:date="2020-07-21T22:45:00Z">
        <w:r w:rsidR="00272B35">
          <w:rPr>
            <w:rFonts w:ascii="Times New Roman" w:hAnsi="Times New Roman" w:cs="Times New Roman"/>
            <w:sz w:val="24"/>
          </w:rPr>
          <w:t xml:space="preserve">fit </w:t>
        </w:r>
      </w:ins>
      <w:ins w:id="54" w:author="Liu, Luyu" w:date="2020-07-21T21:40:00Z">
        <w:r w:rsidR="00F7740E">
          <w:rPr>
            <w:rFonts w:ascii="Times New Roman" w:hAnsi="Times New Roman" w:cs="Times New Roman"/>
            <w:sz w:val="24"/>
          </w:rPr>
          <w:t xml:space="preserve">by </w:t>
        </w:r>
      </w:ins>
      <w:ins w:id="55" w:author="Liu, Luyu" w:date="2020-07-21T22:28:00Z">
        <w:r w:rsidR="00F7740E">
          <w:rPr>
            <w:rFonts w:ascii="Times New Roman" w:hAnsi="Times New Roman" w:cs="Times New Roman"/>
            <w:sz w:val="24"/>
          </w:rPr>
          <w:t xml:space="preserve">calculating </w:t>
        </w:r>
      </w:ins>
      <w:ins w:id="56" w:author="Liu, Luyu" w:date="2020-07-22T20:57:00Z">
        <w:r w:rsidR="00827526">
          <w:rPr>
            <w:rFonts w:ascii="Times New Roman" w:hAnsi="Times New Roman" w:cs="Times New Roman"/>
            <w:sz w:val="24"/>
          </w:rPr>
          <w:t>the</w:t>
        </w:r>
      </w:ins>
      <w:ins w:id="57" w:author="Liu, Luyu" w:date="2020-07-22T14:25:00Z">
        <w:r w:rsidR="000E1061">
          <w:rPr>
            <w:rFonts w:ascii="Times New Roman" w:hAnsi="Times New Roman" w:cs="Times New Roman"/>
            <w:sz w:val="24"/>
          </w:rPr>
          <w:t xml:space="preserve"> </w:t>
        </w:r>
      </w:ins>
      <w:ins w:id="58" w:author="Liu, Luyu" w:date="2020-07-21T22:28:00Z">
        <w:r w:rsidR="00F7740E">
          <w:rPr>
            <w:rFonts w:ascii="Times New Roman" w:hAnsi="Times New Roman" w:cs="Times New Roman"/>
            <w:sz w:val="24"/>
          </w:rPr>
          <w:t>R-squared</w:t>
        </w:r>
      </w:ins>
      <w:ins w:id="59" w:author="Liu, Luyu" w:date="2020-07-22T20:57:00Z">
        <w:r w:rsidR="006D69AA">
          <w:rPr>
            <w:rFonts w:ascii="Times New Roman" w:hAnsi="Times New Roman" w:cs="Times New Roman"/>
            <w:sz w:val="24"/>
          </w:rPr>
          <w:t xml:space="preserve"> between actual and fit values</w:t>
        </w:r>
      </w:ins>
      <w:ins w:id="60" w:author="Liu, Luyu" w:date="2020-07-21T22:28:00Z">
        <w:r w:rsidR="00F7740E">
          <w:rPr>
            <w:rFonts w:ascii="Times New Roman" w:hAnsi="Times New Roman" w:cs="Times New Roman"/>
            <w:sz w:val="24"/>
          </w:rPr>
          <w:t xml:space="preserve">, </w:t>
        </w:r>
      </w:ins>
      <w:ins w:id="61" w:author="Liu, Luyu" w:date="2020-07-22T14:24:00Z">
        <w:r w:rsidR="000E1061">
          <w:rPr>
            <w:rFonts w:ascii="Times New Roman" w:hAnsi="Times New Roman" w:cs="Times New Roman"/>
            <w:sz w:val="24"/>
          </w:rPr>
          <w:t>Shapiro-Wilk test</w:t>
        </w:r>
      </w:ins>
      <w:ins w:id="62" w:author="Liu, Luyu" w:date="2020-07-22T14:25:00Z">
        <w:r w:rsidR="000E1061">
          <w:rPr>
            <w:rFonts w:ascii="Times New Roman" w:hAnsi="Times New Roman" w:cs="Times New Roman"/>
            <w:sz w:val="24"/>
          </w:rPr>
          <w:t xml:space="preserve"> p-value</w:t>
        </w:r>
      </w:ins>
      <w:ins w:id="63" w:author="Liu, Luyu" w:date="2020-07-22T14:24:00Z">
        <w:r w:rsidR="000E1061">
          <w:rPr>
            <w:rFonts w:ascii="Times New Roman" w:hAnsi="Times New Roman" w:cs="Times New Roman"/>
            <w:sz w:val="24"/>
          </w:rPr>
          <w:t>,</w:t>
        </w:r>
      </w:ins>
      <w:ins w:id="64" w:author="Liu, Luyu" w:date="2020-07-22T14:25:00Z">
        <w:r w:rsidR="000E1061">
          <w:rPr>
            <w:rFonts w:ascii="Times New Roman" w:hAnsi="Times New Roman" w:cs="Times New Roman"/>
            <w:sz w:val="24"/>
          </w:rPr>
          <w:t xml:space="preserve"> and Q-Q plot.</w:t>
        </w:r>
      </w:ins>
      <w:ins w:id="65" w:author="Liu, Luyu" w:date="2020-07-22T14:24:00Z">
        <w:r w:rsidR="000E1061">
          <w:rPr>
            <w:rFonts w:ascii="Times New Roman" w:hAnsi="Times New Roman" w:cs="Times New Roman"/>
            <w:sz w:val="24"/>
          </w:rPr>
          <w:t xml:space="preserve"> </w:t>
        </w:r>
      </w:ins>
      <w:ins w:id="66" w:author="Liu, Luyu" w:date="2020-07-22T14:30:00Z">
        <w:r w:rsidR="00C2220C">
          <w:rPr>
            <w:rFonts w:ascii="Times New Roman" w:hAnsi="Times New Roman" w:cs="Times New Roman"/>
            <w:sz w:val="24"/>
          </w:rPr>
          <w:t xml:space="preserve">In the following sections, we introduce </w:t>
        </w:r>
      </w:ins>
      <w:ins w:id="67" w:author="Liu, Luyu" w:date="2020-07-22T14:53:00Z">
        <w:r w:rsidR="00D2269C">
          <w:rPr>
            <w:rFonts w:ascii="Times New Roman" w:hAnsi="Times New Roman" w:cs="Times New Roman"/>
            <w:sz w:val="24"/>
          </w:rPr>
          <w:t>several</w:t>
        </w:r>
      </w:ins>
      <w:ins w:id="68" w:author="Liu, Luyu" w:date="2020-07-22T14:31:00Z">
        <w:r w:rsidR="00C2220C">
          <w:rPr>
            <w:rFonts w:ascii="Times New Roman" w:hAnsi="Times New Roman" w:cs="Times New Roman"/>
            <w:sz w:val="24"/>
          </w:rPr>
          <w:t xml:space="preserve"> </w:t>
        </w:r>
      </w:ins>
      <w:del w:id="69" w:author="Liu, Luyu" w:date="2020-07-21T22:27:00Z">
        <w:r w:rsidDel="00F7740E">
          <w:rPr>
            <w:rFonts w:ascii="Times New Roman" w:hAnsi="Times New Roman" w:cs="Times New Roman"/>
            <w:sz w:val="24"/>
          </w:rPr>
          <w:delText xml:space="preserve"> and </w:delText>
        </w:r>
      </w:del>
      <w:del w:id="70" w:author="Liu, Luyu" w:date="2020-07-22T14:30:00Z">
        <w:r w:rsidDel="00C2220C">
          <w:rPr>
            <w:rFonts w:ascii="Times New Roman" w:hAnsi="Times New Roman" w:cs="Times New Roman"/>
            <w:sz w:val="24"/>
          </w:rPr>
          <w:delText xml:space="preserve">calculate </w:delText>
        </w:r>
      </w:del>
      <w:r>
        <w:rPr>
          <w:rFonts w:ascii="Times New Roman" w:hAnsi="Times New Roman" w:cs="Times New Roman"/>
          <w:sz w:val="24"/>
        </w:rPr>
        <w:t>key parameters</w:t>
      </w:r>
      <w:ins w:id="71" w:author="Liu, Luyu" w:date="2020-07-22T14:31:00Z">
        <w:r w:rsidR="00C2220C">
          <w:rPr>
            <w:rFonts w:ascii="Times New Roman" w:hAnsi="Times New Roman" w:cs="Times New Roman"/>
            <w:sz w:val="24"/>
          </w:rPr>
          <w:t xml:space="preserve"> </w:t>
        </w:r>
      </w:ins>
      <w:ins w:id="72" w:author="Liu, Luyu" w:date="2020-07-22T14:53:00Z">
        <w:r w:rsidR="00D2269C">
          <w:rPr>
            <w:rFonts w:ascii="Times New Roman" w:hAnsi="Times New Roman" w:cs="Times New Roman"/>
            <w:sz w:val="24"/>
          </w:rPr>
          <w:t xml:space="preserve">derived from the logistic function that </w:t>
        </w:r>
      </w:ins>
      <w:ins w:id="73" w:author="Liu, Luyu" w:date="2020-07-22T14:57:00Z">
        <w:r w:rsidR="00D2269C">
          <w:rPr>
            <w:rFonts w:ascii="Times New Roman" w:hAnsi="Times New Roman" w:cs="Times New Roman"/>
            <w:sz w:val="24"/>
          </w:rPr>
          <w:t xml:space="preserve">describe </w:t>
        </w:r>
      </w:ins>
      <w:ins w:id="74" w:author="Liu, Luyu" w:date="2020-07-22T14:31:00Z">
        <w:r w:rsidR="00C2220C">
          <w:rPr>
            <w:rFonts w:ascii="Times New Roman" w:hAnsi="Times New Roman" w:cs="Times New Roman"/>
            <w:sz w:val="24"/>
          </w:rPr>
          <w:t xml:space="preserve">the demand </w:t>
        </w:r>
      </w:ins>
      <w:ins w:id="75" w:author="Liu, Luyu" w:date="2020-07-22T14:57:00Z">
        <w:r w:rsidR="0012456D">
          <w:rPr>
            <w:rFonts w:ascii="Times New Roman" w:hAnsi="Times New Roman" w:cs="Times New Roman"/>
            <w:sz w:val="24"/>
          </w:rPr>
          <w:t xml:space="preserve">decline </w:t>
        </w:r>
      </w:ins>
      <w:ins w:id="76" w:author="Liu, Luyu" w:date="2020-07-22T14:31:00Z">
        <w:r w:rsidR="00C2220C">
          <w:rPr>
            <w:rFonts w:ascii="Times New Roman" w:hAnsi="Times New Roman" w:cs="Times New Roman"/>
            <w:sz w:val="24"/>
          </w:rPr>
          <w:t>process</w:t>
        </w:r>
      </w:ins>
      <w:del w:id="77" w:author="Liu, Luyu" w:date="2020-07-22T14:31:00Z">
        <w:r w:rsidDel="00C2220C">
          <w:rPr>
            <w:rFonts w:ascii="Times New Roman" w:hAnsi="Times New Roman" w:cs="Times New Roman"/>
            <w:sz w:val="24"/>
          </w:rPr>
          <w:delText xml:space="preserve"> that describe the process for each transit system</w:delText>
        </w:r>
      </w:del>
      <w:r>
        <w:rPr>
          <w:rFonts w:ascii="Times New Roman" w:hAnsi="Times New Roman" w:cs="Times New Roman"/>
          <w:sz w:val="24"/>
        </w:rPr>
        <w:t>.</w:t>
      </w:r>
    </w:p>
    <w:p w14:paraId="1E17569A" w14:textId="2F19A16E" w:rsidR="00077492" w:rsidRPr="009457DC" w:rsidRDefault="00610EAA" w:rsidP="008A333B">
      <w:pPr>
        <w:pStyle w:val="ListParagraph"/>
        <w:numPr>
          <w:ilvl w:val="2"/>
          <w:numId w:val="2"/>
        </w:numPr>
        <w:spacing w:line="240" w:lineRule="auto"/>
        <w:rPr>
          <w:rFonts w:ascii="Times New Roman" w:hAnsi="Times New Roman" w:cs="Times New Roman"/>
          <w:sz w:val="24"/>
        </w:rPr>
        <w:pPrChange w:id="78" w:author="Liu, Luyu" w:date="2020-07-20T23:14:00Z">
          <w:pPr>
            <w:pStyle w:val="ListParagraph"/>
            <w:numPr>
              <w:ilvl w:val="2"/>
              <w:numId w:val="2"/>
            </w:numPr>
            <w:spacing w:line="480" w:lineRule="auto"/>
            <w:ind w:hanging="720"/>
          </w:pPr>
        </w:pPrChange>
      </w:pPr>
      <w:ins w:id="79" w:author="Liu, Luyu" w:date="2020-07-22T20:40:00Z">
        <w:r>
          <w:rPr>
            <w:rFonts w:ascii="Times New Roman" w:hAnsi="Times New Roman" w:cs="Times New Roman"/>
            <w:sz w:val="24"/>
          </w:rPr>
          <w:t>Base</w:t>
        </w:r>
      </w:ins>
      <w:del w:id="80" w:author="Liu, Luyu" w:date="2020-07-22T20:40:00Z">
        <w:r w:rsidR="00077492" w:rsidRPr="009457DC" w:rsidDel="00610EAA">
          <w:rPr>
            <w:rFonts w:ascii="Times New Roman" w:hAnsi="Times New Roman" w:cs="Times New Roman"/>
            <w:sz w:val="24"/>
          </w:rPr>
          <w:delText>Floor</w:delText>
        </w:r>
      </w:del>
      <w:r w:rsidR="00077492" w:rsidRPr="009457DC">
        <w:rPr>
          <w:rFonts w:ascii="Times New Roman" w:hAnsi="Times New Roman" w:cs="Times New Roman"/>
          <w:sz w:val="24"/>
        </w:rPr>
        <w:t xml:space="preserve"> value</w:t>
      </w:r>
    </w:p>
    <w:p w14:paraId="006216A9" w14:textId="66DD2C84" w:rsidR="00077492" w:rsidRDefault="00077492" w:rsidP="008A333B">
      <w:pPr>
        <w:spacing w:line="240" w:lineRule="auto"/>
        <w:jc w:val="both"/>
        <w:rPr>
          <w:rFonts w:ascii="Times New Roman" w:hAnsi="Times New Roman" w:cs="Times New Roman"/>
          <w:sz w:val="24"/>
        </w:rPr>
        <w:pPrChange w:id="81" w:author="Liu, Luyu" w:date="2020-07-20T23:14: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82" w:author="Liu, Luyu" w:date="2020-07-22T20:34:00Z">
        <w:r w:rsidR="009B6887">
          <w:rPr>
            <w:rFonts w:ascii="Times New Roman" w:hAnsi="Times New Roman" w:cs="Times New Roman"/>
            <w:sz w:val="24"/>
          </w:rPr>
          <w:t xml:space="preserve">define it as </w:t>
        </w:r>
      </w:ins>
      <w:del w:id="83" w:author="Liu, Luyu" w:date="2020-07-22T20:34:00Z">
        <w:r w:rsidDel="009B6887">
          <w:rPr>
            <w:rFonts w:ascii="Times New Roman" w:hAnsi="Times New Roman" w:cs="Times New Roman"/>
            <w:sz w:val="24"/>
          </w:rPr>
          <w:delText xml:space="preserve">call this the </w:delText>
        </w:r>
      </w:del>
      <w:del w:id="84" w:author="Liu, Luyu" w:date="2020-07-22T20:40:00Z">
        <w:r w:rsidRPr="00986B72" w:rsidDel="00610EAA">
          <w:rPr>
            <w:rFonts w:ascii="Times New Roman" w:hAnsi="Times New Roman" w:cs="Times New Roman"/>
            <w:i/>
            <w:sz w:val="24"/>
          </w:rPr>
          <w:delText xml:space="preserve">floor </w:delText>
        </w:r>
      </w:del>
      <w:ins w:id="85"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E0BF429" w14:textId="25DC4DF2" w:rsidR="00077492" w:rsidRDefault="00077492" w:rsidP="008A333B">
      <w:pPr>
        <w:spacing w:line="240" w:lineRule="auto"/>
        <w:ind w:firstLine="720"/>
        <w:jc w:val="both"/>
        <w:rPr>
          <w:rFonts w:ascii="Times New Roman" w:hAnsi="Times New Roman" w:cs="Times New Roman"/>
          <w:sz w:val="24"/>
        </w:rPr>
        <w:pPrChange w:id="86" w:author="Liu, Luyu" w:date="2020-07-20T23:14:00Z">
          <w:pPr>
            <w:spacing w:line="480" w:lineRule="auto"/>
            <w:ind w:firstLine="720"/>
            <w:jc w:val="both"/>
          </w:pPr>
        </w:pPrChange>
      </w:pPr>
      <w:r>
        <w:rPr>
          <w:rFonts w:ascii="Times New Roman" w:hAnsi="Times New Roman" w:cs="Times New Roman"/>
          <w:sz w:val="24"/>
        </w:rPr>
        <w:t>We examine</w:t>
      </w:r>
      <w:ins w:id="87" w:author="Liu, Luyu" w:date="2020-07-22T14:59:00Z">
        <w:r w:rsidR="0074093C">
          <w:rPr>
            <w:rFonts w:ascii="Times New Roman" w:hAnsi="Times New Roman" w:cs="Times New Roman"/>
            <w:sz w:val="24"/>
          </w:rPr>
          <w:t>d</w:t>
        </w:r>
      </w:ins>
      <w:r>
        <w:rPr>
          <w:rFonts w:ascii="Times New Roman" w:hAnsi="Times New Roman" w:cs="Times New Roman"/>
          <w:sz w:val="24"/>
        </w:rPr>
        <w:t xml:space="preserv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3BA2AD86" w14:textId="77777777" w:rsidR="00077492" w:rsidRDefault="00077492" w:rsidP="008A333B">
      <w:pPr>
        <w:spacing w:line="240" w:lineRule="auto"/>
        <w:ind w:firstLine="720"/>
        <w:jc w:val="both"/>
        <w:rPr>
          <w:rFonts w:ascii="Times New Roman" w:hAnsi="Times New Roman" w:cs="Times New Roman"/>
          <w:sz w:val="24"/>
        </w:rPr>
        <w:pPrChange w:id="88" w:author="Liu, Luyu" w:date="2020-07-20T23:14:00Z">
          <w:pPr>
            <w:spacing w:line="480" w:lineRule="auto"/>
            <w:ind w:firstLine="720"/>
            <w:jc w:val="both"/>
          </w:pPr>
        </w:pPrChange>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6AE7D3BB" w14:textId="77777777" w:rsidR="00077492" w:rsidRDefault="00077492" w:rsidP="008A333B">
      <w:pPr>
        <w:spacing w:line="240" w:lineRule="auto"/>
        <w:ind w:firstLine="720"/>
        <w:jc w:val="both"/>
        <w:rPr>
          <w:rFonts w:ascii="Times New Roman" w:hAnsi="Times New Roman" w:cs="Times New Roman"/>
          <w:sz w:val="24"/>
        </w:rPr>
        <w:pPrChange w:id="89" w:author="Liu, Luyu" w:date="2020-07-20T23:14:00Z">
          <w:pPr>
            <w:spacing w:line="480" w:lineRule="auto"/>
            <w:ind w:firstLine="720"/>
            <w:jc w:val="both"/>
          </w:pPr>
        </w:pPrChange>
      </w:pPr>
      <w:r>
        <w:rPr>
          <w:rFonts w:ascii="Times New Roman" w:hAnsi="Times New Roman" w:cs="Times New Roman"/>
          <w:sz w:val="24"/>
        </w:rPr>
        <w:lastRenderedPageBreak/>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77777777" w:rsidR="00077492" w:rsidRPr="009D4EE1" w:rsidRDefault="00077492" w:rsidP="008A333B">
      <w:pPr>
        <w:spacing w:line="240" w:lineRule="auto"/>
        <w:ind w:firstLine="720"/>
        <w:jc w:val="both"/>
        <w:rPr>
          <w:rFonts w:ascii="Times New Roman" w:hAnsi="Times New Roman" w:cs="Times New Roman"/>
          <w:sz w:val="24"/>
        </w:rPr>
        <w:pPrChange w:id="90"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102DD18E" w14:textId="77777777" w:rsidR="00077492" w:rsidRDefault="00077492" w:rsidP="008A333B">
      <w:pPr>
        <w:spacing w:line="240" w:lineRule="auto"/>
        <w:ind w:firstLine="720"/>
        <w:jc w:val="both"/>
        <w:rPr>
          <w:rFonts w:ascii="Times New Roman" w:hAnsi="Times New Roman" w:cs="Times New Roman"/>
          <w:sz w:val="24"/>
        </w:rPr>
        <w:pPrChange w:id="91" w:author="Liu, Luyu" w:date="2020-07-20T23:14:00Z">
          <w:pPr>
            <w:spacing w:line="480" w:lineRule="auto"/>
            <w:ind w:firstLine="720"/>
            <w:jc w:val="both"/>
          </w:pPr>
        </w:pPrChange>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77777777" w:rsidR="00077492" w:rsidRPr="009D4EE1" w:rsidRDefault="00077492" w:rsidP="008A333B">
      <w:pPr>
        <w:spacing w:line="240" w:lineRule="auto"/>
        <w:ind w:firstLine="720"/>
        <w:jc w:val="both"/>
        <w:rPr>
          <w:rFonts w:ascii="Times New Roman" w:hAnsi="Times New Roman" w:cs="Times New Roman"/>
          <w:sz w:val="24"/>
        </w:rPr>
        <w:pPrChange w:id="92"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AA44050" w14:textId="77777777" w:rsidR="00077492" w:rsidRDefault="00077492" w:rsidP="008A333B">
      <w:pPr>
        <w:spacing w:line="240" w:lineRule="auto"/>
        <w:ind w:firstLine="720"/>
        <w:jc w:val="both"/>
        <w:rPr>
          <w:rFonts w:ascii="Times New Roman" w:hAnsi="Times New Roman" w:cs="Times New Roman"/>
          <w:sz w:val="24"/>
        </w:rPr>
        <w:pPrChange w:id="93" w:author="Liu, Luyu" w:date="2020-07-20T23:14:00Z">
          <w:pPr>
            <w:spacing w:line="480" w:lineRule="auto"/>
            <w:ind w:firstLine="720"/>
            <w:jc w:val="both"/>
          </w:pPr>
        </w:pPrChange>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rsidP="008A333B">
      <w:pPr>
        <w:spacing w:line="240" w:lineRule="auto"/>
        <w:rPr>
          <w:rFonts w:ascii="Times New Roman" w:hAnsi="Times New Roman" w:cs="Times New Roman"/>
          <w:sz w:val="24"/>
        </w:rPr>
        <w:pPrChange w:id="94" w:author="Liu, Luyu" w:date="2020-07-20T23:14:00Z">
          <w:pPr>
            <w:spacing w:line="480" w:lineRule="auto"/>
          </w:pPr>
        </w:pPrChange>
      </w:pPr>
    </w:p>
    <w:p w14:paraId="7781C4ED"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95"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Cliff/floor points and decay rate</w:t>
      </w:r>
    </w:p>
    <w:p w14:paraId="486CB36E" w14:textId="77777777" w:rsidR="00077492" w:rsidRDefault="00077492" w:rsidP="008A333B">
      <w:pPr>
        <w:spacing w:line="240" w:lineRule="auto"/>
        <w:jc w:val="both"/>
        <w:rPr>
          <w:rFonts w:ascii="Times New Roman" w:hAnsi="Times New Roman" w:cs="Times New Roman"/>
          <w:sz w:val="24"/>
        </w:rPr>
        <w:pPrChange w:id="96" w:author="Liu, Luyu" w:date="2020-07-20T23:14: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97" w:author="Liu, Luyu" w:date="2020-07-20T23:14:00Z">
                <w:pPr>
                  <w:spacing w:line="480" w:lineRule="auto"/>
                  <w:jc w:val="center"/>
                </w:pPr>
              </w:pPrChange>
            </w:pPr>
          </w:p>
        </w:tc>
        <w:tc>
          <w:tcPr>
            <w:tcW w:w="4462" w:type="pct"/>
            <w:vAlign w:val="center"/>
            <w:hideMark/>
          </w:tcPr>
          <w:p w14:paraId="79D9F72D" w14:textId="77777777" w:rsidR="00077492" w:rsidRPr="005E3B67" w:rsidRDefault="00077492" w:rsidP="008A333B">
            <w:pPr>
              <w:spacing w:line="240" w:lineRule="auto"/>
              <w:jc w:val="center"/>
              <w:rPr>
                <w:rFonts w:ascii="Times New Roman" w:eastAsia="Yu Mincho" w:hAnsi="Times New Roman" w:cs="Times New Roman"/>
                <w:sz w:val="24"/>
                <w:szCs w:val="24"/>
                <w:lang w:eastAsia="ja-JP"/>
              </w:rPr>
              <w:pPrChange w:id="98"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99" w:author="Liu, Luyu" w:date="2020-07-20T23:14:00Z">
                <w:pPr>
                  <w:spacing w:line="480" w:lineRule="auto"/>
                  <w:jc w:val="center"/>
                </w:pPr>
              </w:pPrChange>
            </w:pPr>
            <w:bookmarkStart w:id="100"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00"/>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1" w:author="Liu, Luyu" w:date="2020-07-20T23:14:00Z">
                <w:pPr>
                  <w:spacing w:line="480" w:lineRule="auto"/>
                  <w:jc w:val="center"/>
                </w:pPr>
              </w:pPrChange>
            </w:pPr>
          </w:p>
        </w:tc>
        <w:tc>
          <w:tcPr>
            <w:tcW w:w="4462" w:type="pct"/>
            <w:vAlign w:val="center"/>
            <w:hideMark/>
          </w:tcPr>
          <w:p w14:paraId="6EFEBD6D" w14:textId="77777777" w:rsidR="00077492" w:rsidRPr="00AB345C" w:rsidRDefault="00077492" w:rsidP="008A333B">
            <w:pPr>
              <w:spacing w:line="240" w:lineRule="auto"/>
              <w:jc w:val="center"/>
              <w:rPr>
                <w:rFonts w:ascii="Times New Roman" w:hAnsi="Times New Roman" w:cs="Times New Roman"/>
                <w:sz w:val="24"/>
              </w:rPr>
              <w:pPrChange w:id="102" w:author="Liu, Luyu" w:date="2020-07-20T23:14: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3" w:author="Liu, Luyu" w:date="2020-07-20T23:14:00Z">
                <w:pPr>
                  <w:spacing w:line="480" w:lineRule="auto"/>
                  <w:jc w:val="center"/>
                </w:pPr>
              </w:pPrChange>
            </w:pPr>
            <w:bookmarkStart w:id="104"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04"/>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5" w:author="Liu, Luyu" w:date="2020-07-20T23:14:00Z">
                <w:pPr>
                  <w:spacing w:line="480" w:lineRule="auto"/>
                  <w:jc w:val="center"/>
                </w:pPr>
              </w:pPrChange>
            </w:pPr>
          </w:p>
        </w:tc>
        <w:tc>
          <w:tcPr>
            <w:tcW w:w="4462" w:type="pct"/>
            <w:vAlign w:val="center"/>
            <w:hideMark/>
          </w:tcPr>
          <w:p w14:paraId="68338CE7" w14:textId="77777777" w:rsidR="00077492" w:rsidRPr="00F465FC" w:rsidRDefault="00077492" w:rsidP="008A333B">
            <w:pPr>
              <w:spacing w:line="240" w:lineRule="auto"/>
              <w:jc w:val="both"/>
              <w:rPr>
                <w:rFonts w:ascii="Times New Roman" w:hAnsi="Times New Roman" w:cs="Times New Roman"/>
                <w:sz w:val="24"/>
              </w:rPr>
              <w:pPrChange w:id="106"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7" w:author="Liu, Luyu" w:date="2020-07-20T23:14:00Z">
                <w:pPr>
                  <w:spacing w:line="480" w:lineRule="auto"/>
                  <w:jc w:val="center"/>
                </w:pPr>
              </w:pPrChange>
            </w:pPr>
            <w:bookmarkStart w:id="108"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08"/>
            <w:r w:rsidRPr="00E714F0">
              <w:rPr>
                <w:rFonts w:ascii="Times New Roman" w:eastAsia="Yu Mincho" w:hAnsi="Times New Roman" w:cs="Times New Roman"/>
                <w:sz w:val="24"/>
                <w:szCs w:val="24"/>
                <w:lang w:eastAsia="ja-JP"/>
              </w:rPr>
              <w:t>)</w:t>
            </w:r>
          </w:p>
        </w:tc>
      </w:tr>
    </w:tbl>
    <w:p w14:paraId="4FBD307A" w14:textId="77777777" w:rsidR="00077492" w:rsidRDefault="00077492" w:rsidP="008A333B">
      <w:pPr>
        <w:spacing w:line="240" w:lineRule="auto"/>
        <w:jc w:val="both"/>
        <w:rPr>
          <w:rFonts w:ascii="Times New Roman" w:hAnsi="Times New Roman" w:cs="Times New Roman"/>
          <w:sz w:val="24"/>
        </w:rPr>
        <w:pPrChange w:id="109" w:author="Liu, Luyu" w:date="2020-07-20T23:14:00Z">
          <w:pPr>
            <w:spacing w:line="480" w:lineRule="auto"/>
            <w:jc w:val="both"/>
          </w:pPr>
        </w:pPrChange>
      </w:pPr>
      <w:r>
        <w:rPr>
          <w:rFonts w:ascii="Times New Roman" w:hAnsi="Times New Roman" w:cs="Times New Roman"/>
          <w:sz w:val="24"/>
        </w:rPr>
        <w:lastRenderedPageBreak/>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α = 0.05 ensures that 95% of the decline falls between the cliff and floor points .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0" w:author="Liu, Luyu" w:date="2020-07-20T23:14:00Z">
                <w:pPr>
                  <w:spacing w:line="480" w:lineRule="auto"/>
                  <w:jc w:val="both"/>
                </w:pPr>
              </w:pPrChange>
            </w:pPr>
          </w:p>
        </w:tc>
        <w:tc>
          <w:tcPr>
            <w:tcW w:w="4463" w:type="pct"/>
            <w:vAlign w:val="center"/>
            <w:hideMark/>
          </w:tcPr>
          <w:p w14:paraId="2E3AAB9E" w14:textId="77777777" w:rsidR="00077492" w:rsidRPr="00E714F0" w:rsidRDefault="008A333B" w:rsidP="008A333B">
            <w:pPr>
              <w:spacing w:line="240" w:lineRule="auto"/>
              <w:jc w:val="center"/>
              <w:rPr>
                <w:rFonts w:ascii="Times New Roman" w:eastAsia="Yu Mincho" w:hAnsi="Times New Roman" w:cs="Times New Roman"/>
                <w:sz w:val="24"/>
                <w:szCs w:val="24"/>
                <w:lang w:eastAsia="ja-JP"/>
              </w:rPr>
              <w:pPrChange w:id="111"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2" w:author="Liu, Luyu" w:date="2020-07-20T23:14:00Z">
                <w:pPr>
                  <w:spacing w:line="480" w:lineRule="auto"/>
                  <w:jc w:val="both"/>
                </w:pPr>
              </w:pPrChange>
            </w:pPr>
            <w:bookmarkStart w:id="11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13"/>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4" w:author="Liu, Luyu" w:date="2020-07-20T23:14:00Z">
                <w:pPr>
                  <w:spacing w:line="480" w:lineRule="auto"/>
                  <w:jc w:val="both"/>
                </w:pPr>
              </w:pPrChange>
            </w:pPr>
          </w:p>
        </w:tc>
        <w:tc>
          <w:tcPr>
            <w:tcW w:w="4463" w:type="pct"/>
            <w:vAlign w:val="center"/>
            <w:hideMark/>
          </w:tcPr>
          <w:p w14:paraId="3852B7CE" w14:textId="77777777" w:rsidR="00077492" w:rsidRPr="00A36F5B" w:rsidRDefault="008A333B" w:rsidP="008A333B">
            <w:pPr>
              <w:spacing w:line="240" w:lineRule="auto"/>
              <w:jc w:val="center"/>
              <w:rPr>
                <w:rFonts w:ascii="Cambria Math" w:eastAsia="Yu Mincho" w:hAnsi="Cambria Math" w:cs="Times New Roman"/>
                <w:sz w:val="24"/>
                <w:szCs w:val="24"/>
                <w:lang w:eastAsia="ja-JP"/>
                <w:oMath/>
              </w:rPr>
              <w:pPrChange w:id="115"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6" w:author="Liu, Luyu" w:date="2020-07-20T23:14:00Z">
                <w:pPr>
                  <w:spacing w:line="480" w:lineRule="auto"/>
                  <w:jc w:val="both"/>
                </w:pPr>
              </w:pPrChange>
            </w:pPr>
            <w:bookmarkStart w:id="117"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17"/>
            <w:r w:rsidRPr="00E714F0">
              <w:rPr>
                <w:rFonts w:ascii="Times New Roman" w:eastAsia="Yu Mincho" w:hAnsi="Times New Roman" w:cs="Times New Roman"/>
                <w:sz w:val="24"/>
                <w:szCs w:val="24"/>
                <w:lang w:eastAsia="ja-JP"/>
              </w:rPr>
              <w:t>)</w:t>
            </w:r>
          </w:p>
        </w:tc>
      </w:tr>
    </w:tbl>
    <w:p w14:paraId="575CB375" w14:textId="77777777" w:rsidR="00077492" w:rsidRDefault="00077492" w:rsidP="008A333B">
      <w:pPr>
        <w:spacing w:line="240" w:lineRule="auto"/>
        <w:jc w:val="both"/>
        <w:rPr>
          <w:rFonts w:ascii="Times New Roman" w:hAnsi="Times New Roman" w:cs="Times New Roman"/>
          <w:sz w:val="24"/>
        </w:rPr>
        <w:pPrChange w:id="118" w:author="Liu, Luyu" w:date="2020-07-20T23:14:00Z">
          <w:pPr>
            <w:spacing w:line="480" w:lineRule="auto"/>
            <w:jc w:val="both"/>
          </w:pPr>
        </w:pPrChange>
      </w:pPr>
    </w:p>
    <w:p w14:paraId="1A5D6FB7" w14:textId="77777777" w:rsidR="00077492" w:rsidRDefault="00077492" w:rsidP="008A333B">
      <w:pPr>
        <w:spacing w:line="240" w:lineRule="auto"/>
        <w:jc w:val="both"/>
        <w:rPr>
          <w:rFonts w:ascii="Times New Roman" w:hAnsi="Times New Roman" w:cs="Times New Roman"/>
          <w:sz w:val="24"/>
        </w:rPr>
        <w:pPrChange w:id="119" w:author="Liu, Luyu" w:date="2020-07-20T23:14: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 Naturally, we can expect the cliff point to be impacted by the policy of local government. We therefore collect the date when each state declared the state of emergency due to COVID-19 and conduct correlation analysis between the emergency date and the cliff point.</w:t>
      </w:r>
    </w:p>
    <w:p w14:paraId="0D937BA7" w14:textId="77777777" w:rsidR="00077492" w:rsidRDefault="00077492" w:rsidP="008A333B">
      <w:pPr>
        <w:spacing w:line="240" w:lineRule="auto"/>
        <w:rPr>
          <w:rFonts w:ascii="Times New Roman" w:hAnsi="Times New Roman" w:cs="Times New Roman"/>
          <w:sz w:val="24"/>
        </w:rPr>
        <w:pPrChange w:id="120" w:author="Liu, Luyu" w:date="2020-07-20T23:14:00Z">
          <w:pPr>
            <w:spacing w:line="480" w:lineRule="auto"/>
          </w:pPr>
        </w:pPrChange>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6DFB63AC" w14:textId="77777777" w:rsidR="00077492" w:rsidRDefault="00077492" w:rsidP="008A333B">
      <w:pPr>
        <w:spacing w:line="240" w:lineRule="auto"/>
        <w:rPr>
          <w:rFonts w:ascii="Times New Roman" w:hAnsi="Times New Roman" w:cs="Times New Roman"/>
          <w:sz w:val="24"/>
        </w:rPr>
        <w:pPrChange w:id="121" w:author="Liu, Luyu" w:date="2020-07-20T23:14:00Z">
          <w:pPr>
            <w:spacing w:line="480" w:lineRule="auto"/>
          </w:pPr>
        </w:pPrChange>
      </w:pPr>
    </w:p>
    <w:p w14:paraId="602BAB8D"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122"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Response intervals with incubation lags</w:t>
      </w:r>
    </w:p>
    <w:p w14:paraId="066139FC" w14:textId="77777777" w:rsidR="00077492" w:rsidRDefault="00077492" w:rsidP="008A333B">
      <w:pPr>
        <w:spacing w:line="240" w:lineRule="auto"/>
        <w:jc w:val="both"/>
        <w:rPr>
          <w:rFonts w:ascii="Times New Roman" w:hAnsi="Times New Roman" w:cs="Times New Roman"/>
          <w:sz w:val="24"/>
        </w:rPr>
        <w:pPrChange w:id="123" w:author="Liu, Luyu" w:date="2020-07-20T23:14: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7777777" w:rsidR="00077492" w:rsidRDefault="00077492" w:rsidP="008A333B">
      <w:pPr>
        <w:spacing w:line="240" w:lineRule="auto"/>
        <w:ind w:firstLine="720"/>
        <w:jc w:val="both"/>
        <w:rPr>
          <w:rFonts w:ascii="Times New Roman" w:hAnsi="Times New Roman" w:cs="Times New Roman"/>
          <w:sz w:val="24"/>
        </w:rPr>
        <w:pPrChange w:id="124"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5" w:author="Liu, Luyu" w:date="2020-07-20T23:14:00Z">
                <w:pPr>
                  <w:spacing w:line="480" w:lineRule="auto"/>
                  <w:jc w:val="center"/>
                </w:pPr>
              </w:pPrChange>
            </w:pPr>
          </w:p>
        </w:tc>
        <w:tc>
          <w:tcPr>
            <w:tcW w:w="4463" w:type="pct"/>
            <w:vAlign w:val="center"/>
            <w:hideMark/>
          </w:tcPr>
          <w:p w14:paraId="0A9CB44B" w14:textId="77777777" w:rsidR="00077492" w:rsidRPr="0053358D" w:rsidRDefault="008A333B" w:rsidP="008A333B">
            <w:pPr>
              <w:spacing w:line="240" w:lineRule="auto"/>
              <w:jc w:val="both"/>
              <w:rPr>
                <w:rFonts w:ascii="Times New Roman" w:eastAsia="Yu Mincho" w:hAnsi="Times New Roman" w:cs="Times New Roman"/>
                <w:sz w:val="24"/>
                <w:szCs w:val="24"/>
                <w:lang w:eastAsia="ja-JP"/>
              </w:rPr>
              <w:pPrChange w:id="126"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7"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8" w:author="Liu, Luyu" w:date="2020-07-20T23:14:00Z">
                <w:pPr>
                  <w:spacing w:line="480" w:lineRule="auto"/>
                  <w:jc w:val="center"/>
                </w:pPr>
              </w:pPrChange>
            </w:pPr>
          </w:p>
        </w:tc>
        <w:tc>
          <w:tcPr>
            <w:tcW w:w="4463" w:type="pct"/>
            <w:vAlign w:val="center"/>
            <w:hideMark/>
          </w:tcPr>
          <w:p w14:paraId="570801F6" w14:textId="77777777" w:rsidR="00077492" w:rsidRPr="007744F3" w:rsidRDefault="008A333B" w:rsidP="008A333B">
            <w:pPr>
              <w:spacing w:line="240" w:lineRule="auto"/>
              <w:jc w:val="both"/>
              <w:rPr>
                <w:rFonts w:ascii="Cambria Math" w:eastAsia="Yu Mincho" w:hAnsi="Cambria Math" w:cs="Times New Roman"/>
                <w:sz w:val="24"/>
                <w:szCs w:val="24"/>
                <w:lang w:eastAsia="ja-JP"/>
                <w:oMath/>
              </w:rPr>
              <w:pPrChange w:id="129"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69400E5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3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7777777" w:rsidR="00077492" w:rsidRPr="006B2355" w:rsidRDefault="00077492" w:rsidP="008A333B">
      <w:pPr>
        <w:spacing w:line="240" w:lineRule="auto"/>
        <w:jc w:val="both"/>
        <w:rPr>
          <w:rFonts w:ascii="Times New Roman" w:hAnsi="Times New Roman" w:cs="Times New Roman"/>
          <w:sz w:val="24"/>
        </w:rPr>
        <w:pPrChange w:id="131" w:author="Liu, Luyu" w:date="2020-07-20T23:14:00Z">
          <w:pPr>
            <w:spacing w:line="480" w:lineRule="auto"/>
            <w:jc w:val="both"/>
          </w:pPr>
        </w:pPrChange>
      </w:pPr>
      <w:r>
        <w:rPr>
          <w:rFonts w:ascii="Times New Roman" w:hAnsi="Times New Roman" w:cs="Times New Roman"/>
          <w:sz w:val="24"/>
        </w:rPr>
        <w:lastRenderedPageBreak/>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16A598D3" w14:textId="77777777" w:rsidR="00077492" w:rsidRPr="006B2355" w:rsidRDefault="00077492" w:rsidP="008A333B">
      <w:pPr>
        <w:spacing w:line="240" w:lineRule="auto"/>
        <w:rPr>
          <w:rFonts w:ascii="Times New Roman" w:hAnsi="Times New Roman" w:cs="Times New Roman"/>
          <w:sz w:val="24"/>
        </w:rPr>
        <w:pPrChange w:id="132" w:author="Liu, Luyu" w:date="2020-07-20T23:14:00Z">
          <w:pPr>
            <w:spacing w:line="480" w:lineRule="auto"/>
          </w:pPr>
        </w:pPrChange>
      </w:pPr>
    </w:p>
    <w:p w14:paraId="69E4822F"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133" w:author="Liu, Luyu" w:date="2020-07-20T23:14:00Z">
          <w:pPr>
            <w:pStyle w:val="ListParagraph"/>
            <w:numPr>
              <w:ilvl w:val="1"/>
              <w:numId w:val="2"/>
            </w:numPr>
            <w:spacing w:line="480" w:lineRule="auto"/>
            <w:ind w:left="360" w:hanging="360"/>
          </w:pPr>
        </w:pPrChange>
      </w:pPr>
      <w:r w:rsidRPr="009457DC">
        <w:rPr>
          <w:rFonts w:ascii="Times New Roman" w:hAnsi="Times New Roman" w:cs="Times New Roman"/>
          <w:b/>
          <w:sz w:val="24"/>
        </w:rPr>
        <w:t xml:space="preserve"> Change in daily transit demand dynamics</w:t>
      </w:r>
    </w:p>
    <w:p w14:paraId="7E63335D" w14:textId="77777777" w:rsidR="00077492" w:rsidRDefault="00077492" w:rsidP="008A333B">
      <w:pPr>
        <w:spacing w:line="240" w:lineRule="auto"/>
        <w:jc w:val="both"/>
        <w:rPr>
          <w:rFonts w:ascii="Times New Roman" w:hAnsi="Times New Roman" w:cs="Times New Roman"/>
          <w:sz w:val="24"/>
        </w:rPr>
        <w:pPrChange w:id="134" w:author="Liu, Luyu" w:date="2020-07-20T23:14:00Z">
          <w:pPr>
            <w:spacing w:line="480" w:lineRule="auto"/>
            <w:jc w:val="both"/>
          </w:pPr>
        </w:pPrChange>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Pr>
          <w:rFonts w:ascii="Times New Roman" w:hAnsi="Times New Roman" w:cs="Times New Roman"/>
          <w:sz w:val="24"/>
        </w:rPr>
        <w:fldChar w:fldCharType="begin"/>
      </w:r>
      <w:r>
        <w:rPr>
          <w:rFonts w:ascii="Times New Roman" w:hAnsi="Times New Roman" w:cs="Times New Roman"/>
          <w:sz w:val="24"/>
        </w:rPr>
        <w:instrText xml:space="preserve"> REF _Ref41950150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w:t>
      </w:r>
      <w:r>
        <w:rPr>
          <w:rFonts w:ascii="Times New Roman" w:hAnsi="Times New Roman" w:cs="Times New Roman"/>
          <w:sz w:val="24"/>
        </w:rPr>
        <w:fldChar w:fldCharType="end"/>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7777777" w:rsidR="00077492" w:rsidRDefault="00077492" w:rsidP="008A333B">
      <w:pPr>
        <w:spacing w:line="240" w:lineRule="auto"/>
        <w:jc w:val="both"/>
        <w:rPr>
          <w:rFonts w:ascii="Times New Roman" w:hAnsi="Times New Roman" w:cs="Times New Roman"/>
          <w:sz w:val="24"/>
        </w:rPr>
        <w:pPrChange w:id="135" w:author="Liu, Luyu" w:date="2020-07-20T23:14:00Z">
          <w:pPr>
            <w:spacing w:line="480" w:lineRule="auto"/>
            <w:jc w:val="both"/>
          </w:pPr>
        </w:pPrChange>
      </w:pPr>
    </w:p>
    <w:p w14:paraId="7B2780D3" w14:textId="77777777" w:rsidR="00077492" w:rsidRDefault="00077492" w:rsidP="008A333B">
      <w:pPr>
        <w:keepNext/>
        <w:spacing w:line="240" w:lineRule="auto"/>
        <w:jc w:val="center"/>
        <w:pPrChange w:id="136" w:author="Liu, Luyu" w:date="2020-07-20T23:14:00Z">
          <w:pPr>
            <w:keepNext/>
            <w:spacing w:line="480" w:lineRule="auto"/>
            <w:jc w:val="center"/>
          </w:pPr>
        </w:pPrChange>
      </w:pPr>
      <w:r>
        <w:rPr>
          <w:noProof/>
        </w:rPr>
        <w:lastRenderedPageBreak/>
        <w:drawing>
          <wp:inline distT="0" distB="0" distL="0" distR="0" wp14:anchorId="412A6C73" wp14:editId="138F452E">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860D66" w14:textId="1FB10E26" w:rsidR="00077492" w:rsidRPr="00B87813" w:rsidRDefault="00077492" w:rsidP="008A333B">
      <w:pPr>
        <w:spacing w:line="240" w:lineRule="auto"/>
        <w:jc w:val="center"/>
        <w:rPr>
          <w:rFonts w:ascii="Times New Roman" w:hAnsi="Times New Roman" w:cs="Times New Roman"/>
          <w:sz w:val="24"/>
        </w:rPr>
        <w:pPrChange w:id="137" w:author="Liu, Luyu" w:date="2020-07-20T23:14:00Z">
          <w:pPr>
            <w:spacing w:line="480" w:lineRule="auto"/>
            <w:jc w:val="center"/>
          </w:pPr>
        </w:pPrChange>
      </w:pPr>
      <w:bookmarkStart w:id="138" w:name="_Ref41950150"/>
      <w:bookmarkStart w:id="139" w:name="_Ref409697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1</w:t>
      </w:r>
      <w:r w:rsidRPr="0078451C">
        <w:rPr>
          <w:rFonts w:ascii="Times New Roman" w:hAnsi="Times New Roman" w:cs="Times New Roman"/>
          <w:sz w:val="24"/>
        </w:rPr>
        <w:fldChar w:fldCharType="end"/>
      </w:r>
      <w:bookmarkEnd w:id="138"/>
      <w:r>
        <w:rPr>
          <w:rFonts w:ascii="Times New Roman" w:hAnsi="Times New Roman" w:cs="Times New Roman"/>
          <w:sz w:val="24"/>
        </w:rPr>
        <w:t>.</w:t>
      </w:r>
      <w:r w:rsidRPr="0078451C">
        <w:rPr>
          <w:rFonts w:ascii="Times New Roman" w:hAnsi="Times New Roman" w:cs="Times New Roman"/>
          <w:sz w:val="24"/>
        </w:rPr>
        <w:t xml:space="preserve"> MTA New York City Subway hourly transit demand curves (blue: </w:t>
      </w:r>
      <w:del w:id="140" w:author="Liu, Luyu" w:date="2020-07-22T20:58:00Z">
        <w:r w:rsidRPr="0078451C" w:rsidDel="003B5A72">
          <w:rPr>
            <w:rFonts w:ascii="Times New Roman" w:hAnsi="Times New Roman" w:cs="Times New Roman"/>
            <w:sz w:val="24"/>
          </w:rPr>
          <w:delText xml:space="preserve">typical </w:delText>
        </w:r>
      </w:del>
      <w:ins w:id="141" w:author="Liu, Luyu" w:date="2020-07-22T20:58:00Z">
        <w:r w:rsidR="003B5A72">
          <w:rPr>
            <w:rFonts w:ascii="Times New Roman" w:hAnsi="Times New Roman" w:cs="Times New Roman"/>
            <w:sz w:val="24"/>
          </w:rPr>
          <w:t>COVID</w:t>
        </w:r>
        <w:r w:rsidR="003B5A72" w:rsidRPr="0078451C">
          <w:rPr>
            <w:rFonts w:ascii="Times New Roman" w:hAnsi="Times New Roman" w:cs="Times New Roman"/>
            <w:sz w:val="24"/>
          </w:rPr>
          <w:t xml:space="preserve"> </w:t>
        </w:r>
      </w:ins>
      <w:r w:rsidRPr="0078451C">
        <w:rPr>
          <w:rFonts w:ascii="Times New Roman" w:hAnsi="Times New Roman" w:cs="Times New Roman"/>
          <w:sz w:val="24"/>
        </w:rPr>
        <w:t xml:space="preserve">curve; orange: </w:t>
      </w:r>
      <w:ins w:id="142" w:author="Liu, Luyu" w:date="2020-07-22T20:58:00Z">
        <w:r w:rsidR="003B5A72">
          <w:rPr>
            <w:rFonts w:ascii="Times New Roman" w:hAnsi="Times New Roman" w:cs="Times New Roman"/>
            <w:sz w:val="24"/>
          </w:rPr>
          <w:t xml:space="preserve">typical </w:t>
        </w:r>
      </w:ins>
      <w:del w:id="143" w:author="Liu, Luyu" w:date="2020-07-22T20:58:00Z">
        <w:r w:rsidRPr="0078451C" w:rsidDel="003B5A72">
          <w:rPr>
            <w:rFonts w:ascii="Times New Roman" w:hAnsi="Times New Roman" w:cs="Times New Roman"/>
            <w:sz w:val="24"/>
          </w:rPr>
          <w:delText xml:space="preserve">COVID </w:delText>
        </w:r>
      </w:del>
      <w:r w:rsidRPr="0078451C">
        <w:rPr>
          <w:rFonts w:ascii="Times New Roman" w:hAnsi="Times New Roman" w:cs="Times New Roman"/>
          <w:sz w:val="24"/>
        </w:rPr>
        <w:t>curve)</w:t>
      </w:r>
    </w:p>
    <w:bookmarkEnd w:id="139"/>
    <w:p w14:paraId="72BCC783" w14:textId="77777777" w:rsidR="00077492" w:rsidRDefault="00077492" w:rsidP="008A333B">
      <w:pPr>
        <w:spacing w:line="240" w:lineRule="auto"/>
        <w:jc w:val="both"/>
        <w:rPr>
          <w:rFonts w:ascii="Times New Roman" w:hAnsi="Times New Roman" w:cs="Times New Roman"/>
          <w:sz w:val="24"/>
        </w:rPr>
        <w:pPrChange w:id="144" w:author="Liu, Luyu" w:date="2020-07-20T23:14:00Z">
          <w:pPr>
            <w:spacing w:line="480" w:lineRule="auto"/>
            <w:jc w:val="both"/>
          </w:pPr>
        </w:pPrChange>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45" w:author="Liu, Luyu" w:date="2020-07-20T23:14:00Z">
                <w:pPr>
                  <w:spacing w:line="480" w:lineRule="auto"/>
                  <w:jc w:val="center"/>
                </w:pPr>
              </w:pPrChange>
            </w:pPr>
          </w:p>
        </w:tc>
        <w:tc>
          <w:tcPr>
            <w:tcW w:w="4462" w:type="pct"/>
            <w:vAlign w:val="center"/>
            <w:hideMark/>
          </w:tcPr>
          <w:p w14:paraId="387FC291" w14:textId="77777777" w:rsidR="00077492" w:rsidRDefault="00077492" w:rsidP="008A333B">
            <w:pPr>
              <w:spacing w:line="240" w:lineRule="auto"/>
              <w:jc w:val="both"/>
              <w:rPr>
                <w:rFonts w:ascii="Times New Roman" w:eastAsia="Yu Mincho" w:hAnsi="Times New Roman" w:cs="Times New Roman"/>
                <w:sz w:val="24"/>
                <w:szCs w:val="24"/>
                <w:lang w:eastAsia="ja-JP"/>
              </w:rPr>
              <w:pPrChange w:id="146"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rsidP="008A333B">
            <w:pPr>
              <w:spacing w:line="240" w:lineRule="auto"/>
              <w:jc w:val="both"/>
              <w:rPr>
                <w:rFonts w:ascii="Times New Roman" w:eastAsia="Yu Mincho" w:hAnsi="Times New Roman" w:cs="Times New Roman"/>
                <w:sz w:val="24"/>
                <w:szCs w:val="24"/>
                <w:lang w:eastAsia="ja-JP"/>
              </w:rPr>
              <w:pPrChange w:id="147"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48"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rsidP="008A333B">
      <w:pPr>
        <w:spacing w:line="240" w:lineRule="auto"/>
        <w:jc w:val="both"/>
        <w:rPr>
          <w:rFonts w:ascii="Times New Roman" w:hAnsi="Times New Roman" w:cs="Times New Roman"/>
          <w:sz w:val="24"/>
        </w:rPr>
        <w:pPrChange w:id="149" w:author="Liu, Luyu" w:date="2020-07-20T23:14:00Z">
          <w:pPr>
            <w:spacing w:line="480" w:lineRule="auto"/>
            <w:jc w:val="both"/>
          </w:pPr>
        </w:pPrChange>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50" w:author="Liu, Luyu" w:date="2020-07-20T23:14:00Z">
                <w:pPr>
                  <w:spacing w:line="480" w:lineRule="auto"/>
                  <w:jc w:val="center"/>
                </w:pPr>
              </w:pPrChange>
            </w:pPr>
          </w:p>
        </w:tc>
        <w:tc>
          <w:tcPr>
            <w:tcW w:w="4462" w:type="pct"/>
            <w:vAlign w:val="center"/>
            <w:hideMark/>
          </w:tcPr>
          <w:p w14:paraId="34DF170B" w14:textId="77777777" w:rsidR="00077492" w:rsidRPr="00EC7615" w:rsidRDefault="00077492" w:rsidP="008A333B">
            <w:pPr>
              <w:spacing w:line="240" w:lineRule="auto"/>
              <w:rPr>
                <w:rFonts w:ascii="Times New Roman" w:hAnsi="Times New Roman" w:cs="Times New Roman"/>
                <w:sz w:val="24"/>
              </w:rPr>
              <w:pPrChange w:id="151"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52"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rsidP="008A333B">
      <w:pPr>
        <w:spacing w:line="240" w:lineRule="auto"/>
        <w:jc w:val="both"/>
        <w:rPr>
          <w:rFonts w:ascii="Times New Roman" w:hAnsi="Times New Roman" w:cs="Times New Roman"/>
          <w:sz w:val="24"/>
        </w:rPr>
        <w:pPrChange w:id="153" w:author="Liu, Luyu" w:date="2020-07-20T23:14: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77777777" w:rsidR="00077492" w:rsidRDefault="00077492" w:rsidP="008A333B">
      <w:pPr>
        <w:spacing w:line="240" w:lineRule="auto"/>
        <w:ind w:firstLine="720"/>
        <w:jc w:val="both"/>
        <w:rPr>
          <w:rFonts w:ascii="Times New Roman" w:hAnsi="Times New Roman" w:cs="Times New Roman"/>
          <w:sz w:val="24"/>
        </w:rPr>
        <w:pPrChange w:id="154"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rsidP="008A333B">
      <w:pPr>
        <w:spacing w:line="240" w:lineRule="auto"/>
        <w:rPr>
          <w:rFonts w:ascii="Times New Roman" w:hAnsi="Times New Roman" w:cs="Times New Roman"/>
          <w:sz w:val="24"/>
        </w:rPr>
        <w:pPrChange w:id="155" w:author="Liu, Luyu" w:date="2020-07-20T23:14:00Z">
          <w:pPr>
            <w:spacing w:line="480" w:lineRule="auto"/>
          </w:pPr>
        </w:pPrChange>
      </w:pPr>
    </w:p>
    <w:p w14:paraId="10DCA03A" w14:textId="29D27EA5" w:rsidR="00077492" w:rsidDel="004C179B" w:rsidRDefault="00077492" w:rsidP="004C179B">
      <w:pPr>
        <w:pStyle w:val="ListParagraph"/>
        <w:numPr>
          <w:ilvl w:val="0"/>
          <w:numId w:val="2"/>
        </w:numPr>
        <w:spacing w:line="240" w:lineRule="auto"/>
        <w:rPr>
          <w:del w:id="156" w:author="Liu, Luyu" w:date="2020-07-22T16:42:00Z"/>
          <w:rFonts w:ascii="Times New Roman" w:hAnsi="Times New Roman" w:cs="Times New Roman"/>
          <w:b/>
          <w:sz w:val="24"/>
        </w:rPr>
        <w:pPrChange w:id="157" w:author="Liu, Luyu" w:date="2020-07-22T16:42:00Z">
          <w:pPr>
            <w:pStyle w:val="ListParagraph"/>
            <w:spacing w:line="480" w:lineRule="auto"/>
            <w:ind w:left="360"/>
          </w:pPr>
        </w:pPrChange>
      </w:pPr>
      <w:r w:rsidRPr="009457DC">
        <w:rPr>
          <w:rFonts w:ascii="Times New Roman" w:hAnsi="Times New Roman" w:cs="Times New Roman"/>
          <w:b/>
          <w:sz w:val="24"/>
        </w:rPr>
        <w:t>Results</w:t>
      </w:r>
    </w:p>
    <w:p w14:paraId="0B51494D" w14:textId="77777777" w:rsidR="004C179B" w:rsidRDefault="004C179B" w:rsidP="008A333B">
      <w:pPr>
        <w:pStyle w:val="ListParagraph"/>
        <w:numPr>
          <w:ilvl w:val="0"/>
          <w:numId w:val="2"/>
        </w:numPr>
        <w:spacing w:line="240" w:lineRule="auto"/>
        <w:rPr>
          <w:ins w:id="158" w:author="Liu, Luyu" w:date="2020-07-22T16:42:00Z"/>
          <w:rFonts w:ascii="Times New Roman" w:hAnsi="Times New Roman" w:cs="Times New Roman"/>
          <w:b/>
          <w:sz w:val="24"/>
        </w:rPr>
        <w:pPrChange w:id="159" w:author="Liu, Luyu" w:date="2020-07-20T23:14:00Z">
          <w:pPr>
            <w:pStyle w:val="ListParagraph"/>
            <w:numPr>
              <w:numId w:val="2"/>
            </w:numPr>
            <w:spacing w:line="480" w:lineRule="auto"/>
            <w:ind w:left="360" w:hanging="360"/>
          </w:pPr>
        </w:pPrChange>
      </w:pPr>
    </w:p>
    <w:p w14:paraId="3C5B1F5B" w14:textId="3889DCC4" w:rsidR="004C179B" w:rsidRPr="004C179B" w:rsidRDefault="004C179B" w:rsidP="004C179B">
      <w:pPr>
        <w:pStyle w:val="ListParagraph"/>
        <w:spacing w:line="240" w:lineRule="auto"/>
        <w:ind w:left="360"/>
        <w:rPr>
          <w:ins w:id="160" w:author="Liu, Luyu" w:date="2020-07-22T16:42:00Z"/>
          <w:rFonts w:ascii="Times New Roman" w:hAnsi="Times New Roman" w:cs="Times New Roman"/>
          <w:b/>
          <w:sz w:val="24"/>
          <w:rPrChange w:id="161" w:author="Liu, Luyu" w:date="2020-07-22T16:42:00Z">
            <w:rPr>
              <w:ins w:id="162" w:author="Liu, Luyu" w:date="2020-07-22T16:42:00Z"/>
            </w:rPr>
          </w:rPrChange>
        </w:rPr>
        <w:pPrChange w:id="163" w:author="Liu, Luyu" w:date="2020-07-22T16:42:00Z">
          <w:pPr>
            <w:pStyle w:val="ListParagraph"/>
            <w:spacing w:line="480" w:lineRule="auto"/>
            <w:ind w:left="360"/>
          </w:pPr>
        </w:pPrChange>
      </w:pPr>
    </w:p>
    <w:p w14:paraId="1BE7263E" w14:textId="41E9493D" w:rsidR="004C179B" w:rsidRPr="004C179B" w:rsidRDefault="004C179B" w:rsidP="004C179B">
      <w:pPr>
        <w:pStyle w:val="ListParagraph"/>
        <w:numPr>
          <w:ilvl w:val="1"/>
          <w:numId w:val="2"/>
        </w:numPr>
        <w:spacing w:line="240" w:lineRule="auto"/>
        <w:rPr>
          <w:ins w:id="164" w:author="Liu, Luyu" w:date="2020-07-22T16:42:00Z"/>
          <w:rFonts w:ascii="Times New Roman" w:hAnsi="Times New Roman" w:cs="Times New Roman"/>
          <w:b/>
          <w:sz w:val="24"/>
          <w:rPrChange w:id="165" w:author="Liu, Luyu" w:date="2020-07-22T16:42:00Z">
            <w:rPr>
              <w:ins w:id="166" w:author="Liu, Luyu" w:date="2020-07-22T16:42:00Z"/>
            </w:rPr>
          </w:rPrChange>
        </w:rPr>
        <w:pPrChange w:id="167" w:author="Liu, Luyu" w:date="2020-07-22T16:42:00Z">
          <w:pPr>
            <w:pStyle w:val="ListParagraph"/>
            <w:spacing w:line="480" w:lineRule="auto"/>
            <w:ind w:left="360"/>
          </w:pPr>
        </w:pPrChange>
      </w:pPr>
      <w:ins w:id="168" w:author="Liu, Luyu" w:date="2020-07-22T16:42:00Z">
        <w:r>
          <w:rPr>
            <w:rFonts w:ascii="Times New Roman" w:hAnsi="Times New Roman" w:cs="Times New Roman"/>
            <w:b/>
            <w:sz w:val="24"/>
          </w:rPr>
          <w:t xml:space="preserve"> Logistic function fitting</w:t>
        </w:r>
      </w:ins>
    </w:p>
    <w:p w14:paraId="64AA7100" w14:textId="10A38516" w:rsidR="004C179B" w:rsidRPr="004C179B" w:rsidRDefault="006D69AA" w:rsidP="004C179B">
      <w:pPr>
        <w:spacing w:line="240" w:lineRule="auto"/>
        <w:rPr>
          <w:ins w:id="169" w:author="Liu, Luyu" w:date="2020-07-22T16:43:00Z"/>
          <w:rFonts w:ascii="Times New Roman" w:hAnsi="Times New Roman" w:cs="Times New Roman"/>
          <w:sz w:val="24"/>
          <w:rPrChange w:id="170" w:author="Liu, Luyu" w:date="2020-07-22T16:43:00Z">
            <w:rPr>
              <w:ins w:id="171" w:author="Liu, Luyu" w:date="2020-07-22T16:43:00Z"/>
              <w:rFonts w:ascii="Times New Roman" w:hAnsi="Times New Roman" w:cs="Times New Roman"/>
              <w:b/>
              <w:sz w:val="24"/>
            </w:rPr>
          </w:rPrChange>
        </w:rPr>
        <w:pPrChange w:id="172" w:author="Liu, Luyu" w:date="2020-07-22T16:42:00Z">
          <w:pPr>
            <w:pStyle w:val="ListParagraph"/>
            <w:spacing w:line="480" w:lineRule="auto"/>
            <w:ind w:left="360"/>
          </w:pPr>
        </w:pPrChange>
      </w:pPr>
      <w:ins w:id="173" w:author="Liu, Luyu" w:date="2020-07-22T20:30:00Z">
        <w:r>
          <w:rPr>
            <w:rFonts w:ascii="Times New Roman" w:hAnsi="Times New Roman" w:cs="Times New Roman"/>
            <w:sz w:val="24"/>
          </w:rPr>
          <w:t xml:space="preserve">The </w:t>
        </w:r>
      </w:ins>
      <w:ins w:id="174" w:author="Liu, Luyu" w:date="2020-07-22T20:56:00Z">
        <w:r>
          <w:rPr>
            <w:rFonts w:ascii="Times New Roman" w:hAnsi="Times New Roman" w:cs="Times New Roman"/>
            <w:sz w:val="24"/>
          </w:rPr>
          <w:t xml:space="preserve">R-squared </w:t>
        </w:r>
      </w:ins>
      <w:ins w:id="175" w:author="Liu, Luyu" w:date="2020-07-22T20:58:00Z">
        <w:r w:rsidR="006811AE">
          <w:rPr>
            <w:rFonts w:ascii="Times New Roman" w:hAnsi="Times New Roman" w:cs="Times New Roman"/>
            <w:sz w:val="24"/>
          </w:rPr>
          <w:t xml:space="preserve">between actual and fit value shows </w:t>
        </w:r>
      </w:ins>
      <w:ins w:id="176" w:author="Liu, Luyu" w:date="2020-07-22T21:23:00Z">
        <w:r w:rsidR="001F3ACA">
          <w:rPr>
            <w:rFonts w:ascii="Times New Roman" w:hAnsi="Times New Roman" w:cs="Times New Roman"/>
            <w:sz w:val="24"/>
          </w:rPr>
          <w:t xml:space="preserve">logistic function’s </w:t>
        </w:r>
      </w:ins>
      <w:ins w:id="177" w:author="Liu, Luyu" w:date="2020-07-22T20:59:00Z">
        <w:r w:rsidR="006811AE">
          <w:rPr>
            <w:rFonts w:ascii="Times New Roman" w:hAnsi="Times New Roman" w:cs="Times New Roman"/>
            <w:sz w:val="24"/>
          </w:rPr>
          <w:t xml:space="preserve">fitting accuracy is very high: the </w:t>
        </w:r>
      </w:ins>
      <w:ins w:id="178" w:author="Liu, Luyu" w:date="2020-07-22T21:19:00Z">
        <w:r w:rsidR="001F3ACA">
          <w:rPr>
            <w:rFonts w:ascii="Times New Roman" w:hAnsi="Times New Roman" w:cs="Times New Roman"/>
            <w:sz w:val="24"/>
          </w:rPr>
          <w:t>median of all</w:t>
        </w:r>
      </w:ins>
      <w:ins w:id="179" w:author="Liu, Luyu" w:date="2020-07-22T20:59:00Z">
        <w:r w:rsidR="006811AE">
          <w:rPr>
            <w:rFonts w:ascii="Times New Roman" w:hAnsi="Times New Roman" w:cs="Times New Roman"/>
            <w:sz w:val="24"/>
          </w:rPr>
          <w:t xml:space="preserve"> R-squared is</w:t>
        </w:r>
        <w:r w:rsidR="001F3ACA">
          <w:rPr>
            <w:rFonts w:ascii="Times New Roman" w:hAnsi="Times New Roman" w:cs="Times New Roman"/>
            <w:sz w:val="24"/>
          </w:rPr>
          <w:t xml:space="preserve"> 0.969 and the 5% </w:t>
        </w:r>
      </w:ins>
      <w:ins w:id="180" w:author="Liu, Luyu" w:date="2020-07-22T21:21:00Z">
        <w:r w:rsidR="001F3ACA">
          <w:rPr>
            <w:rFonts w:ascii="Times New Roman" w:hAnsi="Times New Roman" w:cs="Times New Roman"/>
            <w:sz w:val="24"/>
          </w:rPr>
          <w:t>percentile is 0.92.</w:t>
        </w:r>
      </w:ins>
      <w:ins w:id="181" w:author="Liu, Luyu" w:date="2020-07-22T21:22:00Z">
        <w:r w:rsidR="001F3ACA">
          <w:rPr>
            <w:rFonts w:ascii="Times New Roman" w:hAnsi="Times New Roman" w:cs="Times New Roman"/>
            <w:sz w:val="24"/>
          </w:rPr>
          <w:t xml:space="preserve"> </w:t>
        </w:r>
      </w:ins>
      <w:ins w:id="182" w:author="Liu, Luyu" w:date="2020-07-22T21:26:00Z">
        <w:r w:rsidR="00ED527A">
          <w:rPr>
            <w:rFonts w:ascii="Times New Roman" w:hAnsi="Times New Roman" w:cs="Times New Roman"/>
            <w:sz w:val="24"/>
          </w:rPr>
          <w:t xml:space="preserve">The Shapiro-Wilk </w:t>
        </w:r>
      </w:ins>
      <w:ins w:id="183" w:author="Liu, Luyu" w:date="2020-07-22T21:27:00Z">
        <w:r w:rsidR="00ED527A">
          <w:rPr>
            <w:rFonts w:ascii="Times New Roman" w:hAnsi="Times New Roman" w:cs="Times New Roman"/>
            <w:sz w:val="24"/>
          </w:rPr>
          <w:t xml:space="preserve">test </w:t>
        </w:r>
      </w:ins>
      <w:ins w:id="184" w:author="Liu, Luyu" w:date="2020-07-22T21:29:00Z">
        <w:r w:rsidR="00CE678E">
          <w:rPr>
            <w:rFonts w:ascii="Times New Roman" w:hAnsi="Times New Roman" w:cs="Times New Roman"/>
            <w:sz w:val="24"/>
          </w:rPr>
          <w:t>also shows that</w:t>
        </w:r>
      </w:ins>
      <w:ins w:id="185" w:author="Liu, Luyu" w:date="2020-07-22T21:40:00Z">
        <w:r w:rsidR="004E2FFB">
          <w:rPr>
            <w:rFonts w:ascii="Times New Roman" w:hAnsi="Times New Roman" w:cs="Times New Roman"/>
            <w:sz w:val="24"/>
          </w:rPr>
          <w:t xml:space="preserve"> </w:t>
        </w:r>
      </w:ins>
      <w:ins w:id="186" w:author="Liu, Luyu" w:date="2020-07-22T22:11:00Z">
        <w:r w:rsidR="00D6391E">
          <w:rPr>
            <w:rFonts w:ascii="Times New Roman" w:hAnsi="Times New Roman" w:cs="Times New Roman"/>
            <w:sz w:val="24"/>
          </w:rPr>
          <w:t>30</w:t>
        </w:r>
        <w:r w:rsidR="00D20056">
          <w:rPr>
            <w:rFonts w:ascii="Times New Roman" w:hAnsi="Times New Roman" w:cs="Times New Roman"/>
            <w:sz w:val="24"/>
          </w:rPr>
          <w:t xml:space="preserve"> </w:t>
        </w:r>
      </w:ins>
      <w:ins w:id="187" w:author="Liu, Luyu" w:date="2020-07-22T21:40:00Z">
        <w:r w:rsidR="004E2FFB">
          <w:rPr>
            <w:rFonts w:ascii="Times New Roman" w:hAnsi="Times New Roman" w:cs="Times New Roman"/>
            <w:sz w:val="24"/>
          </w:rPr>
          <w:t xml:space="preserve">of </w:t>
        </w:r>
      </w:ins>
      <w:ins w:id="188" w:author="Liu, Luyu" w:date="2020-07-22T22:11:00Z">
        <w:r w:rsidR="00D20056">
          <w:rPr>
            <w:rFonts w:ascii="Times New Roman" w:hAnsi="Times New Roman" w:cs="Times New Roman"/>
            <w:sz w:val="24"/>
          </w:rPr>
          <w:t xml:space="preserve">all 119 </w:t>
        </w:r>
      </w:ins>
      <w:ins w:id="189" w:author="Liu, Luyu" w:date="2020-07-22T21:30:00Z">
        <w:r w:rsidR="00CE678E">
          <w:rPr>
            <w:rFonts w:ascii="Times New Roman" w:hAnsi="Times New Roman" w:cs="Times New Roman"/>
            <w:sz w:val="24"/>
          </w:rPr>
          <w:t xml:space="preserve">systems’ residual </w:t>
        </w:r>
      </w:ins>
      <w:ins w:id="190" w:author="Liu, Luyu" w:date="2020-07-22T22:15:00Z">
        <w:r w:rsidR="00636D1A">
          <w:rPr>
            <w:rFonts w:ascii="Times New Roman" w:hAnsi="Times New Roman" w:cs="Times New Roman"/>
            <w:sz w:val="24"/>
          </w:rPr>
          <w:t xml:space="preserve">cannot reject the </w:t>
        </w:r>
      </w:ins>
      <w:ins w:id="191" w:author="Liu, Luyu" w:date="2020-07-22T21:38:00Z">
        <w:r w:rsidR="004E2FFB">
          <w:rPr>
            <w:rFonts w:ascii="Times New Roman" w:hAnsi="Times New Roman" w:cs="Times New Roman"/>
            <w:sz w:val="24"/>
          </w:rPr>
          <w:t xml:space="preserve">normality </w:t>
        </w:r>
      </w:ins>
      <w:ins w:id="192" w:author="Liu, Luyu" w:date="2020-07-22T21:41:00Z">
        <w:r w:rsidR="00F176CD">
          <w:rPr>
            <w:rFonts w:ascii="Times New Roman" w:hAnsi="Times New Roman" w:cs="Times New Roman"/>
            <w:sz w:val="24"/>
          </w:rPr>
          <w:t>assumption</w:t>
        </w:r>
      </w:ins>
      <w:ins w:id="193" w:author="Liu, Luyu" w:date="2020-07-22T22:12:00Z">
        <w:r w:rsidR="00A123AE">
          <w:rPr>
            <w:rFonts w:ascii="Times New Roman" w:hAnsi="Times New Roman" w:cs="Times New Roman"/>
            <w:sz w:val="24"/>
          </w:rPr>
          <w:t xml:space="preserve"> </w:t>
        </w:r>
      </w:ins>
      <w:ins w:id="194" w:author="Liu, Luyu" w:date="2020-07-22T22:13:00Z">
        <w:r w:rsidR="00A123AE">
          <w:rPr>
            <w:rFonts w:ascii="Times New Roman" w:hAnsi="Times New Roman" w:cs="Times New Roman"/>
            <w:sz w:val="24"/>
          </w:rPr>
          <w:t>for</w:t>
        </w:r>
      </w:ins>
      <w:ins w:id="195" w:author="Liu, Luyu" w:date="2020-07-22T22:12:00Z">
        <w:r w:rsidR="00A123AE">
          <w:rPr>
            <w:rFonts w:ascii="Times New Roman" w:hAnsi="Times New Roman" w:cs="Times New Roman"/>
            <w:sz w:val="24"/>
          </w:rPr>
          <w:t xml:space="preserve"> alpha </w:t>
        </w:r>
      </w:ins>
      <w:ins w:id="196" w:author="Liu, Luyu" w:date="2020-07-22T22:16:00Z">
        <w:r w:rsidR="0019668F">
          <w:rPr>
            <w:rFonts w:ascii="Times New Roman" w:hAnsi="Times New Roman" w:cs="Times New Roman"/>
            <w:sz w:val="24"/>
          </w:rPr>
          <w:t xml:space="preserve">= 0.05 </w:t>
        </w:r>
      </w:ins>
      <w:ins w:id="197" w:author="Liu, Luyu" w:date="2020-07-22T22:13:00Z">
        <w:r w:rsidR="00D6391E">
          <w:rPr>
            <w:rFonts w:ascii="Times New Roman" w:hAnsi="Times New Roman" w:cs="Times New Roman"/>
            <w:sz w:val="24"/>
          </w:rPr>
          <w:t>and 47</w:t>
        </w:r>
        <w:r w:rsidR="00A123AE">
          <w:rPr>
            <w:rFonts w:ascii="Times New Roman" w:hAnsi="Times New Roman" w:cs="Times New Roman"/>
            <w:sz w:val="24"/>
          </w:rPr>
          <w:t xml:space="preserve"> for alpha</w:t>
        </w:r>
      </w:ins>
      <w:ins w:id="198" w:author="Liu, Luyu" w:date="2020-07-22T22:16:00Z">
        <w:r w:rsidR="0019668F">
          <w:rPr>
            <w:rFonts w:ascii="Times New Roman" w:hAnsi="Times New Roman" w:cs="Times New Roman"/>
            <w:sz w:val="24"/>
          </w:rPr>
          <w:t xml:space="preserve"> = 0.01</w:t>
        </w:r>
      </w:ins>
      <w:ins w:id="199" w:author="Liu, Luyu" w:date="2020-07-22T22:12:00Z">
        <w:r w:rsidR="00A123AE">
          <w:rPr>
            <w:rFonts w:ascii="Times New Roman" w:hAnsi="Times New Roman" w:cs="Times New Roman"/>
            <w:sz w:val="24"/>
          </w:rPr>
          <w:t xml:space="preserve">. However, </w:t>
        </w:r>
      </w:ins>
      <w:ins w:id="200" w:author="Liu, Luyu" w:date="2020-07-22T22:13:00Z">
        <w:r w:rsidR="00A123AE">
          <w:rPr>
            <w:rFonts w:ascii="Times New Roman" w:hAnsi="Times New Roman" w:cs="Times New Roman"/>
            <w:sz w:val="24"/>
          </w:rPr>
          <w:t xml:space="preserve">since Shapiro-Wilk test </w:t>
        </w:r>
      </w:ins>
      <w:ins w:id="201" w:author="Liu, Luyu" w:date="2020-07-22T22:14:00Z">
        <w:r w:rsidR="00A123AE">
          <w:rPr>
            <w:rFonts w:ascii="Times New Roman" w:hAnsi="Times New Roman" w:cs="Times New Roman"/>
            <w:sz w:val="24"/>
          </w:rPr>
          <w:t xml:space="preserve">is very sensitive for large sample size, we </w:t>
        </w:r>
      </w:ins>
      <w:ins w:id="202" w:author="Liu, Luyu" w:date="2020-07-22T22:31:00Z">
        <w:r w:rsidR="00757F5E">
          <w:rPr>
            <w:rFonts w:ascii="Times New Roman" w:hAnsi="Times New Roman" w:cs="Times New Roman"/>
            <w:sz w:val="24"/>
          </w:rPr>
          <w:t xml:space="preserve">moreover </w:t>
        </w:r>
      </w:ins>
      <w:ins w:id="203" w:author="Liu, Luyu" w:date="2020-07-22T22:14:00Z">
        <w:r w:rsidR="00A123AE">
          <w:rPr>
            <w:rFonts w:ascii="Times New Roman" w:hAnsi="Times New Roman" w:cs="Times New Roman"/>
            <w:sz w:val="24"/>
          </w:rPr>
          <w:t xml:space="preserve">used </w:t>
        </w:r>
      </w:ins>
      <w:ins w:id="204" w:author="Liu, Luyu" w:date="2020-07-22T21:41:00Z">
        <w:r w:rsidR="00F176CD">
          <w:rPr>
            <w:rFonts w:ascii="Times New Roman" w:hAnsi="Times New Roman" w:cs="Times New Roman"/>
            <w:sz w:val="24"/>
          </w:rPr>
          <w:t>Q-Q plots</w:t>
        </w:r>
      </w:ins>
      <w:ins w:id="205" w:author="Liu, Luyu" w:date="2020-07-22T22:31:00Z">
        <w:r w:rsidR="00757F5E">
          <w:rPr>
            <w:rFonts w:ascii="Times New Roman" w:hAnsi="Times New Roman" w:cs="Times New Roman"/>
            <w:sz w:val="24"/>
          </w:rPr>
          <w:t xml:space="preserve">: </w:t>
        </w:r>
      </w:ins>
      <w:ins w:id="206" w:author="Liu, Luyu" w:date="2020-07-22T22:33:00Z">
        <w:r w:rsidR="00757F5E">
          <w:rPr>
            <w:rFonts w:ascii="Times New Roman" w:hAnsi="Times New Roman" w:cs="Times New Roman"/>
            <w:sz w:val="24"/>
          </w:rPr>
          <w:t>the results show</w:t>
        </w:r>
      </w:ins>
      <w:ins w:id="207" w:author="Liu, Luyu" w:date="2020-07-22T23:25:00Z">
        <w:r w:rsidR="00975C7C">
          <w:rPr>
            <w:rFonts w:ascii="Times New Roman" w:hAnsi="Times New Roman" w:cs="Times New Roman"/>
            <w:sz w:val="24"/>
          </w:rPr>
          <w:t xml:space="preserve"> that</w:t>
        </w:r>
      </w:ins>
      <w:ins w:id="208" w:author="Liu, Luyu" w:date="2020-07-22T22:33:00Z">
        <w:r w:rsidR="00757F5E">
          <w:rPr>
            <w:rFonts w:ascii="Times New Roman" w:hAnsi="Times New Roman" w:cs="Times New Roman"/>
            <w:sz w:val="24"/>
          </w:rPr>
          <w:t xml:space="preserve"> </w:t>
        </w:r>
      </w:ins>
      <w:ins w:id="209" w:author="Liu, Luyu" w:date="2020-07-22T23:15:00Z">
        <w:r w:rsidR="002A7F68">
          <w:rPr>
            <w:rFonts w:ascii="Times New Roman" w:hAnsi="Times New Roman" w:cs="Times New Roman"/>
            <w:sz w:val="24"/>
          </w:rPr>
          <w:t xml:space="preserve">each system’s </w:t>
        </w:r>
      </w:ins>
      <w:ins w:id="210" w:author="Liu, Luyu" w:date="2020-07-22T23:13:00Z">
        <w:r w:rsidR="00D02036">
          <w:rPr>
            <w:rFonts w:ascii="Times New Roman" w:hAnsi="Times New Roman" w:cs="Times New Roman"/>
            <w:sz w:val="24"/>
          </w:rPr>
          <w:t xml:space="preserve">actual </w:t>
        </w:r>
      </w:ins>
      <w:ins w:id="211" w:author="Liu, Luyu" w:date="2020-07-22T23:14:00Z">
        <w:r w:rsidR="00D02036">
          <w:rPr>
            <w:rFonts w:ascii="Times New Roman" w:hAnsi="Times New Roman" w:cs="Times New Roman"/>
            <w:sz w:val="24"/>
          </w:rPr>
          <w:t xml:space="preserve">quantiles are </w:t>
        </w:r>
      </w:ins>
      <w:ins w:id="212" w:author="Liu, Luyu" w:date="2020-07-22T23:13:00Z">
        <w:r w:rsidR="00D02036">
          <w:rPr>
            <w:rFonts w:ascii="Times New Roman" w:hAnsi="Times New Roman" w:cs="Times New Roman"/>
            <w:sz w:val="24"/>
          </w:rPr>
          <w:t xml:space="preserve">very close to the theoretical </w:t>
        </w:r>
      </w:ins>
      <w:ins w:id="213" w:author="Liu, Luyu" w:date="2020-07-22T23:08:00Z">
        <w:r w:rsidR="00AA3AEC">
          <w:rPr>
            <w:rFonts w:ascii="Times New Roman" w:hAnsi="Times New Roman" w:cs="Times New Roman"/>
            <w:sz w:val="24"/>
          </w:rPr>
          <w:t>normal distribution</w:t>
        </w:r>
      </w:ins>
      <w:ins w:id="214" w:author="Liu, Luyu" w:date="2020-07-22T23:14:00Z">
        <w:r w:rsidR="00D02036">
          <w:rPr>
            <w:rFonts w:ascii="Times New Roman" w:hAnsi="Times New Roman" w:cs="Times New Roman"/>
            <w:sz w:val="24"/>
          </w:rPr>
          <w:t xml:space="preserve"> quantiles</w:t>
        </w:r>
      </w:ins>
      <w:ins w:id="215" w:author="Liu, Luyu" w:date="2020-07-22T22:32:00Z">
        <w:r w:rsidR="00757F5E">
          <w:rPr>
            <w:rFonts w:ascii="Times New Roman" w:hAnsi="Times New Roman" w:cs="Times New Roman"/>
            <w:sz w:val="24"/>
          </w:rPr>
          <w:t>.</w:t>
        </w:r>
      </w:ins>
      <w:ins w:id="216" w:author="Liu, Luyu" w:date="2020-07-22T22:33:00Z">
        <w:r w:rsidR="00757F5E">
          <w:rPr>
            <w:rFonts w:ascii="Times New Roman" w:hAnsi="Times New Roman" w:cs="Times New Roman"/>
            <w:sz w:val="24"/>
          </w:rPr>
          <w:t xml:space="preserve"> From the three test</w:t>
        </w:r>
      </w:ins>
      <w:ins w:id="217" w:author="Liu, Luyu" w:date="2020-07-22T22:48:00Z">
        <w:r w:rsidR="000F2EDD">
          <w:rPr>
            <w:rFonts w:ascii="Times New Roman" w:hAnsi="Times New Roman" w:cs="Times New Roman"/>
            <w:sz w:val="24"/>
          </w:rPr>
          <w:t>s</w:t>
        </w:r>
      </w:ins>
      <w:ins w:id="218" w:author="Liu, Luyu" w:date="2020-07-22T22:33:00Z">
        <w:r w:rsidR="00757F5E">
          <w:rPr>
            <w:rFonts w:ascii="Times New Roman" w:hAnsi="Times New Roman" w:cs="Times New Roman"/>
            <w:sz w:val="24"/>
          </w:rPr>
          <w:t xml:space="preserve">, we can conclude logistic function can </w:t>
        </w:r>
      </w:ins>
      <w:ins w:id="219" w:author="Liu, Luyu" w:date="2020-07-22T22:34:00Z">
        <w:r w:rsidR="00653514">
          <w:rPr>
            <w:rFonts w:ascii="Times New Roman" w:hAnsi="Times New Roman" w:cs="Times New Roman"/>
            <w:sz w:val="24"/>
          </w:rPr>
          <w:t xml:space="preserve">properly </w:t>
        </w:r>
      </w:ins>
      <w:ins w:id="220" w:author="Liu, Luyu" w:date="2020-07-22T22:33:00Z">
        <w:r w:rsidR="00757F5E">
          <w:rPr>
            <w:rFonts w:ascii="Times New Roman" w:hAnsi="Times New Roman" w:cs="Times New Roman"/>
            <w:sz w:val="24"/>
          </w:rPr>
          <w:t xml:space="preserve">fit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rsidP="004C179B">
      <w:pPr>
        <w:spacing w:line="240" w:lineRule="auto"/>
        <w:rPr>
          <w:rFonts w:ascii="Times New Roman" w:hAnsi="Times New Roman" w:cs="Times New Roman"/>
          <w:b/>
          <w:sz w:val="24"/>
          <w:rPrChange w:id="221" w:author="Liu, Luyu" w:date="2020-07-22T16:42:00Z">
            <w:rPr/>
          </w:rPrChange>
        </w:rPr>
        <w:pPrChange w:id="222" w:author="Liu, Luyu" w:date="2020-07-22T16:42:00Z">
          <w:pPr>
            <w:pStyle w:val="ListParagraph"/>
            <w:spacing w:line="480" w:lineRule="auto"/>
            <w:ind w:left="360"/>
          </w:pPr>
        </w:pPrChange>
      </w:pPr>
    </w:p>
    <w:p w14:paraId="1C75136A"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223" w:author="Liu, Luyu" w:date="2020-07-20T23:14: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Floor values</w:t>
      </w:r>
    </w:p>
    <w:p w14:paraId="527696C2" w14:textId="77777777" w:rsidR="00077492" w:rsidRDefault="00077492" w:rsidP="008A333B">
      <w:pPr>
        <w:spacing w:line="240" w:lineRule="auto"/>
        <w:jc w:val="both"/>
        <w:rPr>
          <w:rFonts w:ascii="Times New Roman" w:hAnsi="Times New Roman" w:cs="Times New Roman"/>
          <w:sz w:val="24"/>
        </w:rPr>
        <w:pPrChange w:id="224" w:author="Liu, Luyu" w:date="2020-07-20T23:14:00Z">
          <w:pPr>
            <w:spacing w:line="480" w:lineRule="auto"/>
            <w:jc w:val="both"/>
          </w:pPr>
        </w:pPrChange>
      </w:pPr>
      <w:r>
        <w:rPr>
          <w:rFonts w:ascii="Times New Roman" w:hAnsi="Times New Roman" w:cs="Times New Roman"/>
          <w:sz w:val="24"/>
        </w:rPr>
        <w:t>The average floor value of 113 transit systems is -72.66% (standard deviation = 11.58%) and</w:t>
      </w:r>
      <w:del w:id="225" w:author="Liu, Luyu" w:date="2020-07-22T17:00:00Z">
        <w:r w:rsidDel="00EC596F">
          <w:rPr>
            <w:rFonts w:ascii="Times New Roman" w:hAnsi="Times New Roman" w:cs="Times New Roman"/>
            <w:sz w:val="24"/>
          </w:rPr>
          <w:delText xml:space="preserve"> </w:delText>
        </w:r>
      </w:del>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p>
    <w:p w14:paraId="2A8274BB" w14:textId="77777777" w:rsidR="00077492" w:rsidRDefault="00077492" w:rsidP="008A333B">
      <w:pPr>
        <w:spacing w:line="240" w:lineRule="auto"/>
        <w:rPr>
          <w:rFonts w:ascii="Times New Roman" w:hAnsi="Times New Roman" w:cs="Times New Roman"/>
          <w:sz w:val="24"/>
        </w:rPr>
        <w:pPrChange w:id="226" w:author="Liu, Luyu" w:date="2020-07-20T23:14:00Z">
          <w:pPr>
            <w:spacing w:line="480" w:lineRule="auto"/>
          </w:pPr>
        </w:pPrChange>
      </w:pPr>
    </w:p>
    <w:p w14:paraId="69C5051E" w14:textId="77777777" w:rsidR="00077492" w:rsidRDefault="00077492" w:rsidP="008A333B">
      <w:pPr>
        <w:spacing w:line="240" w:lineRule="auto"/>
        <w:jc w:val="both"/>
        <w:rPr>
          <w:rFonts w:ascii="Times New Roman" w:hAnsi="Times New Roman" w:cs="Times New Roman"/>
          <w:sz w:val="24"/>
        </w:rPr>
        <w:pPrChange w:id="227" w:author="Liu, Luyu" w:date="2020-07-20T23:14:00Z">
          <w:pPr>
            <w:spacing w:line="480" w:lineRule="auto"/>
            <w:jc w:val="both"/>
          </w:pPr>
        </w:pPrChange>
      </w:pPr>
      <w:r w:rsidRPr="00824F05">
        <w:rPr>
          <w:noProof/>
        </w:rPr>
        <w:lastRenderedPageBreak/>
        <w:t xml:space="preserve"> </w:t>
      </w:r>
      <w:r>
        <w:rPr>
          <w:noProof/>
        </w:rPr>
        <w:drawing>
          <wp:inline distT="0" distB="0" distL="0" distR="0" wp14:anchorId="7A5DC189" wp14:editId="79D69E13">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228" w:name="_Ref40207857"/>
    </w:p>
    <w:p w14:paraId="46625246" w14:textId="77777777" w:rsidR="00077492" w:rsidRDefault="00077492" w:rsidP="008A333B">
      <w:pPr>
        <w:spacing w:line="240" w:lineRule="auto"/>
        <w:jc w:val="center"/>
        <w:rPr>
          <w:rFonts w:ascii="Times New Roman" w:hAnsi="Times New Roman" w:cs="Times New Roman"/>
          <w:sz w:val="24"/>
        </w:rPr>
        <w:pPrChange w:id="229" w:author="Liu, Luyu" w:date="2020-07-20T23:14:00Z">
          <w:pPr>
            <w:spacing w:line="480" w:lineRule="auto"/>
            <w:jc w:val="center"/>
          </w:pPr>
        </w:pPrChange>
      </w:pPr>
      <w:bookmarkStart w:id="230" w:name="_Ref41950168"/>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2</w:t>
      </w:r>
      <w:r w:rsidRPr="0078451C">
        <w:rPr>
          <w:rFonts w:ascii="Times New Roman" w:hAnsi="Times New Roman" w:cs="Times New Roman"/>
          <w:sz w:val="24"/>
        </w:rPr>
        <w:fldChar w:fldCharType="end"/>
      </w:r>
      <w:bookmarkEnd w:id="230"/>
      <w:r>
        <w:rPr>
          <w:rFonts w:ascii="Times New Roman" w:hAnsi="Times New Roman" w:cs="Times New Roman"/>
          <w:sz w:val="24"/>
        </w:rPr>
        <w:t>.</w:t>
      </w:r>
      <w:r w:rsidRPr="0078451C">
        <w:rPr>
          <w:rFonts w:ascii="Times New Roman" w:hAnsi="Times New Roman" w:cs="Times New Roman"/>
          <w:sz w:val="24"/>
        </w:rPr>
        <w:t xml:space="preserve"> The distribution of floor values across the United States (quantile classification).</w:t>
      </w:r>
    </w:p>
    <w:bookmarkEnd w:id="228"/>
    <w:p w14:paraId="44FB235E" w14:textId="77777777" w:rsidR="00077492" w:rsidRPr="00867C60" w:rsidRDefault="00077492" w:rsidP="008A333B">
      <w:pPr>
        <w:spacing w:line="240" w:lineRule="auto"/>
        <w:jc w:val="both"/>
        <w:rPr>
          <w:rFonts w:ascii="Times New Roman" w:hAnsi="Times New Roman" w:cs="Times New Roman"/>
          <w:sz w:val="24"/>
        </w:rPr>
        <w:pPrChange w:id="231" w:author="Liu, Luyu" w:date="2020-07-20T23:14:00Z">
          <w:pPr>
            <w:spacing w:line="480" w:lineRule="auto"/>
            <w:jc w:val="both"/>
          </w:pPr>
        </w:pPrChange>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s. An F test shows the model is significant (p &lt; 0.001)</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7188A21D" w14:textId="77777777" w:rsidR="00077492" w:rsidRDefault="00077492" w:rsidP="008A333B">
      <w:pPr>
        <w:spacing w:line="240" w:lineRule="auto"/>
        <w:rPr>
          <w:rFonts w:ascii="Times New Roman" w:hAnsi="Times New Roman" w:cs="Times New Roman"/>
          <w:sz w:val="24"/>
        </w:rPr>
        <w:pPrChange w:id="232" w:author="Liu, Luyu" w:date="2020-07-20T23:14:00Z">
          <w:pPr>
            <w:spacing w:line="480" w:lineRule="auto"/>
          </w:pPr>
        </w:pPrChange>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7492" w:rsidRPr="00D22632" w14:paraId="21A0F91D" w14:textId="77777777" w:rsidTr="008A333B">
        <w:trPr>
          <w:trHeight w:val="233"/>
        </w:trPr>
        <w:tc>
          <w:tcPr>
            <w:tcW w:w="2154" w:type="dxa"/>
            <w:noWrap/>
            <w:hideMark/>
          </w:tcPr>
          <w:p w14:paraId="21C031FE" w14:textId="77777777" w:rsidR="00077492" w:rsidRPr="00397CDC" w:rsidRDefault="00077492" w:rsidP="008A333B">
            <w:pPr>
              <w:spacing w:after="160"/>
              <w:rPr>
                <w:rFonts w:ascii="Times New Roman" w:hAnsi="Times New Roman" w:cs="Times New Roman"/>
                <w:sz w:val="24"/>
              </w:rPr>
            </w:pPr>
          </w:p>
        </w:tc>
        <w:tc>
          <w:tcPr>
            <w:tcW w:w="1351" w:type="dxa"/>
            <w:noWrap/>
            <w:hideMark/>
          </w:tcPr>
          <w:p w14:paraId="654A8FB3"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877A93B"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21A42928" w14:textId="77777777" w:rsidR="00077492" w:rsidRPr="00397CDC" w:rsidRDefault="00077492" w:rsidP="008A333B">
            <w:pPr>
              <w:spacing w:after="160"/>
              <w:rPr>
                <w:rFonts w:ascii="Times New Roman" w:hAnsi="Times New Roman" w:cs="Times New Roman"/>
                <w:sz w:val="24"/>
              </w:rPr>
              <w:pPrChange w:id="233" w:author="Liu, Luyu" w:date="2020-07-20T23:14:00Z">
                <w:pPr>
                  <w:spacing w:after="160"/>
                </w:pPr>
              </w:pPrChange>
            </w:pPr>
            <w:r w:rsidRPr="00397CDC">
              <w:rPr>
                <w:rFonts w:ascii="Times New Roman" w:hAnsi="Times New Roman" w:cs="Times New Roman"/>
                <w:sz w:val="24"/>
              </w:rPr>
              <w:t>t value</w:t>
            </w:r>
          </w:p>
        </w:tc>
        <w:tc>
          <w:tcPr>
            <w:tcW w:w="1170" w:type="dxa"/>
            <w:noWrap/>
            <w:hideMark/>
          </w:tcPr>
          <w:p w14:paraId="31CBAC96" w14:textId="77777777" w:rsidR="00077492" w:rsidRPr="00397CDC" w:rsidRDefault="00077492" w:rsidP="008A333B">
            <w:pPr>
              <w:spacing w:after="160"/>
              <w:rPr>
                <w:rFonts w:ascii="Times New Roman" w:hAnsi="Times New Roman" w:cs="Times New Roman"/>
                <w:sz w:val="24"/>
              </w:rPr>
              <w:pPrChange w:id="234" w:author="Liu, Luyu" w:date="2020-07-20T23:14:00Z">
                <w:pPr>
                  <w:spacing w:after="160"/>
                </w:pPr>
              </w:pPrChange>
            </w:pPr>
            <w:r w:rsidRPr="00397CDC">
              <w:rPr>
                <w:rFonts w:ascii="Times New Roman" w:hAnsi="Times New Roman" w:cs="Times New Roman"/>
                <w:sz w:val="24"/>
              </w:rPr>
              <w:t>Pr(&gt;|t|)</w:t>
            </w:r>
          </w:p>
        </w:tc>
        <w:tc>
          <w:tcPr>
            <w:tcW w:w="1170" w:type="dxa"/>
          </w:tcPr>
          <w:p w14:paraId="6DA8D426" w14:textId="77777777" w:rsidR="00077492" w:rsidRPr="00397CDC" w:rsidRDefault="00077492" w:rsidP="008A333B">
            <w:pPr>
              <w:spacing w:after="160"/>
              <w:rPr>
                <w:rFonts w:ascii="Times New Roman" w:hAnsi="Times New Roman" w:cs="Times New Roman"/>
                <w:sz w:val="24"/>
              </w:rPr>
              <w:pPrChange w:id="235" w:author="Liu, Luyu" w:date="2020-07-20T23:14:00Z">
                <w:pPr>
                  <w:spacing w:after="160"/>
                </w:pPr>
              </w:pPrChange>
            </w:pPr>
            <w:r w:rsidRPr="00397CDC">
              <w:rPr>
                <w:rFonts w:ascii="Times New Roman" w:hAnsi="Times New Roman" w:cs="Times New Roman"/>
                <w:sz w:val="24"/>
              </w:rPr>
              <w:t>Variance Inflation Factor</w:t>
            </w:r>
          </w:p>
        </w:tc>
        <w:tc>
          <w:tcPr>
            <w:tcW w:w="1345" w:type="dxa"/>
          </w:tcPr>
          <w:p w14:paraId="00DFB7F6" w14:textId="77777777" w:rsidR="00077492" w:rsidRPr="00397CDC" w:rsidRDefault="00077492" w:rsidP="008A333B">
            <w:pPr>
              <w:spacing w:after="160"/>
              <w:rPr>
                <w:rFonts w:ascii="Times New Roman" w:hAnsi="Times New Roman" w:cs="Times New Roman"/>
                <w:sz w:val="24"/>
              </w:rPr>
              <w:pPrChange w:id="236" w:author="Liu, Luyu" w:date="2020-07-20T23:14:00Z">
                <w:pPr>
                  <w:spacing w:after="160"/>
                </w:pPr>
              </w:pPrChange>
            </w:pPr>
            <w:r w:rsidRPr="00397CDC">
              <w:rPr>
                <w:rFonts w:ascii="Times New Roman" w:hAnsi="Times New Roman" w:cs="Times New Roman"/>
                <w:sz w:val="24"/>
              </w:rPr>
              <w:t>R-squared increment</w:t>
            </w:r>
          </w:p>
        </w:tc>
      </w:tr>
      <w:tr w:rsidR="00077492" w:rsidRPr="00D22632" w14:paraId="5F5DDE1B" w14:textId="77777777" w:rsidTr="008A333B">
        <w:trPr>
          <w:trHeight w:val="233"/>
        </w:trPr>
        <w:tc>
          <w:tcPr>
            <w:tcW w:w="2154" w:type="dxa"/>
            <w:noWrap/>
            <w:hideMark/>
          </w:tcPr>
          <w:p w14:paraId="37818F79"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0069F44F"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7BCE204F"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2DBA7DF3" w14:textId="77777777" w:rsidR="00077492" w:rsidRPr="00397CDC" w:rsidRDefault="00077492" w:rsidP="008A333B">
            <w:pPr>
              <w:spacing w:after="160"/>
              <w:rPr>
                <w:rFonts w:ascii="Times New Roman" w:hAnsi="Times New Roman" w:cs="Times New Roman"/>
                <w:sz w:val="24"/>
              </w:rPr>
              <w:pPrChange w:id="237" w:author="Liu, Luyu" w:date="2020-07-20T23:14:00Z">
                <w:pPr>
                  <w:spacing w:after="160"/>
                </w:pPr>
              </w:pPrChange>
            </w:pPr>
            <w:r w:rsidRPr="00397CDC">
              <w:rPr>
                <w:rFonts w:ascii="Times New Roman" w:hAnsi="Times New Roman" w:cs="Times New Roman"/>
                <w:sz w:val="24"/>
              </w:rPr>
              <w:t>-3.135</w:t>
            </w:r>
          </w:p>
        </w:tc>
        <w:tc>
          <w:tcPr>
            <w:tcW w:w="1170" w:type="dxa"/>
            <w:noWrap/>
            <w:hideMark/>
          </w:tcPr>
          <w:p w14:paraId="667E8FE4" w14:textId="77777777" w:rsidR="00077492" w:rsidRPr="00397CDC" w:rsidRDefault="00077492" w:rsidP="008A333B">
            <w:pPr>
              <w:spacing w:after="160"/>
              <w:rPr>
                <w:rFonts w:ascii="Times New Roman" w:hAnsi="Times New Roman" w:cs="Times New Roman"/>
                <w:sz w:val="24"/>
              </w:rPr>
              <w:pPrChange w:id="238" w:author="Liu, Luyu" w:date="2020-07-20T23:14:00Z">
                <w:pPr>
                  <w:spacing w:after="160"/>
                </w:pPr>
              </w:pPrChange>
            </w:pPr>
            <w:r w:rsidRPr="00397CDC">
              <w:rPr>
                <w:rFonts w:ascii="Times New Roman" w:hAnsi="Times New Roman" w:cs="Times New Roman"/>
                <w:sz w:val="24"/>
              </w:rPr>
              <w:t>0.00221</w:t>
            </w:r>
          </w:p>
        </w:tc>
        <w:tc>
          <w:tcPr>
            <w:tcW w:w="1170" w:type="dxa"/>
          </w:tcPr>
          <w:p w14:paraId="20631C02" w14:textId="77777777" w:rsidR="00077492" w:rsidRPr="00397CDC" w:rsidRDefault="00077492" w:rsidP="008A333B">
            <w:pPr>
              <w:spacing w:after="160"/>
              <w:rPr>
                <w:rFonts w:ascii="Times New Roman" w:hAnsi="Times New Roman" w:cs="Times New Roman"/>
                <w:sz w:val="24"/>
              </w:rPr>
              <w:pPrChange w:id="239" w:author="Liu, Luyu" w:date="2020-07-20T23:14:00Z">
                <w:pPr>
                  <w:spacing w:after="160"/>
                </w:pPr>
              </w:pPrChange>
            </w:pPr>
            <w:r w:rsidRPr="00397CDC">
              <w:rPr>
                <w:rFonts w:ascii="Times New Roman" w:hAnsi="Times New Roman" w:cs="Times New Roman" w:hint="eastAsia"/>
                <w:sz w:val="24"/>
              </w:rPr>
              <w:t>-</w:t>
            </w:r>
          </w:p>
        </w:tc>
        <w:tc>
          <w:tcPr>
            <w:tcW w:w="1345" w:type="dxa"/>
          </w:tcPr>
          <w:p w14:paraId="15364E13" w14:textId="77777777" w:rsidR="00077492" w:rsidRPr="00397CDC" w:rsidRDefault="00077492" w:rsidP="008A333B">
            <w:pPr>
              <w:spacing w:after="160"/>
              <w:rPr>
                <w:rFonts w:ascii="Times New Roman" w:hAnsi="Times New Roman" w:cs="Times New Roman"/>
                <w:sz w:val="24"/>
              </w:rPr>
              <w:pPrChange w:id="240" w:author="Liu, Luyu" w:date="2020-07-20T23:14:00Z">
                <w:pPr>
                  <w:spacing w:after="160"/>
                </w:pPr>
              </w:pPrChange>
            </w:pPr>
            <w:r w:rsidRPr="00397CDC">
              <w:rPr>
                <w:rFonts w:ascii="Times New Roman" w:hAnsi="Times New Roman" w:cs="Times New Roman" w:hint="eastAsia"/>
                <w:sz w:val="24"/>
              </w:rPr>
              <w:t>-</w:t>
            </w:r>
          </w:p>
        </w:tc>
      </w:tr>
      <w:tr w:rsidR="00077492" w:rsidRPr="00D22632" w14:paraId="2BC0311A" w14:textId="77777777" w:rsidTr="008A333B">
        <w:trPr>
          <w:trHeight w:val="233"/>
        </w:trPr>
        <w:tc>
          <w:tcPr>
            <w:tcW w:w="2154" w:type="dxa"/>
            <w:noWrap/>
            <w:hideMark/>
          </w:tcPr>
          <w:p w14:paraId="2F1E9C48"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445E5444"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71D393EF"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5CDF32DB" w14:textId="77777777" w:rsidR="00077492" w:rsidRPr="00397CDC" w:rsidRDefault="00077492" w:rsidP="008A333B">
            <w:pPr>
              <w:spacing w:after="160"/>
              <w:rPr>
                <w:rFonts w:ascii="Times New Roman" w:hAnsi="Times New Roman" w:cs="Times New Roman"/>
                <w:sz w:val="24"/>
              </w:rPr>
              <w:pPrChange w:id="241" w:author="Liu, Luyu" w:date="2020-07-20T23:14:00Z">
                <w:pPr>
                  <w:spacing w:after="160"/>
                </w:pPr>
              </w:pPrChange>
            </w:pPr>
            <w:r w:rsidRPr="00397CDC">
              <w:rPr>
                <w:rFonts w:ascii="Times New Roman" w:hAnsi="Times New Roman" w:cs="Times New Roman"/>
                <w:sz w:val="24"/>
              </w:rPr>
              <w:t>-3.303</w:t>
            </w:r>
          </w:p>
        </w:tc>
        <w:tc>
          <w:tcPr>
            <w:tcW w:w="1170" w:type="dxa"/>
            <w:noWrap/>
            <w:hideMark/>
          </w:tcPr>
          <w:p w14:paraId="79AEDF49" w14:textId="77777777" w:rsidR="00077492" w:rsidRPr="00397CDC" w:rsidRDefault="00077492" w:rsidP="008A333B">
            <w:pPr>
              <w:spacing w:after="160"/>
              <w:rPr>
                <w:rFonts w:ascii="Times New Roman" w:hAnsi="Times New Roman" w:cs="Times New Roman"/>
                <w:sz w:val="24"/>
              </w:rPr>
              <w:pPrChange w:id="242" w:author="Liu, Luyu" w:date="2020-07-20T23:14:00Z">
                <w:pPr>
                  <w:spacing w:after="160"/>
                </w:pPr>
              </w:pPrChange>
            </w:pPr>
            <w:r w:rsidRPr="00397CDC">
              <w:rPr>
                <w:rFonts w:ascii="Times New Roman" w:hAnsi="Times New Roman" w:cs="Times New Roman"/>
                <w:sz w:val="24"/>
              </w:rPr>
              <w:t>0.0013</w:t>
            </w:r>
          </w:p>
        </w:tc>
        <w:tc>
          <w:tcPr>
            <w:tcW w:w="1170" w:type="dxa"/>
          </w:tcPr>
          <w:p w14:paraId="44B8EAA8" w14:textId="77777777" w:rsidR="00077492" w:rsidRPr="00397CDC" w:rsidRDefault="00077492" w:rsidP="008A333B">
            <w:pPr>
              <w:spacing w:after="160"/>
              <w:rPr>
                <w:rFonts w:ascii="Times New Roman" w:hAnsi="Times New Roman" w:cs="Times New Roman"/>
                <w:sz w:val="24"/>
              </w:rPr>
              <w:pPrChange w:id="243" w:author="Liu, Luyu" w:date="2020-07-20T23:14:00Z">
                <w:pPr>
                  <w:spacing w:after="160"/>
                </w:pPr>
              </w:pPrChange>
            </w:pPr>
            <w:r w:rsidRPr="00397CDC">
              <w:rPr>
                <w:rFonts w:ascii="Times New Roman" w:hAnsi="Times New Roman" w:cs="Times New Roman"/>
                <w:sz w:val="24"/>
              </w:rPr>
              <w:t>1.21</w:t>
            </w:r>
          </w:p>
        </w:tc>
        <w:tc>
          <w:tcPr>
            <w:tcW w:w="1345" w:type="dxa"/>
          </w:tcPr>
          <w:p w14:paraId="050F01AE" w14:textId="77777777" w:rsidR="00077492" w:rsidRPr="00397CDC" w:rsidRDefault="00077492" w:rsidP="008A333B">
            <w:pPr>
              <w:spacing w:after="160"/>
              <w:rPr>
                <w:rFonts w:ascii="Times New Roman" w:hAnsi="Times New Roman" w:cs="Times New Roman"/>
                <w:sz w:val="24"/>
              </w:rPr>
              <w:pPrChange w:id="244" w:author="Liu, Luyu" w:date="2020-07-20T23:14:00Z">
                <w:pPr>
                  <w:spacing w:after="160"/>
                </w:pPr>
              </w:pPrChange>
            </w:pPr>
            <w:r w:rsidRPr="00397CDC">
              <w:rPr>
                <w:rFonts w:ascii="Times New Roman" w:hAnsi="Times New Roman" w:cs="Times New Roman"/>
                <w:sz w:val="24"/>
              </w:rPr>
              <w:t>0.063</w:t>
            </w:r>
          </w:p>
        </w:tc>
      </w:tr>
      <w:tr w:rsidR="00077492" w:rsidRPr="00D22632" w14:paraId="512263EC" w14:textId="77777777" w:rsidTr="008A333B">
        <w:trPr>
          <w:trHeight w:val="233"/>
        </w:trPr>
        <w:tc>
          <w:tcPr>
            <w:tcW w:w="2154" w:type="dxa"/>
            <w:noWrap/>
            <w:hideMark/>
          </w:tcPr>
          <w:p w14:paraId="07287177"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lastRenderedPageBreak/>
              <w:t>Ratio of African American population</w:t>
            </w:r>
          </w:p>
        </w:tc>
        <w:tc>
          <w:tcPr>
            <w:tcW w:w="1351" w:type="dxa"/>
            <w:noWrap/>
            <w:hideMark/>
          </w:tcPr>
          <w:p w14:paraId="35958C7E"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453B8255"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1703D870" w14:textId="77777777" w:rsidR="00077492" w:rsidRPr="00397CDC" w:rsidRDefault="00077492" w:rsidP="008A333B">
            <w:pPr>
              <w:spacing w:after="160"/>
              <w:rPr>
                <w:rFonts w:ascii="Times New Roman" w:hAnsi="Times New Roman" w:cs="Times New Roman"/>
                <w:sz w:val="24"/>
              </w:rPr>
              <w:pPrChange w:id="245" w:author="Liu, Luyu" w:date="2020-07-20T23:14:00Z">
                <w:pPr>
                  <w:spacing w:after="160"/>
                </w:pPr>
              </w:pPrChange>
            </w:pPr>
            <w:r w:rsidRPr="00397CDC">
              <w:rPr>
                <w:rFonts w:ascii="Times New Roman" w:hAnsi="Times New Roman" w:cs="Times New Roman"/>
                <w:sz w:val="24"/>
              </w:rPr>
              <w:t>5.428</w:t>
            </w:r>
          </w:p>
        </w:tc>
        <w:tc>
          <w:tcPr>
            <w:tcW w:w="1170" w:type="dxa"/>
            <w:noWrap/>
            <w:hideMark/>
          </w:tcPr>
          <w:p w14:paraId="09930733" w14:textId="77777777" w:rsidR="00077492" w:rsidRPr="00397CDC" w:rsidRDefault="00077492" w:rsidP="008A333B">
            <w:pPr>
              <w:spacing w:after="160"/>
              <w:rPr>
                <w:rFonts w:ascii="Times New Roman" w:hAnsi="Times New Roman" w:cs="Times New Roman"/>
                <w:sz w:val="24"/>
              </w:rPr>
              <w:pPrChange w:id="246" w:author="Liu, Luyu" w:date="2020-07-20T23:14:00Z">
                <w:pPr>
                  <w:spacing w:after="160"/>
                </w:pPr>
              </w:pPrChange>
            </w:pPr>
            <w:r w:rsidRPr="00397CDC">
              <w:rPr>
                <w:rFonts w:ascii="Times New Roman" w:hAnsi="Times New Roman" w:cs="Times New Roman"/>
                <w:sz w:val="24"/>
              </w:rPr>
              <w:t>3.53E-07</w:t>
            </w:r>
          </w:p>
        </w:tc>
        <w:tc>
          <w:tcPr>
            <w:tcW w:w="1170" w:type="dxa"/>
          </w:tcPr>
          <w:p w14:paraId="6887E014" w14:textId="77777777" w:rsidR="00077492" w:rsidRPr="00397CDC" w:rsidRDefault="00077492" w:rsidP="008A333B">
            <w:pPr>
              <w:spacing w:after="160"/>
              <w:rPr>
                <w:rFonts w:ascii="Times New Roman" w:hAnsi="Times New Roman" w:cs="Times New Roman"/>
                <w:sz w:val="24"/>
              </w:rPr>
              <w:pPrChange w:id="247" w:author="Liu, Luyu" w:date="2020-07-20T23:14:00Z">
                <w:pPr>
                  <w:spacing w:after="160"/>
                </w:pPr>
              </w:pPrChange>
            </w:pPr>
            <w:r w:rsidRPr="00397CDC">
              <w:rPr>
                <w:rFonts w:ascii="Times New Roman" w:hAnsi="Times New Roman" w:cs="Times New Roman"/>
                <w:sz w:val="24"/>
              </w:rPr>
              <w:t>1.08</w:t>
            </w:r>
          </w:p>
        </w:tc>
        <w:tc>
          <w:tcPr>
            <w:tcW w:w="1345" w:type="dxa"/>
          </w:tcPr>
          <w:p w14:paraId="3FAC5414" w14:textId="77777777" w:rsidR="00077492" w:rsidRPr="00397CDC" w:rsidRDefault="00077492" w:rsidP="008A333B">
            <w:pPr>
              <w:spacing w:after="160"/>
              <w:rPr>
                <w:rFonts w:ascii="Times New Roman" w:hAnsi="Times New Roman" w:cs="Times New Roman"/>
                <w:sz w:val="24"/>
              </w:rPr>
              <w:pPrChange w:id="248" w:author="Liu, Luyu" w:date="2020-07-20T23:14:00Z">
                <w:pPr>
                  <w:spacing w:after="160"/>
                </w:pPr>
              </w:pPrChange>
            </w:pPr>
            <w:r w:rsidRPr="00397CDC">
              <w:rPr>
                <w:rFonts w:ascii="Times New Roman" w:hAnsi="Times New Roman" w:cs="Times New Roman"/>
                <w:sz w:val="24"/>
              </w:rPr>
              <w:t>0.17</w:t>
            </w:r>
          </w:p>
        </w:tc>
      </w:tr>
      <w:tr w:rsidR="00077492" w:rsidRPr="00D22632" w14:paraId="46376A6A" w14:textId="77777777" w:rsidTr="008A333B">
        <w:trPr>
          <w:trHeight w:val="233"/>
        </w:trPr>
        <w:tc>
          <w:tcPr>
            <w:tcW w:w="2154" w:type="dxa"/>
            <w:noWrap/>
            <w:hideMark/>
          </w:tcPr>
          <w:p w14:paraId="2F603AB7"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19B93A20"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71F7A794"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44E4BD52" w14:textId="77777777" w:rsidR="00077492" w:rsidRPr="00397CDC" w:rsidRDefault="00077492" w:rsidP="008A333B">
            <w:pPr>
              <w:spacing w:after="160"/>
              <w:rPr>
                <w:rFonts w:ascii="Times New Roman" w:hAnsi="Times New Roman" w:cs="Times New Roman"/>
                <w:sz w:val="24"/>
              </w:rPr>
              <w:pPrChange w:id="249" w:author="Liu, Luyu" w:date="2020-07-20T23:14:00Z">
                <w:pPr>
                  <w:spacing w:after="160"/>
                </w:pPr>
              </w:pPrChange>
            </w:pPr>
            <w:r w:rsidRPr="00397CDC">
              <w:rPr>
                <w:rFonts w:ascii="Times New Roman" w:hAnsi="Times New Roman" w:cs="Times New Roman"/>
                <w:sz w:val="24"/>
              </w:rPr>
              <w:t>3.242</w:t>
            </w:r>
          </w:p>
        </w:tc>
        <w:tc>
          <w:tcPr>
            <w:tcW w:w="1170" w:type="dxa"/>
            <w:noWrap/>
            <w:hideMark/>
          </w:tcPr>
          <w:p w14:paraId="163FC3A4" w14:textId="77777777" w:rsidR="00077492" w:rsidRPr="00397CDC" w:rsidRDefault="00077492" w:rsidP="008A333B">
            <w:pPr>
              <w:spacing w:after="160"/>
              <w:rPr>
                <w:rFonts w:ascii="Times New Roman" w:hAnsi="Times New Roman" w:cs="Times New Roman"/>
                <w:sz w:val="24"/>
              </w:rPr>
              <w:pPrChange w:id="250" w:author="Liu, Luyu" w:date="2020-07-20T23:14:00Z">
                <w:pPr>
                  <w:spacing w:after="160"/>
                </w:pPr>
              </w:pPrChange>
            </w:pPr>
            <w:r w:rsidRPr="00397CDC">
              <w:rPr>
                <w:rFonts w:ascii="Times New Roman" w:hAnsi="Times New Roman" w:cs="Times New Roman"/>
                <w:sz w:val="24"/>
              </w:rPr>
              <w:t>0.00158</w:t>
            </w:r>
          </w:p>
        </w:tc>
        <w:tc>
          <w:tcPr>
            <w:tcW w:w="1170" w:type="dxa"/>
          </w:tcPr>
          <w:p w14:paraId="27411DAE" w14:textId="77777777" w:rsidR="00077492" w:rsidRPr="00397CDC" w:rsidRDefault="00077492" w:rsidP="008A333B">
            <w:pPr>
              <w:spacing w:after="160"/>
              <w:rPr>
                <w:rFonts w:ascii="Times New Roman" w:hAnsi="Times New Roman" w:cs="Times New Roman"/>
                <w:sz w:val="24"/>
              </w:rPr>
              <w:pPrChange w:id="251" w:author="Liu, Luyu" w:date="2020-07-20T23:14:00Z">
                <w:pPr>
                  <w:spacing w:after="160"/>
                </w:pPr>
              </w:pPrChange>
            </w:pPr>
            <w:r w:rsidRPr="00397CDC">
              <w:rPr>
                <w:rFonts w:ascii="Times New Roman" w:hAnsi="Times New Roman" w:cs="Times New Roman"/>
                <w:sz w:val="24"/>
              </w:rPr>
              <w:t>1.05</w:t>
            </w:r>
          </w:p>
        </w:tc>
        <w:tc>
          <w:tcPr>
            <w:tcW w:w="1345" w:type="dxa"/>
          </w:tcPr>
          <w:p w14:paraId="081C7168" w14:textId="77777777" w:rsidR="00077492" w:rsidRPr="00397CDC" w:rsidRDefault="00077492" w:rsidP="008A333B">
            <w:pPr>
              <w:spacing w:after="160"/>
              <w:rPr>
                <w:rFonts w:ascii="Times New Roman" w:hAnsi="Times New Roman" w:cs="Times New Roman"/>
                <w:sz w:val="24"/>
              </w:rPr>
              <w:pPrChange w:id="252" w:author="Liu, Luyu" w:date="2020-07-20T23:14:00Z">
                <w:pPr>
                  <w:spacing w:after="160"/>
                </w:pPr>
              </w:pPrChange>
            </w:pPr>
            <w:r w:rsidRPr="00397CDC">
              <w:rPr>
                <w:rFonts w:ascii="Times New Roman" w:hAnsi="Times New Roman" w:cs="Times New Roman"/>
                <w:sz w:val="24"/>
              </w:rPr>
              <w:t>0.061</w:t>
            </w:r>
          </w:p>
        </w:tc>
      </w:tr>
      <w:tr w:rsidR="00077492" w:rsidRPr="00D22632" w14:paraId="5C34EB4A" w14:textId="77777777" w:rsidTr="008A333B">
        <w:trPr>
          <w:trHeight w:val="233"/>
        </w:trPr>
        <w:tc>
          <w:tcPr>
            <w:tcW w:w="2154" w:type="dxa"/>
            <w:noWrap/>
          </w:tcPr>
          <w:p w14:paraId="56FA30DC"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7314548"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183BC170"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477896D7" w14:textId="77777777" w:rsidR="00077492" w:rsidRPr="00397CDC" w:rsidRDefault="00077492" w:rsidP="008A333B">
            <w:pPr>
              <w:spacing w:after="160"/>
              <w:rPr>
                <w:rFonts w:ascii="Times New Roman" w:hAnsi="Times New Roman" w:cs="Times New Roman"/>
                <w:sz w:val="24"/>
              </w:rPr>
              <w:pPrChange w:id="253" w:author="Liu, Luyu" w:date="2020-07-20T23:14:00Z">
                <w:pPr>
                  <w:spacing w:after="160"/>
                </w:pPr>
              </w:pPrChange>
            </w:pPr>
            <w:r w:rsidRPr="00397CDC">
              <w:rPr>
                <w:rFonts w:ascii="Times New Roman" w:hAnsi="Times New Roman" w:cs="Times New Roman"/>
                <w:sz w:val="24"/>
              </w:rPr>
              <w:t>-2.55</w:t>
            </w:r>
          </w:p>
        </w:tc>
        <w:tc>
          <w:tcPr>
            <w:tcW w:w="1170" w:type="dxa"/>
            <w:noWrap/>
          </w:tcPr>
          <w:p w14:paraId="783F95F0" w14:textId="77777777" w:rsidR="00077492" w:rsidRPr="00397CDC" w:rsidRDefault="00077492" w:rsidP="008A333B">
            <w:pPr>
              <w:spacing w:after="160"/>
              <w:rPr>
                <w:rFonts w:ascii="Times New Roman" w:hAnsi="Times New Roman" w:cs="Times New Roman"/>
                <w:sz w:val="24"/>
              </w:rPr>
              <w:pPrChange w:id="254" w:author="Liu, Luyu" w:date="2020-07-20T23:14:00Z">
                <w:pPr>
                  <w:spacing w:after="160"/>
                </w:pPr>
              </w:pPrChange>
            </w:pPr>
            <w:r w:rsidRPr="00397CDC">
              <w:rPr>
                <w:rFonts w:ascii="Times New Roman" w:hAnsi="Times New Roman" w:cs="Times New Roman"/>
                <w:sz w:val="24"/>
              </w:rPr>
              <w:t>0.01217</w:t>
            </w:r>
          </w:p>
        </w:tc>
        <w:tc>
          <w:tcPr>
            <w:tcW w:w="1170" w:type="dxa"/>
          </w:tcPr>
          <w:p w14:paraId="3A67FE3E" w14:textId="77777777" w:rsidR="00077492" w:rsidRPr="00397CDC" w:rsidRDefault="00077492" w:rsidP="008A333B">
            <w:pPr>
              <w:spacing w:after="160"/>
              <w:rPr>
                <w:rFonts w:ascii="Times New Roman" w:hAnsi="Times New Roman" w:cs="Times New Roman"/>
                <w:sz w:val="24"/>
              </w:rPr>
              <w:pPrChange w:id="255" w:author="Liu, Luyu" w:date="2020-07-20T23:14:00Z">
                <w:pPr>
                  <w:spacing w:after="160"/>
                </w:pPr>
              </w:pPrChange>
            </w:pPr>
            <w:r w:rsidRPr="00397CDC">
              <w:rPr>
                <w:rFonts w:ascii="Times New Roman" w:hAnsi="Times New Roman" w:cs="Times New Roman"/>
                <w:sz w:val="24"/>
              </w:rPr>
              <w:t>1.21</w:t>
            </w:r>
          </w:p>
        </w:tc>
        <w:tc>
          <w:tcPr>
            <w:tcW w:w="1345" w:type="dxa"/>
          </w:tcPr>
          <w:p w14:paraId="42915349" w14:textId="77777777" w:rsidR="00077492" w:rsidRPr="00397CDC" w:rsidRDefault="00077492" w:rsidP="008A333B">
            <w:pPr>
              <w:spacing w:after="160"/>
              <w:rPr>
                <w:rFonts w:ascii="Times New Roman" w:hAnsi="Times New Roman" w:cs="Times New Roman"/>
                <w:sz w:val="24"/>
              </w:rPr>
              <w:pPrChange w:id="256" w:author="Liu, Luyu" w:date="2020-07-20T23:14:00Z">
                <w:pPr>
                  <w:spacing w:after="160"/>
                </w:pPr>
              </w:pPrChange>
            </w:pPr>
            <w:r w:rsidRPr="00397CDC">
              <w:rPr>
                <w:rFonts w:ascii="Times New Roman" w:hAnsi="Times New Roman" w:cs="Times New Roman"/>
                <w:sz w:val="24"/>
              </w:rPr>
              <w:t>0.037</w:t>
            </w:r>
          </w:p>
        </w:tc>
      </w:tr>
    </w:tbl>
    <w:p w14:paraId="75335291" w14:textId="77777777" w:rsidR="00077492" w:rsidRDefault="00077492" w:rsidP="008A333B">
      <w:pPr>
        <w:spacing w:line="240" w:lineRule="auto"/>
        <w:jc w:val="center"/>
        <w:rPr>
          <w:rFonts w:ascii="Times New Roman" w:hAnsi="Times New Roman" w:cs="Times New Roman"/>
          <w:sz w:val="24"/>
        </w:rPr>
        <w:pPrChange w:id="257" w:author="Liu, Luyu" w:date="2020-07-20T23:14:00Z">
          <w:pPr>
            <w:spacing w:line="480" w:lineRule="auto"/>
            <w:jc w:val="center"/>
          </w:pPr>
        </w:pPrChange>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4CF378F7" w14:textId="77777777" w:rsidR="00077492" w:rsidRDefault="00077492" w:rsidP="008A333B">
      <w:pPr>
        <w:spacing w:line="240" w:lineRule="auto"/>
        <w:ind w:firstLine="720"/>
        <w:rPr>
          <w:rFonts w:ascii="Times New Roman" w:hAnsi="Times New Roman" w:cs="Times New Roman"/>
          <w:sz w:val="24"/>
        </w:rPr>
        <w:pPrChange w:id="258" w:author="Liu, Luyu" w:date="2020-07-20T23:14:00Z">
          <w:pPr>
            <w:spacing w:line="480" w:lineRule="auto"/>
            <w:ind w:firstLine="720"/>
          </w:pPr>
        </w:pPrChange>
      </w:pPr>
    </w:p>
    <w:p w14:paraId="337471F9"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59"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Population with non-physical occupations</w:t>
      </w:r>
    </w:p>
    <w:p w14:paraId="154539EC" w14:textId="77777777" w:rsidR="00077492" w:rsidRDefault="00077492" w:rsidP="008A333B">
      <w:pPr>
        <w:spacing w:line="240" w:lineRule="auto"/>
        <w:jc w:val="both"/>
        <w:rPr>
          <w:rFonts w:ascii="Times New Roman" w:hAnsi="Times New Roman" w:cs="Times New Roman"/>
          <w:sz w:val="24"/>
        </w:rPr>
        <w:pPrChange w:id="260" w:author="Liu, Luyu" w:date="2020-07-20T23:14: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77777777" w:rsidR="00077492" w:rsidRDefault="00077492" w:rsidP="008A333B">
      <w:pPr>
        <w:spacing w:line="240" w:lineRule="auto"/>
        <w:ind w:firstLine="720"/>
        <w:jc w:val="both"/>
        <w:rPr>
          <w:rFonts w:ascii="Times New Roman" w:hAnsi="Times New Roman" w:cs="Times New Roman"/>
          <w:sz w:val="24"/>
        </w:rPr>
        <w:pPrChange w:id="261"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77777777" w:rsidR="00077492" w:rsidRDefault="00077492" w:rsidP="008A333B">
      <w:pPr>
        <w:spacing w:line="240" w:lineRule="auto"/>
        <w:jc w:val="both"/>
        <w:rPr>
          <w:rFonts w:ascii="Times New Roman" w:hAnsi="Times New Roman" w:cs="Times New Roman"/>
          <w:sz w:val="24"/>
        </w:rPr>
        <w:pPrChange w:id="262" w:author="Liu, Luyu" w:date="2020-07-20T23:14:00Z">
          <w:pPr>
            <w:spacing w:line="480" w:lineRule="auto"/>
            <w:jc w:val="both"/>
          </w:pPr>
        </w:pPrChange>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77777777" w:rsidR="00077492" w:rsidRDefault="00077492" w:rsidP="008A333B">
      <w:pPr>
        <w:spacing w:line="240" w:lineRule="auto"/>
        <w:ind w:firstLine="720"/>
        <w:jc w:val="both"/>
        <w:rPr>
          <w:rFonts w:ascii="Times New Roman" w:hAnsi="Times New Roman" w:cs="Times New Roman"/>
          <w:sz w:val="24"/>
        </w:rPr>
        <w:pPrChange w:id="263"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8A333B">
      <w:pPr>
        <w:spacing w:line="240" w:lineRule="auto"/>
        <w:rPr>
          <w:rFonts w:ascii="Times New Roman" w:hAnsi="Times New Roman" w:cs="Times New Roman"/>
          <w:sz w:val="24"/>
        </w:rPr>
        <w:pPrChange w:id="264" w:author="Liu, Luyu" w:date="2020-07-20T23:14:00Z">
          <w:pPr>
            <w:spacing w:line="480" w:lineRule="auto"/>
          </w:pPr>
        </w:pPrChange>
      </w:pPr>
    </w:p>
    <w:p w14:paraId="2AB1FC09" w14:textId="77777777" w:rsidR="00077492" w:rsidRDefault="00077492" w:rsidP="008A333B">
      <w:pPr>
        <w:pStyle w:val="ListParagraph"/>
        <w:numPr>
          <w:ilvl w:val="2"/>
          <w:numId w:val="2"/>
        </w:numPr>
        <w:spacing w:line="240" w:lineRule="auto"/>
        <w:jc w:val="both"/>
        <w:rPr>
          <w:rFonts w:ascii="Times New Roman" w:hAnsi="Times New Roman" w:cs="Times New Roman"/>
          <w:sz w:val="24"/>
        </w:rPr>
        <w:pPrChange w:id="265"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Age</w:t>
      </w:r>
    </w:p>
    <w:p w14:paraId="091EBDEA" w14:textId="77777777" w:rsidR="00077492" w:rsidRDefault="00077492" w:rsidP="008A333B">
      <w:pPr>
        <w:spacing w:line="240" w:lineRule="auto"/>
        <w:jc w:val="both"/>
        <w:rPr>
          <w:rFonts w:ascii="Times New Roman" w:hAnsi="Times New Roman" w:cs="Times New Roman"/>
          <w:sz w:val="24"/>
        </w:rPr>
        <w:pPrChange w:id="266" w:author="Liu, Luyu" w:date="2020-07-20T23:14:00Z">
          <w:pPr>
            <w:spacing w:line="480" w:lineRule="auto"/>
            <w:jc w:val="both"/>
          </w:pPr>
        </w:pPrChange>
      </w:pPr>
      <w:r>
        <w:rPr>
          <w:rFonts w:ascii="Times New Roman" w:hAnsi="Times New Roman" w:cs="Times New Roman"/>
          <w:sz w:val="24"/>
        </w:rPr>
        <w:lastRenderedPageBreak/>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8A333B">
      <w:pPr>
        <w:spacing w:line="240" w:lineRule="auto"/>
        <w:rPr>
          <w:rFonts w:ascii="Times New Roman" w:hAnsi="Times New Roman" w:cs="Times New Roman"/>
          <w:sz w:val="24"/>
        </w:rPr>
        <w:pPrChange w:id="267" w:author="Liu, Luyu" w:date="2020-07-20T23:14:00Z">
          <w:pPr>
            <w:spacing w:line="480" w:lineRule="auto"/>
          </w:pPr>
        </w:pPrChange>
      </w:pPr>
    </w:p>
    <w:p w14:paraId="6F8DA79B"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68"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African American</w:t>
      </w:r>
    </w:p>
    <w:p w14:paraId="2863D3FB" w14:textId="77777777" w:rsidR="00077492" w:rsidRDefault="00077492" w:rsidP="008A333B">
      <w:pPr>
        <w:spacing w:line="240" w:lineRule="auto"/>
        <w:jc w:val="both"/>
        <w:rPr>
          <w:rFonts w:ascii="Times New Roman" w:hAnsi="Times New Roman" w:cs="Times New Roman"/>
          <w:sz w:val="24"/>
        </w:rPr>
        <w:pPrChange w:id="269" w:author="Liu, Luyu" w:date="2020-07-20T23:14:00Z">
          <w:pPr>
            <w:spacing w:line="480" w:lineRule="auto"/>
            <w:jc w:val="both"/>
          </w:pPr>
        </w:pPrChange>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disproportionately small decrease of the African American population’s transit demand supports the conclusion that cities with more African Americans are more likely to have a higher floor value.</w:t>
      </w:r>
    </w:p>
    <w:p w14:paraId="18C8029A" w14:textId="77777777" w:rsidR="00077492" w:rsidRDefault="00077492" w:rsidP="008A333B">
      <w:pPr>
        <w:spacing w:line="240" w:lineRule="auto"/>
        <w:jc w:val="both"/>
        <w:rPr>
          <w:rFonts w:ascii="Times New Roman" w:hAnsi="Times New Roman" w:cs="Times New Roman"/>
          <w:sz w:val="24"/>
        </w:rPr>
        <w:pPrChange w:id="270" w:author="Liu, Luyu" w:date="2020-07-20T23:14:00Z">
          <w:pPr>
            <w:spacing w:line="480" w:lineRule="auto"/>
            <w:jc w:val="both"/>
          </w:pPr>
        </w:pPrChange>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rsidP="008A333B">
      <w:pPr>
        <w:spacing w:line="240" w:lineRule="auto"/>
        <w:rPr>
          <w:rFonts w:ascii="Times New Roman" w:hAnsi="Times New Roman" w:cs="Times New Roman"/>
          <w:sz w:val="24"/>
        </w:rPr>
        <w:pPrChange w:id="271" w:author="Liu, Luyu" w:date="2020-07-20T23:14:00Z">
          <w:pPr>
            <w:spacing w:line="480" w:lineRule="auto"/>
          </w:pPr>
        </w:pPrChange>
      </w:pPr>
    </w:p>
    <w:p w14:paraId="64ED299A" w14:textId="77777777" w:rsidR="00077492" w:rsidRDefault="00077492" w:rsidP="008A333B">
      <w:pPr>
        <w:pStyle w:val="ListParagraph"/>
        <w:numPr>
          <w:ilvl w:val="2"/>
          <w:numId w:val="2"/>
        </w:numPr>
        <w:spacing w:line="240" w:lineRule="auto"/>
        <w:jc w:val="both"/>
        <w:rPr>
          <w:rFonts w:ascii="Times New Roman" w:hAnsi="Times New Roman" w:cs="Times New Roman"/>
          <w:sz w:val="24"/>
        </w:rPr>
        <w:pPrChange w:id="272"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Awareness</w:t>
      </w:r>
    </w:p>
    <w:p w14:paraId="7961D780" w14:textId="77777777" w:rsidR="00077492" w:rsidRDefault="00077492" w:rsidP="008A333B">
      <w:pPr>
        <w:spacing w:line="240" w:lineRule="auto"/>
        <w:jc w:val="both"/>
        <w:rPr>
          <w:rFonts w:ascii="Times New Roman" w:hAnsi="Times New Roman" w:cs="Times New Roman"/>
          <w:sz w:val="24"/>
        </w:rPr>
        <w:pPrChange w:id="273" w:author="Liu, Luyu" w:date="2020-07-20T23:14:00Z">
          <w:pPr>
            <w:spacing w:line="480" w:lineRule="auto"/>
            <w:jc w:val="both"/>
          </w:pPr>
        </w:pPrChange>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rsidP="008A333B">
      <w:pPr>
        <w:spacing w:line="240" w:lineRule="auto"/>
        <w:rPr>
          <w:rFonts w:ascii="Times New Roman" w:hAnsi="Times New Roman" w:cs="Times New Roman"/>
          <w:b/>
          <w:sz w:val="24"/>
        </w:rPr>
        <w:pPrChange w:id="274" w:author="Liu, Luyu" w:date="2020-07-20T23:14:00Z">
          <w:pPr>
            <w:spacing w:line="480" w:lineRule="auto"/>
          </w:pPr>
        </w:pPrChange>
      </w:pPr>
    </w:p>
    <w:p w14:paraId="308C80E1"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75" w:author="Liu, Luyu" w:date="2020-07-20T23:14:00Z">
          <w:pPr>
            <w:pStyle w:val="ListParagraph"/>
            <w:numPr>
              <w:ilvl w:val="2"/>
              <w:numId w:val="2"/>
            </w:numPr>
            <w:spacing w:line="480" w:lineRule="auto"/>
            <w:ind w:hanging="720"/>
            <w:jc w:val="both"/>
          </w:pPr>
        </w:pPrChange>
      </w:pPr>
      <w:r w:rsidRPr="00423D84">
        <w:rPr>
          <w:rFonts w:ascii="Times New Roman" w:hAnsi="Times New Roman" w:cs="Times New Roman"/>
          <w:sz w:val="24"/>
        </w:rPr>
        <w:t>Transit dependency</w:t>
      </w:r>
    </w:p>
    <w:p w14:paraId="1938FE2C" w14:textId="77777777" w:rsidR="00077492" w:rsidRDefault="00077492" w:rsidP="008A333B">
      <w:pPr>
        <w:spacing w:line="240" w:lineRule="auto"/>
        <w:jc w:val="both"/>
        <w:rPr>
          <w:rFonts w:ascii="Times New Roman" w:hAnsi="Times New Roman" w:cs="Times New Roman"/>
          <w:b/>
          <w:sz w:val="24"/>
        </w:rPr>
        <w:pPrChange w:id="276" w:author="Liu, Luyu" w:date="2020-07-20T23:14: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w:t>
      </w:r>
      <w:r>
        <w:rPr>
          <w:rFonts w:ascii="Times New Roman" w:hAnsi="Times New Roman" w:cs="Times New Roman"/>
          <w:sz w:val="24"/>
        </w:rPr>
        <w:lastRenderedPageBreak/>
        <w:t xml:space="preserve">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8A333B">
      <w:pPr>
        <w:spacing w:line="240" w:lineRule="auto"/>
        <w:rPr>
          <w:rFonts w:ascii="Times New Roman" w:hAnsi="Times New Roman" w:cs="Times New Roman"/>
          <w:b/>
          <w:sz w:val="24"/>
        </w:rPr>
        <w:pPrChange w:id="277" w:author="Liu, Luyu" w:date="2020-07-20T23:14:00Z">
          <w:pPr>
            <w:spacing w:line="480" w:lineRule="auto"/>
          </w:pPr>
        </w:pPrChange>
      </w:pPr>
    </w:p>
    <w:p w14:paraId="35CC7C65" w14:textId="77777777" w:rsidR="00077492" w:rsidRPr="00417459" w:rsidRDefault="00077492" w:rsidP="008A333B">
      <w:pPr>
        <w:pStyle w:val="ListParagraph"/>
        <w:numPr>
          <w:ilvl w:val="1"/>
          <w:numId w:val="2"/>
        </w:numPr>
        <w:spacing w:line="240" w:lineRule="auto"/>
        <w:rPr>
          <w:rFonts w:ascii="Times New Roman" w:hAnsi="Times New Roman" w:cs="Times New Roman"/>
          <w:b/>
          <w:sz w:val="24"/>
        </w:rPr>
        <w:pPrChange w:id="278" w:author="Liu, Luyu" w:date="2020-07-20T23:14:00Z">
          <w:pPr>
            <w:pStyle w:val="ListParagraph"/>
            <w:numPr>
              <w:ilvl w:val="1"/>
              <w:numId w:val="2"/>
            </w:numPr>
            <w:spacing w:line="480" w:lineRule="auto"/>
            <w:ind w:left="360" w:hanging="360"/>
          </w:pPr>
        </w:pPrChange>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00CD0EFA" w14:textId="77777777" w:rsidR="00077492" w:rsidRDefault="00077492" w:rsidP="008A333B">
      <w:pPr>
        <w:spacing w:line="240" w:lineRule="auto"/>
        <w:jc w:val="both"/>
        <w:rPr>
          <w:rFonts w:ascii="Times New Roman" w:hAnsi="Times New Roman" w:cs="Times New Roman"/>
          <w:sz w:val="24"/>
        </w:rPr>
        <w:pPrChange w:id="279" w:author="Liu, Luyu" w:date="2020-07-20T23:14:00Z">
          <w:pPr>
            <w:spacing w:line="480" w:lineRule="auto"/>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55C44FF4" w14:textId="77777777" w:rsidR="00077492" w:rsidRDefault="00077492" w:rsidP="008A333B">
      <w:pPr>
        <w:spacing w:line="240" w:lineRule="auto"/>
        <w:jc w:val="both"/>
        <w:rPr>
          <w:rFonts w:ascii="Times New Roman" w:hAnsi="Times New Roman" w:cs="Times New Roman"/>
          <w:sz w:val="24"/>
        </w:rPr>
        <w:pPrChange w:id="280" w:author="Liu, Luyu" w:date="2020-07-20T23:14:00Z">
          <w:pPr>
            <w:spacing w:line="480" w:lineRule="auto"/>
            <w:jc w:val="both"/>
          </w:pPr>
        </w:pPrChange>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77777777" w:rsidR="00077492" w:rsidRDefault="00077492" w:rsidP="008A333B">
      <w:pPr>
        <w:spacing w:line="240" w:lineRule="auto"/>
        <w:rPr>
          <w:rFonts w:ascii="Times New Roman" w:hAnsi="Times New Roman" w:cs="Times New Roman"/>
          <w:sz w:val="24"/>
        </w:rPr>
        <w:pPrChange w:id="281" w:author="Liu, Luyu" w:date="2020-07-20T23:14:00Z">
          <w:pPr>
            <w:spacing w:line="480" w:lineRule="auto"/>
          </w:pPr>
        </w:pPrChange>
      </w:pPr>
    </w:p>
    <w:p w14:paraId="0C93A329" w14:textId="77777777" w:rsidR="00077492" w:rsidRDefault="00077492" w:rsidP="008A333B">
      <w:pPr>
        <w:keepNext/>
        <w:spacing w:line="240" w:lineRule="auto"/>
        <w:rPr>
          <w:rFonts w:ascii="Times New Roman" w:hAnsi="Times New Roman" w:cs="Times New Roman"/>
          <w:sz w:val="24"/>
        </w:rPr>
        <w:pPrChange w:id="282" w:author="Liu, Luyu" w:date="2020-07-20T23:14:00Z">
          <w:pPr>
            <w:keepNext/>
            <w:spacing w:line="480" w:lineRule="auto"/>
          </w:pPr>
        </w:pPrChange>
      </w:pPr>
      <w:r>
        <w:rPr>
          <w:noProof/>
        </w:rPr>
        <w:lastRenderedPageBreak/>
        <w:drawing>
          <wp:inline distT="0" distB="0" distL="0" distR="0" wp14:anchorId="397B421A" wp14:editId="48A3BB62">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Del="00A46592">
        <w:rPr>
          <w:noProof/>
        </w:rPr>
        <w:t xml:space="preserve"> </w:t>
      </w:r>
    </w:p>
    <w:p w14:paraId="16E723AE" w14:textId="77777777" w:rsidR="00077492" w:rsidRPr="0078451C" w:rsidRDefault="00077492" w:rsidP="008A333B">
      <w:pPr>
        <w:spacing w:line="240" w:lineRule="auto"/>
        <w:jc w:val="center"/>
        <w:rPr>
          <w:rFonts w:ascii="Times New Roman" w:hAnsi="Times New Roman" w:cs="Times New Roman"/>
          <w:sz w:val="24"/>
        </w:rPr>
        <w:pPrChange w:id="283" w:author="Liu, Luyu" w:date="2020-07-20T23:14:00Z">
          <w:pPr>
            <w:spacing w:line="480" w:lineRule="auto"/>
            <w:jc w:val="center"/>
          </w:pPr>
        </w:pPrChange>
      </w:pPr>
      <w:bookmarkStart w:id="284" w:name="_Ref41983922"/>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3</w:t>
      </w:r>
      <w:r w:rsidRPr="0078451C">
        <w:rPr>
          <w:rFonts w:ascii="Times New Roman" w:hAnsi="Times New Roman" w:cs="Times New Roman"/>
          <w:sz w:val="24"/>
        </w:rPr>
        <w:fldChar w:fldCharType="end"/>
      </w:r>
      <w:bookmarkEnd w:id="284"/>
      <w:r>
        <w:rPr>
          <w:rFonts w:ascii="Times New Roman" w:hAnsi="Times New Roman" w:cs="Times New Roman"/>
          <w:sz w:val="24"/>
        </w:rPr>
        <w:t>.</w:t>
      </w:r>
      <w:r w:rsidRPr="0078451C">
        <w:rPr>
          <w:rFonts w:ascii="Times New Roman" w:hAnsi="Times New Roman" w:cs="Times New Roman"/>
          <w:sz w:val="24"/>
        </w:rPr>
        <w:t xml:space="preserve"> </w:t>
      </w:r>
      <w:r>
        <w:rPr>
          <w:rFonts w:ascii="Times New Roman" w:hAnsi="Times New Roman" w:cs="Times New Roman"/>
          <w:sz w:val="24"/>
        </w:rPr>
        <w:t>T</w:t>
      </w:r>
      <w:r w:rsidRPr="0078451C">
        <w:rPr>
          <w:rFonts w:ascii="Times New Roman" w:hAnsi="Times New Roman" w:cs="Times New Roman"/>
          <w:sz w:val="24"/>
        </w:rPr>
        <w:t>he geographic pattern of response interval with incubation lag =0 from cliff point (quantile classification)</w:t>
      </w:r>
      <w:r>
        <w:rPr>
          <w:rFonts w:ascii="Times New Roman" w:hAnsi="Times New Roman" w:cs="Times New Roman"/>
          <w:sz w:val="24"/>
        </w:rPr>
        <w:t>.</w:t>
      </w:r>
    </w:p>
    <w:p w14:paraId="3C507E23" w14:textId="77777777" w:rsidR="00077492" w:rsidRDefault="00077492" w:rsidP="008A333B">
      <w:pPr>
        <w:keepNext/>
        <w:spacing w:line="240" w:lineRule="auto"/>
        <w:rPr>
          <w:rFonts w:ascii="Times New Roman" w:hAnsi="Times New Roman" w:cs="Times New Roman"/>
          <w:sz w:val="24"/>
        </w:rPr>
        <w:pPrChange w:id="285" w:author="Liu, Luyu" w:date="2020-07-20T23:14:00Z">
          <w:pPr>
            <w:keepNext/>
            <w:spacing w:line="480" w:lineRule="auto"/>
          </w:pPr>
        </w:pPrChange>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RDefault="00077492" w:rsidP="008A333B">
      <w:pPr>
        <w:spacing w:line="240" w:lineRule="auto"/>
        <w:jc w:val="both"/>
        <w:rPr>
          <w:rFonts w:ascii="Times New Roman" w:hAnsi="Times New Roman" w:cs="Times New Roman"/>
          <w:sz w:val="24"/>
        </w:rPr>
        <w:pPrChange w:id="286"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RDefault="00077492" w:rsidP="008A333B">
      <w:pPr>
        <w:keepNext/>
        <w:spacing w:line="240" w:lineRule="auto"/>
        <w:rPr>
          <w:noProof/>
        </w:rPr>
        <w:pPrChange w:id="287" w:author="Liu, Luyu" w:date="2020-07-20T23:14:00Z">
          <w:pPr>
            <w:keepNext/>
            <w:spacing w:line="480" w:lineRule="auto"/>
          </w:pPr>
        </w:pPrChange>
      </w:pPr>
    </w:p>
    <w:p w14:paraId="51CB1154" w14:textId="77777777" w:rsidR="00077492" w:rsidRDefault="00077492" w:rsidP="008A333B">
      <w:pPr>
        <w:spacing w:line="240" w:lineRule="auto"/>
        <w:rPr>
          <w:rFonts w:ascii="Times New Roman" w:hAnsi="Times New Roman" w:cs="Times New Roman"/>
          <w:sz w:val="24"/>
        </w:rPr>
        <w:pPrChange w:id="288" w:author="Liu, Luyu" w:date="2020-07-20T23:14:00Z">
          <w:pPr>
            <w:spacing w:line="480" w:lineRule="auto"/>
          </w:pPr>
        </w:pPrChange>
      </w:pPr>
    </w:p>
    <w:p w14:paraId="7664A778" w14:textId="77777777" w:rsidR="00077492" w:rsidRDefault="00077492" w:rsidP="008A333B">
      <w:pPr>
        <w:spacing w:line="240" w:lineRule="auto"/>
        <w:rPr>
          <w:rFonts w:ascii="Times New Roman" w:hAnsi="Times New Roman" w:cs="Times New Roman"/>
          <w:sz w:val="24"/>
        </w:rPr>
        <w:pPrChange w:id="289" w:author="Liu, Luyu" w:date="2020-07-20T23:14:00Z">
          <w:pPr>
            <w:spacing w:line="480" w:lineRule="auto"/>
          </w:pPr>
        </w:pPrChange>
      </w:pPr>
    </w:p>
    <w:p w14:paraId="0E798C46"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290" w:author="Liu, Luyu" w:date="2020-07-20T23:14:00Z">
          <w:pPr>
            <w:pStyle w:val="ListParagraph"/>
            <w:numPr>
              <w:ilvl w:val="1"/>
              <w:numId w:val="2"/>
            </w:numPr>
            <w:spacing w:line="480" w:lineRule="auto"/>
            <w:ind w:left="360" w:hanging="360"/>
          </w:pPr>
        </w:pPrChange>
      </w:pPr>
      <w:r w:rsidRPr="009457DC">
        <w:rPr>
          <w:rFonts w:ascii="Times New Roman" w:hAnsi="Times New Roman" w:cs="Times New Roman"/>
          <w:b/>
          <w:sz w:val="24"/>
        </w:rPr>
        <w:lastRenderedPageBreak/>
        <w:t xml:space="preserve"> Decay </w:t>
      </w:r>
      <w:r>
        <w:rPr>
          <w:rFonts w:ascii="Times New Roman" w:hAnsi="Times New Roman" w:cs="Times New Roman"/>
          <w:b/>
          <w:sz w:val="24"/>
        </w:rPr>
        <w:t>rate</w:t>
      </w:r>
    </w:p>
    <w:p w14:paraId="68071FA3" w14:textId="77777777" w:rsidR="00077492" w:rsidRDefault="00077492" w:rsidP="008A333B">
      <w:pPr>
        <w:spacing w:line="240" w:lineRule="auto"/>
        <w:jc w:val="both"/>
        <w:rPr>
          <w:rFonts w:ascii="Times New Roman" w:hAnsi="Times New Roman" w:cs="Times New Roman"/>
          <w:sz w:val="24"/>
        </w:rPr>
        <w:pPrChange w:id="291" w:author="Liu, Luyu" w:date="2020-07-20T23:14:00Z">
          <w:pPr>
            <w:spacing w:line="480" w:lineRule="auto"/>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The slower decay rate in the Midwest and South may be explained by businesses staying open longer during the pandemic.</w:t>
      </w:r>
    </w:p>
    <w:p w14:paraId="7455919E" w14:textId="77777777" w:rsidR="00077492" w:rsidRPr="008811C5" w:rsidRDefault="00077492" w:rsidP="008A333B">
      <w:pPr>
        <w:spacing w:line="240" w:lineRule="auto"/>
        <w:rPr>
          <w:rFonts w:ascii="Times New Roman" w:hAnsi="Times New Roman" w:cs="Times New Roman"/>
          <w:sz w:val="24"/>
        </w:rPr>
        <w:pPrChange w:id="292" w:author="Liu, Luyu" w:date="2020-07-20T23:14:00Z">
          <w:pPr>
            <w:spacing w:line="480" w:lineRule="auto"/>
          </w:pPr>
        </w:pPrChange>
      </w:pPr>
    </w:p>
    <w:p w14:paraId="11C05FB3" w14:textId="77777777" w:rsidR="00077492" w:rsidRDefault="00077492" w:rsidP="008A333B">
      <w:pPr>
        <w:keepNext/>
        <w:spacing w:line="240" w:lineRule="auto"/>
        <w:rPr>
          <w:rFonts w:ascii="Times New Roman" w:hAnsi="Times New Roman" w:cs="Times New Roman"/>
          <w:sz w:val="24"/>
        </w:rPr>
        <w:pPrChange w:id="293" w:author="Liu, Luyu" w:date="2020-07-20T23:14:00Z">
          <w:pPr>
            <w:keepNext/>
            <w:spacing w:line="480" w:lineRule="auto"/>
          </w:pPr>
        </w:pPrChange>
      </w:pPr>
      <w:r w:rsidRPr="00EC173A">
        <w:rPr>
          <w:noProof/>
        </w:rPr>
        <w:t xml:space="preserve"> </w:t>
      </w:r>
      <w:r>
        <w:rPr>
          <w:noProof/>
        </w:rPr>
        <w:drawing>
          <wp:inline distT="0" distB="0" distL="0" distR="0" wp14:anchorId="4C587392" wp14:editId="7856812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1C240EE7" w14:textId="77777777" w:rsidR="00077492" w:rsidRPr="0078451C" w:rsidRDefault="00077492" w:rsidP="008A333B">
      <w:pPr>
        <w:spacing w:line="240" w:lineRule="auto"/>
        <w:jc w:val="center"/>
        <w:rPr>
          <w:rFonts w:ascii="Times New Roman" w:hAnsi="Times New Roman" w:cs="Times New Roman"/>
          <w:sz w:val="24"/>
        </w:rPr>
        <w:pPrChange w:id="294" w:author="Liu, Luyu" w:date="2020-07-20T23:14:00Z">
          <w:pPr>
            <w:spacing w:line="480" w:lineRule="auto"/>
            <w:jc w:val="center"/>
          </w:pPr>
        </w:pPrChange>
      </w:pPr>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4</w:t>
      </w:r>
      <w:r w:rsidRPr="0078451C">
        <w:rPr>
          <w:rFonts w:ascii="Times New Roman" w:hAnsi="Times New Roman" w:cs="Times New Roman"/>
          <w:sz w:val="24"/>
        </w:rPr>
        <w:fldChar w:fldCharType="end"/>
      </w:r>
      <w:r>
        <w:rPr>
          <w:rFonts w:ascii="Times New Roman" w:hAnsi="Times New Roman" w:cs="Times New Roman"/>
          <w:sz w:val="24"/>
        </w:rPr>
        <w:t>.</w:t>
      </w:r>
      <w:r w:rsidRPr="0078451C">
        <w:rPr>
          <w:rFonts w:ascii="Times New Roman" w:hAnsi="Times New Roman" w:cs="Times New Roman"/>
          <w:sz w:val="24"/>
        </w:rPr>
        <w:t xml:space="preserve"> Geographic distribution of decay rate (quantile classification)</w:t>
      </w:r>
      <w:r>
        <w:rPr>
          <w:rFonts w:ascii="Times New Roman" w:hAnsi="Times New Roman" w:cs="Times New Roman"/>
          <w:sz w:val="24"/>
        </w:rPr>
        <w:t>.</w:t>
      </w:r>
    </w:p>
    <w:p w14:paraId="2E5C623A" w14:textId="77777777" w:rsidR="00077492" w:rsidRDefault="00077492" w:rsidP="008A333B">
      <w:pPr>
        <w:keepNext/>
        <w:spacing w:line="240" w:lineRule="auto"/>
        <w:rPr>
          <w:rFonts w:ascii="Times New Roman" w:hAnsi="Times New Roman" w:cs="Times New Roman"/>
          <w:sz w:val="24"/>
        </w:rPr>
        <w:pPrChange w:id="295" w:author="Liu, Luyu" w:date="2020-07-20T23:14:00Z">
          <w:pPr>
            <w:keepNext/>
            <w:spacing w:line="480" w:lineRule="auto"/>
          </w:pPr>
        </w:pPrChange>
      </w:pPr>
    </w:p>
    <w:p w14:paraId="2931084A" w14:textId="77777777" w:rsidR="00077492" w:rsidRPr="00AC2AE6" w:rsidRDefault="00077492" w:rsidP="008A333B">
      <w:pPr>
        <w:spacing w:line="240" w:lineRule="auto"/>
        <w:ind w:firstLine="720"/>
        <w:jc w:val="both"/>
        <w:rPr>
          <w:rFonts w:ascii="Times New Roman" w:hAnsi="Times New Roman" w:cs="Times New Roman"/>
          <w:sz w:val="24"/>
        </w:rPr>
        <w:pPrChange w:id="296"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p>
    <w:p w14:paraId="5917C1B8" w14:textId="77777777" w:rsidR="00077492" w:rsidRDefault="00077492" w:rsidP="008A333B">
      <w:pPr>
        <w:keepNext/>
        <w:spacing w:line="240" w:lineRule="auto"/>
        <w:jc w:val="center"/>
        <w:pPrChange w:id="297" w:author="Liu, Luyu" w:date="2020-07-20T23:14:00Z">
          <w:pPr>
            <w:keepNext/>
            <w:spacing w:line="480" w:lineRule="auto"/>
            <w:jc w:val="center"/>
          </w:pPr>
        </w:pPrChange>
      </w:pPr>
      <w:r>
        <w:rPr>
          <w:noProof/>
        </w:rPr>
        <w:lastRenderedPageBreak/>
        <w:drawing>
          <wp:inline distT="0" distB="0" distL="0" distR="0" wp14:anchorId="29A4A7B4" wp14:editId="2CC280A1">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7F6F8A94" w14:textId="77777777" w:rsidR="00077492" w:rsidRDefault="00077492" w:rsidP="008A333B">
      <w:pPr>
        <w:spacing w:line="240" w:lineRule="auto"/>
        <w:jc w:val="center"/>
        <w:rPr>
          <w:rFonts w:ascii="Times New Roman" w:hAnsi="Times New Roman" w:cs="Times New Roman"/>
          <w:sz w:val="24"/>
        </w:rPr>
        <w:pPrChange w:id="298" w:author="Liu, Luyu" w:date="2020-07-20T23:14:00Z">
          <w:pPr>
            <w:spacing w:line="480" w:lineRule="auto"/>
            <w:jc w:val="center"/>
          </w:pPr>
        </w:pPrChange>
      </w:pPr>
      <w:bookmarkStart w:id="299" w:name="_Ref41985219"/>
      <w:bookmarkStart w:id="300" w:name="_Ref41947893"/>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5</w:t>
      </w:r>
      <w:r w:rsidRPr="0078451C">
        <w:rPr>
          <w:rFonts w:ascii="Times New Roman" w:hAnsi="Times New Roman" w:cs="Times New Roman"/>
          <w:sz w:val="24"/>
        </w:rPr>
        <w:fldChar w:fldCharType="end"/>
      </w:r>
      <w:bookmarkEnd w:id="299"/>
      <w:r w:rsidRPr="0078451C">
        <w:rPr>
          <w:rFonts w:ascii="Times New Roman" w:hAnsi="Times New Roman" w:cs="Times New Roman"/>
          <w:sz w:val="24"/>
        </w:rPr>
        <w:t>. Hyperbolic relationship between decay rates and cliff points.</w:t>
      </w:r>
    </w:p>
    <w:bookmarkEnd w:id="300"/>
    <w:p w14:paraId="75244EB1" w14:textId="77777777" w:rsidR="00077492" w:rsidRDefault="00077492" w:rsidP="008A333B">
      <w:pPr>
        <w:spacing w:line="240" w:lineRule="auto"/>
        <w:rPr>
          <w:rFonts w:ascii="Times New Roman" w:hAnsi="Times New Roman" w:cs="Times New Roman"/>
          <w:sz w:val="24"/>
        </w:rPr>
        <w:pPrChange w:id="301" w:author="Liu, Luyu" w:date="2020-07-20T23:14:00Z">
          <w:pPr>
            <w:spacing w:line="480" w:lineRule="auto"/>
          </w:pPr>
        </w:pPrChange>
      </w:pPr>
    </w:p>
    <w:p w14:paraId="0CEBD11E" w14:textId="77777777" w:rsidR="00077492" w:rsidRPr="009457DC" w:rsidRDefault="00077492" w:rsidP="008A333B">
      <w:pPr>
        <w:spacing w:line="240" w:lineRule="auto"/>
        <w:rPr>
          <w:rFonts w:ascii="Times New Roman" w:hAnsi="Times New Roman" w:cs="Times New Roman"/>
          <w:b/>
          <w:sz w:val="24"/>
          <w:highlight w:val="yellow"/>
        </w:rPr>
        <w:pPrChange w:id="302" w:author="Liu, Luyu" w:date="2020-07-20T23:14:00Z">
          <w:pPr>
            <w:spacing w:line="480" w:lineRule="auto"/>
          </w:pPr>
        </w:pPrChange>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4DC22644" w14:textId="77777777" w:rsidR="00077492" w:rsidRPr="00AD14EC" w:rsidRDefault="00077492" w:rsidP="008A333B">
      <w:pPr>
        <w:spacing w:line="240" w:lineRule="auto"/>
        <w:jc w:val="both"/>
        <w:rPr>
          <w:rFonts w:ascii="Times New Roman" w:hAnsi="Times New Roman" w:cs="Times New Roman"/>
          <w:sz w:val="24"/>
        </w:rPr>
        <w:pPrChange w:id="303" w:author="Liu, Luyu" w:date="2020-07-20T23:14:00Z">
          <w:pPr>
            <w:spacing w:line="480" w:lineRule="auto"/>
            <w:jc w:val="both"/>
          </w:pPr>
        </w:pPrChange>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2C42EBA6" w14:textId="77777777" w:rsidR="00077492" w:rsidRDefault="00077492" w:rsidP="008A333B">
      <w:pPr>
        <w:spacing w:line="240" w:lineRule="auto"/>
        <w:jc w:val="both"/>
        <w:rPr>
          <w:rFonts w:ascii="Times New Roman" w:hAnsi="Times New Roman" w:cs="Times New Roman"/>
          <w:sz w:val="24"/>
        </w:rPr>
        <w:pPrChange w:id="304" w:author="Liu, Luyu" w:date="2020-07-20T23:14:00Z">
          <w:pPr>
            <w:spacing w:line="480" w:lineRule="auto"/>
            <w:jc w:val="both"/>
          </w:pPr>
        </w:pPrChange>
      </w:pPr>
    </w:p>
    <w:p w14:paraId="1E571D31" w14:textId="77777777" w:rsidR="00077492" w:rsidRDefault="00077492" w:rsidP="008A333B">
      <w:pPr>
        <w:keepNext/>
        <w:spacing w:line="240" w:lineRule="auto"/>
        <w:rPr>
          <w:noProof/>
        </w:rPr>
        <w:pPrChange w:id="305" w:author="Liu, Luyu" w:date="2020-07-20T23:14:00Z">
          <w:pPr>
            <w:keepNext/>
            <w:spacing w:line="480" w:lineRule="auto"/>
          </w:pPr>
        </w:pPrChange>
      </w:pPr>
      <w:r w:rsidRPr="00BA5A34">
        <w:rPr>
          <w:noProof/>
        </w:rPr>
        <w:lastRenderedPageBreak/>
        <w:t xml:space="preserve"> </w:t>
      </w:r>
      <w:r>
        <w:rPr>
          <w:noProof/>
        </w:rPr>
        <w:drawing>
          <wp:inline distT="0" distB="0" distL="0" distR="0" wp14:anchorId="3CCD6AF8" wp14:editId="2F8D74B3">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0F07AB22" w14:textId="77777777" w:rsidR="00077492" w:rsidRDefault="00077492" w:rsidP="008A333B">
      <w:pPr>
        <w:spacing w:line="240" w:lineRule="auto"/>
        <w:jc w:val="center"/>
        <w:rPr>
          <w:rFonts w:ascii="Times New Roman" w:hAnsi="Times New Roman" w:cs="Times New Roman"/>
          <w:sz w:val="24"/>
        </w:rPr>
        <w:pPrChange w:id="306" w:author="Liu, Luyu" w:date="2020-07-20T23:14:00Z">
          <w:pPr>
            <w:spacing w:line="480" w:lineRule="auto"/>
            <w:jc w:val="center"/>
          </w:pPr>
        </w:pPrChange>
      </w:pPr>
      <w:bookmarkStart w:id="307" w:name="_Ref41985257"/>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6</w:t>
      </w:r>
      <w:r w:rsidRPr="0078451C">
        <w:rPr>
          <w:rFonts w:ascii="Times New Roman" w:hAnsi="Times New Roman" w:cs="Times New Roman"/>
          <w:sz w:val="24"/>
        </w:rPr>
        <w:fldChar w:fldCharType="end"/>
      </w:r>
      <w:bookmarkEnd w:id="307"/>
      <w:r w:rsidRPr="0078451C">
        <w:rPr>
          <w:rFonts w:ascii="Times New Roman" w:hAnsi="Times New Roman" w:cs="Times New Roman"/>
          <w:sz w:val="24"/>
        </w:rPr>
        <w:t>. Geographic distribution average Procrustes distance between normal and pandemic weekday hourly demand curves.</w:t>
      </w:r>
      <w:bookmarkStart w:id="308" w:name="_Ref41947978"/>
    </w:p>
    <w:p w14:paraId="343CF205" w14:textId="77777777" w:rsidR="00077492" w:rsidRPr="0078451C" w:rsidRDefault="00077492" w:rsidP="008A333B">
      <w:pPr>
        <w:spacing w:line="240" w:lineRule="auto"/>
        <w:jc w:val="center"/>
        <w:rPr>
          <w:rFonts w:ascii="Times New Roman" w:hAnsi="Times New Roman" w:cs="Times New Roman"/>
          <w:sz w:val="24"/>
        </w:rPr>
        <w:pPrChange w:id="309" w:author="Liu, Luyu" w:date="2020-07-20T23:14:00Z">
          <w:pPr>
            <w:spacing w:line="480" w:lineRule="auto"/>
            <w:jc w:val="center"/>
          </w:pPr>
        </w:pPrChange>
      </w:pPr>
      <w:r>
        <w:rPr>
          <w:rFonts w:ascii="Times New Roman" w:hAnsi="Times New Roman" w:cs="Times New Roman"/>
          <w:noProof/>
          <w:sz w:val="24"/>
        </w:rPr>
        <w:lastRenderedPageBreak/>
        <w:drawing>
          <wp:inline distT="0" distB="0" distL="0" distR="0" wp14:anchorId="60C2D13D" wp14:editId="2CE205AD">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bookmarkEnd w:id="308"/>
    </w:p>
    <w:p w14:paraId="211D8C46" w14:textId="77777777" w:rsidR="00077492" w:rsidRPr="0078451C" w:rsidRDefault="00077492" w:rsidP="008A333B">
      <w:pPr>
        <w:spacing w:line="240" w:lineRule="auto"/>
        <w:jc w:val="center"/>
        <w:rPr>
          <w:rFonts w:ascii="Times New Roman" w:hAnsi="Times New Roman" w:cs="Times New Roman"/>
          <w:sz w:val="24"/>
        </w:rPr>
        <w:pPrChange w:id="310" w:author="Liu, Luyu" w:date="2020-07-20T23:14:00Z">
          <w:pPr>
            <w:spacing w:line="480" w:lineRule="auto"/>
            <w:jc w:val="center"/>
          </w:pPr>
        </w:pPrChange>
      </w:pPr>
      <w:bookmarkStart w:id="311" w:name="_Ref419852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7</w:t>
      </w:r>
      <w:r w:rsidRPr="0078451C">
        <w:rPr>
          <w:rFonts w:ascii="Times New Roman" w:hAnsi="Times New Roman" w:cs="Times New Roman"/>
          <w:sz w:val="24"/>
        </w:rPr>
        <w:fldChar w:fldCharType="end"/>
      </w:r>
      <w:bookmarkEnd w:id="311"/>
      <w:r w:rsidRPr="0078451C">
        <w:rPr>
          <w:rFonts w:ascii="Times New Roman" w:hAnsi="Times New Roman" w:cs="Times New Roman"/>
          <w:sz w:val="24"/>
        </w:rPr>
        <w:t>. Relationship between average Procrustes distance and floor value.</w:t>
      </w:r>
    </w:p>
    <w:p w14:paraId="059B26D6" w14:textId="77777777" w:rsidR="00077492" w:rsidRDefault="00077492" w:rsidP="008A333B">
      <w:pPr>
        <w:spacing w:line="240" w:lineRule="auto"/>
        <w:ind w:firstLine="720"/>
        <w:jc w:val="both"/>
        <w:rPr>
          <w:rFonts w:ascii="Times New Roman" w:hAnsi="Times New Roman" w:cs="Times New Roman"/>
          <w:sz w:val="24"/>
        </w:rPr>
        <w:pPrChange w:id="312" w:author="Liu, Luyu" w:date="2020-07-20T23:14:00Z">
          <w:pPr>
            <w:spacing w:line="480" w:lineRule="auto"/>
            <w:ind w:firstLine="720"/>
            <w:jc w:val="both"/>
          </w:pPr>
        </w:pPrChange>
      </w:pPr>
      <w:r>
        <w:rPr>
          <w:rFonts w:ascii="Times New Roman" w:hAnsi="Times New Roman" w:cs="Times New Roman"/>
          <w:sz w:val="24"/>
        </w:rPr>
        <w:tab/>
      </w:r>
    </w:p>
    <w:p w14:paraId="2C2D8535" w14:textId="77777777" w:rsidR="00077492" w:rsidRDefault="00077492" w:rsidP="008A333B">
      <w:pPr>
        <w:spacing w:line="240" w:lineRule="auto"/>
        <w:ind w:firstLine="720"/>
        <w:jc w:val="both"/>
        <w:rPr>
          <w:rFonts w:ascii="Times New Roman" w:hAnsi="Times New Roman" w:cs="Times New Roman"/>
          <w:sz w:val="24"/>
        </w:rPr>
        <w:pPrChange w:id="313"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77777777" w:rsidR="00077492" w:rsidRDefault="00077492" w:rsidP="008A333B">
      <w:pPr>
        <w:spacing w:line="240" w:lineRule="auto"/>
        <w:ind w:firstLine="720"/>
        <w:jc w:val="both"/>
        <w:rPr>
          <w:rFonts w:ascii="Times New Roman" w:hAnsi="Times New Roman" w:cs="Times New Roman"/>
          <w:sz w:val="24"/>
        </w:rPr>
        <w:pPrChange w:id="314" w:author="Liu, Luyu" w:date="2020-07-20T23:14:00Z">
          <w:pPr>
            <w:spacing w:line="480" w:lineRule="auto"/>
            <w:ind w:firstLine="720"/>
            <w:jc w:val="both"/>
          </w:pPr>
        </w:pPrChange>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w:t>
      </w:r>
      <w:r>
        <w:rPr>
          <w:rFonts w:ascii="Times New Roman" w:hAnsi="Times New Roman" w:cs="Times New Roman"/>
          <w:sz w:val="24"/>
        </w:rPr>
        <w:lastRenderedPageBreak/>
        <w:t>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0CA6224B" w14:textId="77777777" w:rsidR="00077492" w:rsidRDefault="00077492" w:rsidP="008A333B">
      <w:pPr>
        <w:spacing w:line="240" w:lineRule="auto"/>
        <w:ind w:firstLine="720"/>
        <w:jc w:val="both"/>
        <w:rPr>
          <w:rFonts w:ascii="Times New Roman" w:hAnsi="Times New Roman" w:cs="Times New Roman"/>
          <w:sz w:val="24"/>
        </w:rPr>
        <w:pPrChange w:id="315" w:author="Liu, Luyu" w:date="2020-07-20T23:14:00Z">
          <w:pPr>
            <w:spacing w:line="480" w:lineRule="auto"/>
            <w:ind w:firstLine="720"/>
            <w:jc w:val="both"/>
          </w:pPr>
        </w:pPrChange>
      </w:pPr>
    </w:p>
    <w:p w14:paraId="5C7E45C6" w14:textId="77777777" w:rsidR="00077492" w:rsidRDefault="00077492" w:rsidP="008A333B">
      <w:pPr>
        <w:keepNext/>
        <w:spacing w:line="240" w:lineRule="auto"/>
        <w:jc w:val="center"/>
        <w:pPrChange w:id="316" w:author="Liu, Luyu" w:date="2020-07-20T23:14:00Z">
          <w:pPr>
            <w:keepNext/>
            <w:spacing w:line="480" w:lineRule="auto"/>
            <w:jc w:val="center"/>
          </w:pPr>
        </w:pPrChange>
      </w:pPr>
      <w:r>
        <w:rPr>
          <w:noProof/>
        </w:rPr>
        <w:drawing>
          <wp:inline distT="0" distB="0" distL="0" distR="0" wp14:anchorId="760082A1" wp14:editId="0CA050F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47B569" w14:textId="77777777" w:rsidR="00077492" w:rsidRDefault="00077492" w:rsidP="008A333B">
      <w:pPr>
        <w:spacing w:line="240" w:lineRule="auto"/>
        <w:jc w:val="center"/>
        <w:rPr>
          <w:rFonts w:ascii="Times New Roman" w:hAnsi="Times New Roman" w:cs="Times New Roman"/>
          <w:sz w:val="24"/>
        </w:rPr>
        <w:pPrChange w:id="317" w:author="Liu, Luyu" w:date="2020-07-20T23:14:00Z">
          <w:pPr>
            <w:spacing w:line="480" w:lineRule="auto"/>
            <w:jc w:val="center"/>
          </w:pPr>
        </w:pPrChange>
      </w:pPr>
      <w:bookmarkStart w:id="318" w:name="_Ref41985286"/>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sidRPr="0078451C">
        <w:rPr>
          <w:rFonts w:ascii="Times New Roman" w:hAnsi="Times New Roman" w:cs="Times New Roman"/>
          <w:sz w:val="24"/>
        </w:rPr>
        <w:t>8</w:t>
      </w:r>
      <w:r w:rsidRPr="0078451C">
        <w:rPr>
          <w:rFonts w:ascii="Times New Roman" w:hAnsi="Times New Roman" w:cs="Times New Roman"/>
          <w:sz w:val="24"/>
        </w:rPr>
        <w:fldChar w:fldCharType="end"/>
      </w:r>
      <w:bookmarkEnd w:id="318"/>
      <w:r w:rsidRPr="0078451C">
        <w:rPr>
          <w:rFonts w:ascii="Times New Roman" w:hAnsi="Times New Roman" w:cs="Times New Roman"/>
          <w:sz w:val="24"/>
        </w:rPr>
        <w:t>. Temporal distribution of all transit system's average Procrustes distance between normal and pandemic curves</w:t>
      </w:r>
      <w:r>
        <w:rPr>
          <w:rFonts w:ascii="Times New Roman" w:hAnsi="Times New Roman" w:cs="Times New Roman"/>
          <w:sz w:val="24"/>
        </w:rPr>
        <w:t>.</w:t>
      </w:r>
    </w:p>
    <w:p w14:paraId="21078059" w14:textId="77777777" w:rsidR="00077492" w:rsidRPr="0078451C" w:rsidRDefault="00077492" w:rsidP="008A333B">
      <w:pPr>
        <w:spacing w:line="240" w:lineRule="auto"/>
        <w:jc w:val="center"/>
        <w:rPr>
          <w:rFonts w:ascii="Times New Roman" w:hAnsi="Times New Roman" w:cs="Times New Roman"/>
          <w:sz w:val="24"/>
        </w:rPr>
        <w:pPrChange w:id="319" w:author="Liu, Luyu" w:date="2020-07-20T23:14: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77777777" w:rsidR="00077492" w:rsidRDefault="00077492" w:rsidP="008A333B">
      <w:pPr>
        <w:keepNext/>
        <w:spacing w:line="240" w:lineRule="auto"/>
        <w:jc w:val="center"/>
        <w:rPr>
          <w:rFonts w:ascii="Times New Roman" w:hAnsi="Times New Roman" w:cs="Times New Roman"/>
          <w:sz w:val="24"/>
        </w:rPr>
        <w:pPrChange w:id="320" w:author="Liu, Luyu" w:date="2020-07-20T23:14:00Z">
          <w:pPr>
            <w:keepNext/>
            <w:spacing w:line="480" w:lineRule="auto"/>
            <w:jc w:val="center"/>
          </w:pPr>
        </w:pPrChange>
      </w:pPr>
    </w:p>
    <w:p w14:paraId="49AB1840" w14:textId="77777777" w:rsidR="00077492" w:rsidRDefault="00077492" w:rsidP="008A333B">
      <w:pPr>
        <w:spacing w:line="240" w:lineRule="auto"/>
        <w:rPr>
          <w:rFonts w:ascii="Times New Roman" w:hAnsi="Times New Roman" w:cs="Times New Roman"/>
          <w:sz w:val="24"/>
        </w:rPr>
        <w:pPrChange w:id="321" w:author="Liu, Luyu" w:date="2020-07-20T23:14:00Z">
          <w:pPr>
            <w:spacing w:line="480" w:lineRule="auto"/>
          </w:pPr>
        </w:pPrChange>
      </w:pPr>
    </w:p>
    <w:p w14:paraId="43CE2857" w14:textId="77777777" w:rsidR="00077492" w:rsidRPr="009457DC" w:rsidRDefault="00077492" w:rsidP="008A333B">
      <w:pPr>
        <w:pStyle w:val="ListParagraph"/>
        <w:numPr>
          <w:ilvl w:val="0"/>
          <w:numId w:val="2"/>
        </w:numPr>
        <w:spacing w:line="240" w:lineRule="auto"/>
        <w:rPr>
          <w:rFonts w:ascii="Times New Roman" w:hAnsi="Times New Roman" w:cs="Times New Roman"/>
          <w:b/>
          <w:sz w:val="24"/>
        </w:rPr>
        <w:pPrChange w:id="322"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Conclusion</w:t>
      </w:r>
    </w:p>
    <w:p w14:paraId="56EE6A52" w14:textId="77777777" w:rsidR="00077492" w:rsidRDefault="00077492" w:rsidP="008A333B">
      <w:pPr>
        <w:spacing w:line="240" w:lineRule="auto"/>
        <w:jc w:val="both"/>
        <w:rPr>
          <w:rFonts w:ascii="Times New Roman" w:hAnsi="Times New Roman" w:cs="Times New Roman"/>
          <w:sz w:val="24"/>
        </w:rPr>
        <w:pPrChange w:id="323" w:author="Liu, Luyu" w:date="2020-07-20T23:14:00Z">
          <w:pPr>
            <w:spacing w:line="480" w:lineRule="auto"/>
            <w:jc w:val="both"/>
          </w:pPr>
        </w:pPrChange>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w:t>
      </w:r>
      <w:r>
        <w:rPr>
          <w:rFonts w:ascii="Times New Roman" w:hAnsi="Times New Roman" w:cs="Times New Roman"/>
          <w:sz w:val="24"/>
        </w:rPr>
        <w:lastRenderedPageBreak/>
        <w:t>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w:t>
      </w:r>
    </w:p>
    <w:p w14:paraId="1371A807" w14:textId="77777777" w:rsidR="00077492" w:rsidRDefault="00077492" w:rsidP="008A333B">
      <w:pPr>
        <w:spacing w:line="240" w:lineRule="auto"/>
        <w:ind w:firstLine="720"/>
        <w:jc w:val="both"/>
        <w:rPr>
          <w:rFonts w:ascii="Times New Roman" w:hAnsi="Times New Roman" w:cs="Times New Roman"/>
          <w:sz w:val="24"/>
        </w:rPr>
        <w:pPrChange w:id="324"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77777777" w:rsidR="00077492" w:rsidRDefault="00077492" w:rsidP="008A333B">
      <w:pPr>
        <w:spacing w:line="240" w:lineRule="auto"/>
        <w:ind w:firstLine="720"/>
        <w:jc w:val="both"/>
        <w:rPr>
          <w:rFonts w:ascii="Times New Roman" w:hAnsi="Times New Roman" w:cs="Times New Roman"/>
          <w:sz w:val="24"/>
        </w:rPr>
        <w:pPrChange w:id="325" w:author="Liu, Luyu" w:date="2020-07-20T23:14:00Z">
          <w:pPr>
            <w:spacing w:line="480" w:lineRule="auto"/>
            <w:ind w:firstLine="720"/>
            <w:jc w:val="both"/>
          </w:pPr>
        </w:pPrChange>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77777777" w:rsidR="00077492" w:rsidRDefault="00077492" w:rsidP="008A333B">
      <w:pPr>
        <w:spacing w:line="240" w:lineRule="auto"/>
        <w:ind w:firstLine="720"/>
        <w:jc w:val="both"/>
        <w:rPr>
          <w:rFonts w:ascii="Times New Roman" w:hAnsi="Times New Roman" w:cs="Times New Roman"/>
          <w:sz w:val="24"/>
        </w:rPr>
        <w:pPrChange w:id="326"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floor point before community spread. </w:t>
      </w:r>
    </w:p>
    <w:p w14:paraId="7A08463B" w14:textId="77777777" w:rsidR="00077492" w:rsidRDefault="00077492" w:rsidP="008A333B">
      <w:pPr>
        <w:spacing w:line="240" w:lineRule="auto"/>
        <w:ind w:firstLine="720"/>
        <w:jc w:val="both"/>
        <w:rPr>
          <w:rFonts w:ascii="Times New Roman" w:hAnsi="Times New Roman" w:cs="Times New Roman"/>
          <w:sz w:val="24"/>
        </w:rPr>
        <w:pPrChange w:id="327" w:author="Liu, Luyu" w:date="2020-07-20T23:14:00Z">
          <w:pPr>
            <w:spacing w:line="480" w:lineRule="auto"/>
            <w:ind w:firstLine="720"/>
            <w:jc w:val="both"/>
          </w:pPr>
        </w:pPrChange>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p>
    <w:p w14:paraId="2A7B39F3" w14:textId="77777777" w:rsidR="00077492" w:rsidRDefault="00077492" w:rsidP="008A333B">
      <w:pPr>
        <w:spacing w:line="240" w:lineRule="auto"/>
        <w:ind w:firstLine="720"/>
        <w:jc w:val="both"/>
        <w:rPr>
          <w:rFonts w:ascii="Times New Roman" w:hAnsi="Times New Roman" w:cs="Times New Roman"/>
          <w:sz w:val="24"/>
        </w:rPr>
        <w:pPrChange w:id="328"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w:t>
      </w:r>
      <w:r w:rsidRPr="002F7278">
        <w:rPr>
          <w:rFonts w:ascii="Times New Roman" w:hAnsi="Times New Roman" w:cs="Times New Roman"/>
          <w:sz w:val="24"/>
        </w:rPr>
        <w:lastRenderedPageBreak/>
        <w:t>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rsidP="008A333B">
      <w:pPr>
        <w:spacing w:line="240" w:lineRule="auto"/>
        <w:ind w:firstLine="720"/>
        <w:jc w:val="both"/>
        <w:rPr>
          <w:rFonts w:ascii="Times New Roman" w:hAnsi="Times New Roman" w:cs="Times New Roman"/>
          <w:sz w:val="24"/>
        </w:rPr>
        <w:pPrChange w:id="329" w:author="Liu, Luyu" w:date="2020-07-20T23:14:00Z">
          <w:pPr>
            <w:spacing w:line="480" w:lineRule="auto"/>
            <w:ind w:firstLine="720"/>
            <w:jc w:val="both"/>
          </w:pPr>
        </w:pPrChange>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8A333B">
      <w:pPr>
        <w:spacing w:line="240" w:lineRule="auto"/>
        <w:ind w:firstLine="720"/>
        <w:jc w:val="both"/>
        <w:rPr>
          <w:rFonts w:ascii="Times New Roman" w:hAnsi="Times New Roman" w:cs="Times New Roman"/>
          <w:sz w:val="24"/>
        </w:rPr>
        <w:pPrChange w:id="330"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77777777" w:rsidR="00077492" w:rsidRPr="009457DC" w:rsidRDefault="00077492" w:rsidP="008A333B">
      <w:pPr>
        <w:spacing w:line="240" w:lineRule="auto"/>
        <w:ind w:firstLine="720"/>
        <w:jc w:val="both"/>
        <w:rPr>
          <w:rFonts w:ascii="Times New Roman" w:hAnsi="Times New Roman" w:cs="Times New Roman"/>
          <w:sz w:val="24"/>
        </w:rPr>
        <w:pPrChange w:id="331" w:author="Liu, Luyu" w:date="2020-07-20T23:14:00Z">
          <w:pPr>
            <w:spacing w:line="480" w:lineRule="auto"/>
            <w:ind w:firstLine="720"/>
            <w:jc w:val="both"/>
          </w:pPr>
        </w:pPrChange>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77777777" w:rsidR="00077492" w:rsidRDefault="00077492" w:rsidP="008A333B">
      <w:pPr>
        <w:spacing w:line="240" w:lineRule="auto"/>
        <w:rPr>
          <w:rFonts w:ascii="Times New Roman" w:hAnsi="Times New Roman" w:cs="Times New Roman"/>
          <w:sz w:val="24"/>
        </w:rPr>
        <w:pPrChange w:id="332" w:author="Liu, Luyu" w:date="2020-07-20T23:14:00Z">
          <w:pPr>
            <w:spacing w:line="480" w:lineRule="auto"/>
          </w:pPr>
        </w:pPrChange>
      </w:pPr>
    </w:p>
    <w:p w14:paraId="44FAA1C9" w14:textId="77777777" w:rsidR="00077492" w:rsidRDefault="00077492" w:rsidP="008A333B">
      <w:pPr>
        <w:spacing w:line="240" w:lineRule="auto"/>
        <w:rPr>
          <w:rFonts w:ascii="Times New Roman" w:hAnsi="Times New Roman" w:cs="Times New Roman"/>
          <w:sz w:val="24"/>
        </w:rPr>
        <w:pPrChange w:id="333" w:author="Liu, Luyu" w:date="2020-07-20T23:14:00Z">
          <w:pPr>
            <w:spacing w:line="480" w:lineRule="auto"/>
          </w:pPr>
        </w:pPrChange>
      </w:pPr>
    </w:p>
    <w:p w14:paraId="5E1D6958" w14:textId="77777777" w:rsidR="00077492" w:rsidRDefault="00077492" w:rsidP="008A333B">
      <w:pPr>
        <w:spacing w:line="240" w:lineRule="auto"/>
        <w:rPr>
          <w:rFonts w:ascii="Times New Roman" w:hAnsi="Times New Roman" w:cs="Times New Roman"/>
          <w:sz w:val="24"/>
        </w:rPr>
        <w:pPrChange w:id="334" w:author="Liu, Luyu" w:date="2020-07-20T23:14:00Z">
          <w:pPr>
            <w:spacing w:line="480" w:lineRule="auto"/>
          </w:pPr>
        </w:pPrChange>
      </w:pPr>
    </w:p>
    <w:p w14:paraId="295F4031" w14:textId="77777777" w:rsidR="00077492" w:rsidRDefault="00077492" w:rsidP="008A333B">
      <w:pPr>
        <w:spacing w:line="240" w:lineRule="auto"/>
        <w:rPr>
          <w:rFonts w:ascii="Times New Roman" w:hAnsi="Times New Roman" w:cs="Times New Roman"/>
          <w:sz w:val="24"/>
        </w:rPr>
        <w:pPrChange w:id="335" w:author="Liu, Luyu" w:date="2020-07-20T23:14:00Z">
          <w:pPr>
            <w:spacing w:line="480" w:lineRule="auto"/>
          </w:pPr>
        </w:pPrChange>
      </w:pPr>
    </w:p>
    <w:p w14:paraId="462E6EDE" w14:textId="77777777" w:rsidR="00077492" w:rsidRDefault="00077492" w:rsidP="008A333B">
      <w:pPr>
        <w:spacing w:line="240" w:lineRule="auto"/>
        <w:rPr>
          <w:rFonts w:ascii="Times New Roman" w:hAnsi="Times New Roman" w:cs="Times New Roman"/>
          <w:sz w:val="24"/>
        </w:rPr>
        <w:pPrChange w:id="336" w:author="Liu, Luyu" w:date="2020-07-20T23:14:00Z">
          <w:pPr>
            <w:spacing w:line="480" w:lineRule="auto"/>
          </w:pPr>
        </w:pPrChange>
      </w:pPr>
    </w:p>
    <w:p w14:paraId="7E601708" w14:textId="77777777" w:rsidR="00077492" w:rsidRPr="009457DC" w:rsidRDefault="00077492" w:rsidP="008A333B">
      <w:pPr>
        <w:spacing w:line="240" w:lineRule="auto"/>
        <w:rPr>
          <w:rFonts w:ascii="Times New Roman" w:hAnsi="Times New Roman" w:cs="Times New Roman"/>
          <w:b/>
          <w:sz w:val="24"/>
        </w:rPr>
        <w:pPrChange w:id="337" w:author="Liu, Luyu" w:date="2020-07-20T23:14:00Z">
          <w:pPr>
            <w:spacing w:line="480" w:lineRule="auto"/>
          </w:pPr>
        </w:pPrChange>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4DC7F17C" w14:textId="07A82E09" w:rsidR="003E5814" w:rsidRPr="003E5814" w:rsidRDefault="00077492"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3E5814" w:rsidRPr="003E5814">
        <w:rPr>
          <w:rFonts w:ascii="Times New Roman" w:hAnsi="Times New Roman" w:cs="Times New Roman"/>
          <w:noProof/>
          <w:sz w:val="24"/>
          <w:szCs w:val="24"/>
        </w:rPr>
        <w:t xml:space="preserve">1. </w:t>
      </w:r>
      <w:r w:rsidR="003E5814" w:rsidRPr="003E581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0A880E2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 </w:t>
      </w:r>
      <w:r w:rsidRPr="003E581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0946595"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 </w:t>
      </w:r>
      <w:r w:rsidRPr="003E5814">
        <w:rPr>
          <w:rFonts w:ascii="Times New Roman" w:hAnsi="Times New Roman" w:cs="Times New Roman"/>
          <w:noProof/>
          <w:sz w:val="24"/>
          <w:szCs w:val="24"/>
        </w:rPr>
        <w:tab/>
        <w:t>WMATA. Metro and Covid-19: Steps we’ve taken. 2020 [cited 2 Apr 2020]. Available: https://www.wmata.com/service/status/details/COVID-19.cfm</w:t>
      </w:r>
    </w:p>
    <w:p w14:paraId="7809D66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4. </w:t>
      </w:r>
      <w:r w:rsidRPr="003E581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2C73F08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5. </w:t>
      </w:r>
      <w:r w:rsidRPr="003E581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76DE8E0E"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6. </w:t>
      </w:r>
      <w:r w:rsidRPr="003E581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52FC9F54"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7. </w:t>
      </w:r>
      <w:r w:rsidRPr="003E5814">
        <w:rPr>
          <w:rFonts w:ascii="Times New Roman" w:hAnsi="Times New Roman" w:cs="Times New Roman"/>
          <w:noProof/>
          <w:sz w:val="24"/>
          <w:szCs w:val="24"/>
        </w:rPr>
        <w:tab/>
        <w:t xml:space="preserve">Zimmerman R. Mass transit infrastructure and urban health. J Urban Heal. 2005;82: 21–32. </w:t>
      </w:r>
    </w:p>
    <w:p w14:paraId="40793740"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8. </w:t>
      </w:r>
      <w:r w:rsidRPr="003E5814">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05497502"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9. </w:t>
      </w:r>
      <w:r w:rsidRPr="003E5814">
        <w:rPr>
          <w:rFonts w:ascii="Times New Roman" w:hAnsi="Times New Roman" w:cs="Times New Roman"/>
          <w:noProof/>
          <w:sz w:val="24"/>
          <w:szCs w:val="24"/>
        </w:rPr>
        <w:tab/>
        <w:t xml:space="preserve">Wang K-Y. How change of public transportation usage reveals fear of the SARS virus in a city. PLoS One. 2014;9. </w:t>
      </w:r>
    </w:p>
    <w:p w14:paraId="6E1A90A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10. </w:t>
      </w:r>
      <w:r w:rsidRPr="003E581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0C2B9EED"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11. </w:t>
      </w:r>
      <w:r w:rsidRPr="003E581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007C982F"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12. </w:t>
      </w:r>
      <w:r w:rsidRPr="003E5814">
        <w:rPr>
          <w:rFonts w:ascii="Times New Roman" w:hAnsi="Times New Roman" w:cs="Times New Roman"/>
          <w:noProof/>
          <w:sz w:val="24"/>
          <w:szCs w:val="24"/>
        </w:rPr>
        <w:tab/>
        <w:t>App Store Preview - Transit • Subway &amp; Bus Times. 2020 [cited 23 May 2020]. Available: https://apps.apple.com/app/apple-store/id498151501</w:t>
      </w:r>
    </w:p>
    <w:p w14:paraId="46E6EB6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13. </w:t>
      </w:r>
      <w:r w:rsidRPr="003E5814">
        <w:rPr>
          <w:rFonts w:ascii="Times New Roman" w:hAnsi="Times New Roman" w:cs="Times New Roman"/>
          <w:noProof/>
          <w:sz w:val="24"/>
          <w:szCs w:val="24"/>
        </w:rPr>
        <w:tab/>
        <w:t>Transit app. How coronavirus is disrupting public transit. 2020. Available: https://transitapp.com/coronavirus#monitor</w:t>
      </w:r>
    </w:p>
    <w:p w14:paraId="23E1042B"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14. </w:t>
      </w:r>
      <w:r w:rsidRPr="003E5814">
        <w:rPr>
          <w:rFonts w:ascii="Times New Roman" w:hAnsi="Times New Roman" w:cs="Times New Roman"/>
          <w:noProof/>
          <w:sz w:val="24"/>
          <w:szCs w:val="24"/>
        </w:rPr>
        <w:tab/>
        <w:t>Biocomplexity Institute U of V. COVID-19 Surveillance Dashboard. 2020. Available: https://nssac.bii.virginia.edu/covid-19/dashboard/</w:t>
      </w:r>
    </w:p>
    <w:p w14:paraId="0A69A457"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15. </w:t>
      </w:r>
      <w:r w:rsidRPr="003E5814">
        <w:rPr>
          <w:rFonts w:ascii="Times New Roman" w:hAnsi="Times New Roman" w:cs="Times New Roman"/>
          <w:noProof/>
          <w:sz w:val="24"/>
          <w:szCs w:val="24"/>
        </w:rPr>
        <w:tab/>
        <w:t xml:space="preserve">JHU CSSE. 2019 Novel Coronavirus COVID-19 (2019-nCoV) Data Repository by Johns Hopkins CSSE. 2020 [cited 15 May 2020]. Available: </w:t>
      </w:r>
      <w:r w:rsidRPr="003E5814">
        <w:rPr>
          <w:rFonts w:ascii="Times New Roman" w:hAnsi="Times New Roman" w:cs="Times New Roman"/>
          <w:noProof/>
          <w:sz w:val="24"/>
          <w:szCs w:val="24"/>
        </w:rPr>
        <w:lastRenderedPageBreak/>
        <w:t>https://github.com/CSSEGISandData/COVID-19/</w:t>
      </w:r>
    </w:p>
    <w:p w14:paraId="11D2525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16. </w:t>
      </w:r>
      <w:r w:rsidRPr="003E581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4CAE421A"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17. </w:t>
      </w:r>
      <w:r w:rsidRPr="003E581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42ABF81"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18. </w:t>
      </w:r>
      <w:r w:rsidRPr="003E581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07018C76"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19. </w:t>
      </w:r>
      <w:r w:rsidRPr="003E581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6176411D"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20. </w:t>
      </w:r>
      <w:r w:rsidRPr="003E5814">
        <w:rPr>
          <w:rFonts w:ascii="Times New Roman" w:hAnsi="Times New Roman" w:cs="Times New Roman"/>
          <w:noProof/>
          <w:sz w:val="24"/>
          <w:szCs w:val="24"/>
        </w:rPr>
        <w:tab/>
        <w:t xml:space="preserve">Iseki H, Taylor BD. The demographics of public transit subsidies: a case study of Los Angeles. 2010. </w:t>
      </w:r>
    </w:p>
    <w:p w14:paraId="10ACE2D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21. </w:t>
      </w:r>
      <w:r w:rsidRPr="003E581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5387C5E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22. </w:t>
      </w:r>
      <w:r w:rsidRPr="003E581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1AC0CAD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23. </w:t>
      </w:r>
      <w:r w:rsidRPr="003E581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7131BD31"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24. </w:t>
      </w:r>
      <w:r w:rsidRPr="003E581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C33F804"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25. </w:t>
      </w:r>
      <w:r w:rsidRPr="003E5814">
        <w:rPr>
          <w:rFonts w:ascii="Times New Roman" w:hAnsi="Times New Roman" w:cs="Times New Roman"/>
          <w:noProof/>
          <w:sz w:val="24"/>
          <w:szCs w:val="24"/>
        </w:rPr>
        <w:tab/>
        <w:t>Google. Google Trends - COVID19. 2020 [cited 5 Dec 2020]. Available: https://trends.google.com/trends/explore?date=today 3-m&amp;geo=US&amp;q=COVID19</w:t>
      </w:r>
    </w:p>
    <w:p w14:paraId="10BE64A2"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26. </w:t>
      </w:r>
      <w:r w:rsidRPr="003E581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732750A6"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27. </w:t>
      </w:r>
      <w:r w:rsidRPr="003E581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64DDA2E"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28. </w:t>
      </w:r>
      <w:r w:rsidRPr="003E581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3B7E38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lastRenderedPageBreak/>
        <w:t xml:space="preserve">29. </w:t>
      </w:r>
      <w:r w:rsidRPr="003E581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309FF966"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30. </w:t>
      </w:r>
      <w:r w:rsidRPr="003E5814">
        <w:rPr>
          <w:rFonts w:ascii="Times New Roman" w:hAnsi="Times New Roman" w:cs="Times New Roman"/>
          <w:noProof/>
          <w:sz w:val="24"/>
          <w:szCs w:val="24"/>
        </w:rPr>
        <w:tab/>
        <w:t xml:space="preserve">Cheng H-Y, Jian S-W, Liu D-P, Ng T-C, Huang W-T, Lin H-H. High transmissibility of COVID-19 near symptom onset. medRxiv. 2020. </w:t>
      </w:r>
    </w:p>
    <w:p w14:paraId="042F8B9C"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31. </w:t>
      </w:r>
      <w:r w:rsidRPr="003E581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2F0B931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32. </w:t>
      </w:r>
      <w:r w:rsidRPr="003E581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6A160A9B"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33. </w:t>
      </w:r>
      <w:r w:rsidRPr="003E581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6AA1B9D1"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34. </w:t>
      </w:r>
      <w:r w:rsidRPr="003E581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59627B23"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35. </w:t>
      </w:r>
      <w:r w:rsidRPr="003E581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321AE35A"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36. </w:t>
      </w:r>
      <w:r w:rsidRPr="003E581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4C90D447"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37. </w:t>
      </w:r>
      <w:r w:rsidRPr="003E581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6B2C86CD"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38. </w:t>
      </w:r>
      <w:r w:rsidRPr="003E5814">
        <w:rPr>
          <w:rFonts w:ascii="Times New Roman" w:hAnsi="Times New Roman" w:cs="Times New Roman"/>
          <w:noProof/>
          <w:sz w:val="24"/>
          <w:szCs w:val="24"/>
        </w:rPr>
        <w:tab/>
        <w:t xml:space="preserve">Giuliano G. Low income, public transit, and mobility. Transp Res Rec. 2005;1927: 63–70. </w:t>
      </w:r>
    </w:p>
    <w:p w14:paraId="263C4C9A"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39. </w:t>
      </w:r>
      <w:r w:rsidRPr="003E581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72537999"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szCs w:val="24"/>
        </w:rPr>
      </w:pPr>
      <w:r w:rsidRPr="003E5814">
        <w:rPr>
          <w:rFonts w:ascii="Times New Roman" w:hAnsi="Times New Roman" w:cs="Times New Roman"/>
          <w:noProof/>
          <w:sz w:val="24"/>
          <w:szCs w:val="24"/>
        </w:rPr>
        <w:t xml:space="preserve">40. </w:t>
      </w:r>
      <w:r w:rsidRPr="003E581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76CD1A1" w14:textId="77777777" w:rsidR="003E5814" w:rsidRPr="003E5814" w:rsidRDefault="003E5814" w:rsidP="003E5814">
      <w:pPr>
        <w:widowControl w:val="0"/>
        <w:autoSpaceDE w:val="0"/>
        <w:autoSpaceDN w:val="0"/>
        <w:adjustRightInd w:val="0"/>
        <w:spacing w:line="240" w:lineRule="auto"/>
        <w:ind w:left="640" w:hanging="640"/>
        <w:rPr>
          <w:rFonts w:ascii="Times New Roman" w:hAnsi="Times New Roman" w:cs="Times New Roman"/>
          <w:noProof/>
          <w:sz w:val="24"/>
        </w:rPr>
      </w:pPr>
      <w:r w:rsidRPr="003E5814">
        <w:rPr>
          <w:rFonts w:ascii="Times New Roman" w:hAnsi="Times New Roman" w:cs="Times New Roman"/>
          <w:noProof/>
          <w:sz w:val="24"/>
          <w:szCs w:val="24"/>
        </w:rPr>
        <w:t xml:space="preserve">41. </w:t>
      </w:r>
      <w:r w:rsidRPr="003E581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8A333B">
      <w:pPr>
        <w:spacing w:line="240" w:lineRule="auto"/>
        <w:rPr>
          <w:rFonts w:ascii="Times New Roman" w:hAnsi="Times New Roman" w:cs="Times New Roman"/>
          <w:sz w:val="24"/>
        </w:rPr>
        <w:pPrChange w:id="338" w:author="Liu, Luyu" w:date="2020-07-20T23:14:00Z">
          <w:pPr>
            <w:spacing w:line="480" w:lineRule="auto"/>
          </w:pPr>
        </w:pPrChange>
      </w:pPr>
      <w:r>
        <w:rPr>
          <w:rFonts w:ascii="Times New Roman" w:hAnsi="Times New Roman" w:cs="Times New Roman"/>
          <w:sz w:val="24"/>
        </w:rPr>
        <w:lastRenderedPageBreak/>
        <w:fldChar w:fldCharType="end"/>
      </w:r>
    </w:p>
    <w:p w14:paraId="3DC7F457" w14:textId="77777777" w:rsidR="00077492" w:rsidRDefault="00077492" w:rsidP="008A333B">
      <w:pPr>
        <w:spacing w:line="240" w:lineRule="auto"/>
        <w:pPrChange w:id="339" w:author="Liu, Luyu" w:date="2020-07-20T23:14:00Z">
          <w:pPr>
            <w:spacing w:line="480" w:lineRule="auto"/>
          </w:pPr>
        </w:pPrChange>
      </w:pPr>
    </w:p>
    <w:p w14:paraId="3AF58EF0" w14:textId="77777777" w:rsidR="00077492" w:rsidRPr="00500CFC" w:rsidRDefault="00077492" w:rsidP="008A333B">
      <w:pPr>
        <w:spacing w:line="240" w:lineRule="auto"/>
        <w:pPrChange w:id="340" w:author="Liu, Luyu" w:date="2020-07-20T23:14:00Z">
          <w:pPr>
            <w:spacing w:line="480" w:lineRule="auto"/>
          </w:pPr>
        </w:pPrChange>
      </w:pPr>
    </w:p>
    <w:p w14:paraId="79796526" w14:textId="77777777" w:rsidR="008A333B" w:rsidRDefault="008A333B" w:rsidP="008A333B">
      <w:pPr>
        <w:spacing w:line="240" w:lineRule="auto"/>
        <w:pPrChange w:id="341" w:author="Liu, Luyu" w:date="2020-07-20T23:14:00Z">
          <w:pPr/>
        </w:pPrChange>
      </w:pPr>
    </w:p>
    <w:sectPr w:rsidR="008A333B" w:rsidSect="009C38C1">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9648E" w14:textId="77777777" w:rsidR="00AB4354" w:rsidRDefault="00AB4354">
      <w:pPr>
        <w:spacing w:after="0" w:line="240" w:lineRule="auto"/>
      </w:pPr>
      <w:r>
        <w:separator/>
      </w:r>
    </w:p>
  </w:endnote>
  <w:endnote w:type="continuationSeparator" w:id="0">
    <w:p w14:paraId="0BA728D9" w14:textId="77777777" w:rsidR="00AB4354" w:rsidRDefault="00AB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606DFFE0" w:rsidR="008A333B" w:rsidRDefault="008A333B">
        <w:pPr>
          <w:pStyle w:val="Footer"/>
          <w:jc w:val="right"/>
        </w:pPr>
        <w:r>
          <w:fldChar w:fldCharType="begin"/>
        </w:r>
        <w:r>
          <w:instrText xml:space="preserve"> PAGE   \* MERGEFORMAT </w:instrText>
        </w:r>
        <w:r>
          <w:fldChar w:fldCharType="separate"/>
        </w:r>
        <w:r w:rsidR="00AB758D">
          <w:rPr>
            <w:noProof/>
          </w:rPr>
          <w:t>14</w:t>
        </w:r>
        <w:r>
          <w:rPr>
            <w:noProof/>
          </w:rPr>
          <w:fldChar w:fldCharType="end"/>
        </w:r>
      </w:p>
    </w:sdtContent>
  </w:sdt>
  <w:p w14:paraId="0E5DF4F2" w14:textId="77777777" w:rsidR="008A333B" w:rsidRDefault="008A3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BD049" w14:textId="77777777" w:rsidR="00AB4354" w:rsidRDefault="00AB4354">
      <w:pPr>
        <w:spacing w:after="0" w:line="240" w:lineRule="auto"/>
      </w:pPr>
      <w:r>
        <w:separator/>
      </w:r>
    </w:p>
  </w:footnote>
  <w:footnote w:type="continuationSeparator" w:id="0">
    <w:p w14:paraId="3144587A" w14:textId="77777777" w:rsidR="00AB4354" w:rsidRDefault="00AB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522C4"/>
    <w:rsid w:val="00072152"/>
    <w:rsid w:val="000737F4"/>
    <w:rsid w:val="00075952"/>
    <w:rsid w:val="00077492"/>
    <w:rsid w:val="000E1061"/>
    <w:rsid w:val="000E7AE1"/>
    <w:rsid w:val="000F2EDD"/>
    <w:rsid w:val="00100375"/>
    <w:rsid w:val="0012456D"/>
    <w:rsid w:val="0019668F"/>
    <w:rsid w:val="001F3ACA"/>
    <w:rsid w:val="00272B35"/>
    <w:rsid w:val="002A7F68"/>
    <w:rsid w:val="002B02F4"/>
    <w:rsid w:val="00326A80"/>
    <w:rsid w:val="00383ECA"/>
    <w:rsid w:val="003972EC"/>
    <w:rsid w:val="00397CE7"/>
    <w:rsid w:val="003B5A72"/>
    <w:rsid w:val="003E5814"/>
    <w:rsid w:val="004C179B"/>
    <w:rsid w:val="004E2FFB"/>
    <w:rsid w:val="005254FE"/>
    <w:rsid w:val="00610EAA"/>
    <w:rsid w:val="006152F3"/>
    <w:rsid w:val="0061628C"/>
    <w:rsid w:val="00636D1A"/>
    <w:rsid w:val="00653514"/>
    <w:rsid w:val="00661E8D"/>
    <w:rsid w:val="006811AE"/>
    <w:rsid w:val="006A1FF6"/>
    <w:rsid w:val="006D69AA"/>
    <w:rsid w:val="0074093C"/>
    <w:rsid w:val="00757F5E"/>
    <w:rsid w:val="007A5620"/>
    <w:rsid w:val="00827526"/>
    <w:rsid w:val="008A333B"/>
    <w:rsid w:val="00902543"/>
    <w:rsid w:val="009156B5"/>
    <w:rsid w:val="009573D3"/>
    <w:rsid w:val="00975C7C"/>
    <w:rsid w:val="009B6887"/>
    <w:rsid w:val="009C38C1"/>
    <w:rsid w:val="00A123AE"/>
    <w:rsid w:val="00A6679C"/>
    <w:rsid w:val="00AA3AEC"/>
    <w:rsid w:val="00AB4354"/>
    <w:rsid w:val="00AB758D"/>
    <w:rsid w:val="00B56A1C"/>
    <w:rsid w:val="00C2220C"/>
    <w:rsid w:val="00CE678E"/>
    <w:rsid w:val="00CF322A"/>
    <w:rsid w:val="00D02036"/>
    <w:rsid w:val="00D20056"/>
    <w:rsid w:val="00D2269C"/>
    <w:rsid w:val="00D6391E"/>
    <w:rsid w:val="00DB46CC"/>
    <w:rsid w:val="00E33862"/>
    <w:rsid w:val="00EC009C"/>
    <w:rsid w:val="00EC596F"/>
    <w:rsid w:val="00ED527A"/>
    <w:rsid w:val="00F176CD"/>
    <w:rsid w:val="00F654AF"/>
    <w:rsid w:val="00F77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77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7492"/>
    <w:rPr>
      <w:color w:val="5A5A5A" w:themeColor="text1" w:themeTint="A5"/>
      <w:spacing w:val="15"/>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438EC-CABF-49B8-B6C0-AE1252234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26</Pages>
  <Words>15590</Words>
  <Characters>88867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cp:revision>
  <dcterms:created xsi:type="dcterms:W3CDTF">2020-06-02T17:36:00Z</dcterms:created>
  <dcterms:modified xsi:type="dcterms:W3CDTF">2020-07-26T19:55:00Z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