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7636A93F" w:rsidR="00077492" w:rsidRDefault="00EC009C">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00077492" w:rsidRPr="00C52BD7">
        <w:rPr>
          <w:rFonts w:ascii="Times New Roman" w:hAnsi="Times New Roman" w:cs="Times New Roman"/>
          <w:sz w:val="24"/>
        </w:rPr>
        <w:t>he Impact</w:t>
      </w:r>
      <w:r w:rsidR="00077492">
        <w:rPr>
          <w:rFonts w:ascii="Times New Roman" w:hAnsi="Times New Roman" w:cs="Times New Roman"/>
          <w:sz w:val="24"/>
        </w:rPr>
        <w:t>s</w:t>
      </w:r>
      <w:r w:rsidR="00077492" w:rsidRPr="00C52BD7">
        <w:rPr>
          <w:rFonts w:ascii="Times New Roman" w:hAnsi="Times New Roman" w:cs="Times New Roman"/>
          <w:sz w:val="24"/>
        </w:rPr>
        <w:t xml:space="preserve"> of COVID-19 Pandemic on Public Transit Demand </w:t>
      </w:r>
      <w:r w:rsidR="00077492">
        <w:rPr>
          <w:rFonts w:ascii="Times New Roman" w:hAnsi="Times New Roman" w:cs="Times New Roman"/>
          <w:sz w:val="24"/>
        </w:rPr>
        <w:t>in US</w:t>
      </w:r>
    </w:p>
    <w:p w14:paraId="14429EA3" w14:textId="77777777" w:rsidR="00077492" w:rsidRPr="0091297A" w:rsidRDefault="00077492">
      <w:pPr>
        <w:spacing w:line="240" w:lineRule="auto"/>
        <w:jc w:val="center"/>
        <w:rPr>
          <w:rFonts w:ascii="Times New Roman" w:hAnsi="Times New Roman" w:cs="Times New Roman"/>
          <w:sz w:val="24"/>
          <w:vertAlign w:val="superscript"/>
        </w:rPr>
        <w:pPrChange w:id="1" w:author="Liu, Luyu" w:date="2020-07-20T23:14: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77777777" w:rsidR="00077492" w:rsidRDefault="00077492">
      <w:pPr>
        <w:spacing w:line="240" w:lineRule="auto"/>
        <w:jc w:val="center"/>
        <w:rPr>
          <w:rFonts w:ascii="Times New Roman" w:hAnsi="Times New Roman" w:cs="Times New Roman"/>
          <w:sz w:val="24"/>
        </w:rPr>
        <w:pPrChange w:id="2"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3"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4"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pPr>
        <w:spacing w:line="240" w:lineRule="auto"/>
        <w:rPr>
          <w:rFonts w:ascii="Times New Roman" w:hAnsi="Times New Roman" w:cs="Times New Roman"/>
          <w:sz w:val="24"/>
        </w:rPr>
        <w:pPrChange w:id="5"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pPr>
        <w:spacing w:line="240" w:lineRule="auto"/>
        <w:rPr>
          <w:rFonts w:ascii="Times New Roman" w:hAnsi="Times New Roman" w:cs="Times New Roman"/>
          <w:sz w:val="24"/>
        </w:rPr>
        <w:pPrChange w:id="6"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7"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8"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77777777" w:rsidR="00077492" w:rsidRPr="0091297A" w:rsidRDefault="00077492">
      <w:pPr>
        <w:spacing w:line="240" w:lineRule="auto"/>
        <w:rPr>
          <w:rFonts w:ascii="Times New Roman" w:hAnsi="Times New Roman" w:cs="Times New Roman"/>
          <w:sz w:val="24"/>
        </w:rPr>
        <w:pPrChange w:id="9" w:author="Liu, Luyu" w:date="2020-07-20T23:14:00Z">
          <w:pPr>
            <w:spacing w:line="480" w:lineRule="auto"/>
          </w:pPr>
        </w:pPrChange>
      </w:pPr>
      <w:r>
        <w:rPr>
          <w:rFonts w:ascii="Times New Roman" w:hAnsi="Times New Roman" w:cs="Times New Roman"/>
          <w:sz w:val="24"/>
        </w:rPr>
        <w:t>E-mail: liu.6544@osu.edu</w:t>
      </w:r>
    </w:p>
    <w:p w14:paraId="6806B80F" w14:textId="77777777" w:rsidR="00077492" w:rsidRDefault="00077492">
      <w:pPr>
        <w:spacing w:line="240" w:lineRule="auto"/>
        <w:jc w:val="center"/>
        <w:rPr>
          <w:rFonts w:ascii="Times New Roman" w:hAnsi="Times New Roman" w:cs="Times New Roman"/>
          <w:sz w:val="24"/>
        </w:rPr>
        <w:pPrChange w:id="10"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rsidP="00456CA0">
      <w:pPr>
        <w:pStyle w:val="Subtitle"/>
        <w:rPr>
          <w:ins w:id="11" w:author="Liu, Luyu" w:date="2020-08-02T21:13:00Z"/>
          <w:rPrChange w:id="12" w:author="Liu, Luyu" w:date="2020-08-02T21:13:00Z">
            <w:rPr>
              <w:ins w:id="13" w:author="Liu, Luyu" w:date="2020-08-02T21:13:00Z"/>
              <w:rFonts w:ascii="Times New Roman" w:hAnsi="Times New Roman" w:cs="Times New Roman"/>
              <w:b/>
              <w:sz w:val="24"/>
            </w:rPr>
          </w:rPrChange>
        </w:rPr>
        <w:pPrChange w:id="14" w:author="Liu, Luyu" w:date="2020-08-02T21:13:00Z">
          <w:pPr>
            <w:spacing w:line="480" w:lineRule="auto"/>
            <w:jc w:val="both"/>
          </w:pPr>
        </w:pPrChange>
      </w:pPr>
      <w:r w:rsidRPr="00456CA0">
        <w:rPr>
          <w:rPrChange w:id="15" w:author="Liu, Luyu" w:date="2020-08-02T21:13:00Z">
            <w:rPr>
              <w:rFonts w:ascii="Times New Roman" w:hAnsi="Times New Roman" w:cs="Times New Roman"/>
              <w:b/>
              <w:sz w:val="24"/>
            </w:rPr>
          </w:rPrChange>
        </w:rPr>
        <w:lastRenderedPageBreak/>
        <w:t>Abstract</w:t>
      </w:r>
      <w:del w:id="16" w:author="Liu, Luyu" w:date="2020-08-02T21:13:00Z">
        <w:r w:rsidRPr="00456CA0" w:rsidDel="00456CA0">
          <w:rPr>
            <w:rPrChange w:id="17" w:author="Liu, Luyu" w:date="2020-08-02T21:13:00Z">
              <w:rPr>
                <w:rFonts w:ascii="Times New Roman" w:hAnsi="Times New Roman" w:cs="Times New Roman"/>
                <w:b/>
                <w:sz w:val="24"/>
              </w:rPr>
            </w:rPrChange>
          </w:rPr>
          <w:delText xml:space="preserve">: </w:delText>
        </w:r>
      </w:del>
    </w:p>
    <w:p w14:paraId="64D01062" w14:textId="3BD8C44B" w:rsidR="00077492" w:rsidRPr="000D3D9B" w:rsidRDefault="00077492">
      <w:pPr>
        <w:spacing w:line="240" w:lineRule="auto"/>
        <w:jc w:val="both"/>
        <w:rPr>
          <w:rFonts w:ascii="Times New Roman" w:hAnsi="Times New Roman" w:cs="Times New Roman"/>
          <w:b/>
          <w:sz w:val="24"/>
        </w:rPr>
        <w:pPrChange w:id="18"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19" w:author="Liu, Luyu" w:date="2020-07-29T17:09:00Z">
        <w:r w:rsidRPr="00351FFE" w:rsidDel="004756B0">
          <w:rPr>
            <w:rFonts w:ascii="Times New Roman" w:hAnsi="Times New Roman" w:cs="Times New Roman"/>
            <w:i/>
            <w:sz w:val="24"/>
          </w:rPr>
          <w:delText xml:space="preserve">floor </w:delText>
        </w:r>
      </w:del>
      <w:ins w:id="20"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21"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22"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 decreased.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more 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Additionally, approximately half of the agencies experienced their decline before the local spread of COVID-19 likely began</w:t>
      </w:r>
      <w:r>
        <w:rPr>
          <w:rFonts w:ascii="Times New Roman" w:hAnsi="Times New Roman" w:cs="Times New Roman"/>
          <w:sz w:val="24"/>
        </w:rPr>
        <w:t xml:space="preserve"> and most of them are concentrated in Midwest; however, almost no transit systems finished the decline process before the local community spread. We also compare hourly demand profiles for each system before and during COVID-19 using ordinary Procrustes distance analysis. The results show substantial departures from typical weekday hourly demand profiles. We also 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23"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24"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25" w:author="Liu, Luyu" w:date="2020-07-20T23:14:00Z">
          <w:pPr>
            <w:spacing w:line="480" w:lineRule="auto"/>
          </w:pPr>
        </w:pPrChange>
      </w:pPr>
    </w:p>
    <w:p w14:paraId="152A343F" w14:textId="77777777" w:rsidR="00077492" w:rsidRPr="009457DC" w:rsidRDefault="00077492" w:rsidP="00456CA0">
      <w:pPr>
        <w:pStyle w:val="Subtitle"/>
        <w:pPrChange w:id="26" w:author="Liu, Luyu" w:date="2020-08-02T21:13:00Z">
          <w:pPr>
            <w:pStyle w:val="ListParagraph"/>
            <w:numPr>
              <w:numId w:val="2"/>
            </w:numPr>
            <w:spacing w:line="480" w:lineRule="auto"/>
            <w:ind w:left="360" w:hanging="360"/>
          </w:pPr>
        </w:pPrChange>
      </w:pPr>
      <w:r w:rsidRPr="009457DC">
        <w:t>Introduction</w:t>
      </w:r>
    </w:p>
    <w:p w14:paraId="0F2324D7" w14:textId="77777777" w:rsidR="00077492" w:rsidRDefault="00077492" w:rsidP="00456CA0">
      <w:pPr>
        <w:spacing w:line="240" w:lineRule="auto"/>
        <w:ind w:firstLine="720"/>
        <w:jc w:val="both"/>
        <w:rPr>
          <w:rFonts w:ascii="Times New Roman" w:hAnsi="Times New Roman" w:cs="Times New Roman"/>
          <w:sz w:val="24"/>
        </w:rPr>
        <w:pPrChange w:id="27" w:author="Liu, Luyu" w:date="2020-08-02T21:13:00Z">
          <w:pPr>
            <w:spacing w:line="480" w:lineRule="auto"/>
            <w:jc w:val="both"/>
          </w:pPr>
        </w:pPrChange>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 at home. These sudden and unprecedented shutdowns led to declines in travel demand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1D1A5383" w14:textId="20854EEC" w:rsidR="00D81646" w:rsidDel="00D81646" w:rsidRDefault="00077492" w:rsidP="00D81646">
      <w:pPr>
        <w:spacing w:line="240" w:lineRule="auto"/>
        <w:jc w:val="both"/>
        <w:rPr>
          <w:del w:id="28" w:author="Liu, Luyu" w:date="2020-07-31T15:54:00Z"/>
          <w:moveTo w:id="29" w:author="Liu, Luyu" w:date="2020-07-31T15:54:00Z"/>
          <w:rFonts w:ascii="Times New Roman" w:hAnsi="Times New Roman" w:cs="Times New Roman"/>
          <w:sz w:val="24"/>
        </w:rPr>
      </w:pPr>
      <w:r>
        <w:rPr>
          <w:rFonts w:ascii="Times New Roman" w:hAnsi="Times New Roman" w:cs="Times New Roman"/>
          <w:sz w:val="24"/>
        </w:rPr>
        <w:tab/>
        <w:t xml:space="preserve">Public transit systems in the US experienced dramatic drops in demand and ridership due to COVID-19. </w:t>
      </w:r>
      <w:moveToRangeStart w:id="30" w:author="Liu, Luyu" w:date="2020-07-31T15:54:00Z" w:name="move47102151"/>
      <w:moveTo w:id="31" w:author="Liu, Luyu" w:date="2020-07-31T15:54:00Z">
        <w:r w:rsidR="00D81646">
          <w:rPr>
            <w:rFonts w:ascii="Times New Roman" w:hAnsi="Times New Roman" w:cs="Times New Roman"/>
            <w:sz w:val="24"/>
          </w:rPr>
          <w:t xml:space="preserve">The consequent drop in fare box revenue may lead to subsequent cuts in services, particularly since cash-strapped local governments may not have the ability to increase their support. </w:t>
        </w:r>
      </w:moveTo>
      <w:ins w:id="32" w:author="Liu, Luyu" w:date="2020-07-31T15:54:00Z">
        <w:r w:rsidR="00D81646">
          <w:rPr>
            <w:rFonts w:ascii="Times New Roman" w:hAnsi="Times New Roman" w:cs="Times New Roman"/>
            <w:sz w:val="24"/>
          </w:rPr>
          <w:t xml:space="preserve">For example, </w:t>
        </w:r>
      </w:ins>
    </w:p>
    <w:moveToRangeEnd w:id="30"/>
    <w:p w14:paraId="3D0C9223" w14:textId="618DB7DE" w:rsidR="00F74D62" w:rsidRDefault="00077492" w:rsidP="00751F3B">
      <w:pPr>
        <w:spacing w:line="240" w:lineRule="auto"/>
        <w:jc w:val="both"/>
        <w:rPr>
          <w:ins w:id="33" w:author="Liu, Luyu" w:date="2020-07-31T15:35:00Z"/>
          <w:rFonts w:ascii="Times New Roman" w:hAnsi="Times New Roman" w:cs="Times New Roman" w:hint="eastAsia"/>
          <w:sz w:val="24"/>
        </w:rPr>
      </w:pPr>
      <w:del w:id="34" w:author="Liu, Luyu" w:date="2020-07-31T15:54:00Z">
        <w:r w:rsidDel="00D81646">
          <w:rPr>
            <w:rFonts w:ascii="Times New Roman" w:hAnsi="Times New Roman" w:cs="Times New Roman"/>
            <w:sz w:val="24"/>
          </w:rPr>
          <w:delText>I</w:delText>
        </w:r>
      </w:del>
      <w:ins w:id="35" w:author="Liu, Luyu" w:date="2020-07-31T15:54:00Z">
        <w:r w:rsidR="00D81646">
          <w:rPr>
            <w:rFonts w:ascii="Times New Roman" w:hAnsi="Times New Roman" w:cs="Times New Roman"/>
            <w:sz w:val="24"/>
          </w:rPr>
          <w:t>i</w:t>
        </w:r>
      </w:ins>
      <w:r>
        <w:rPr>
          <w:rFonts w:ascii="Times New Roman" w:hAnsi="Times New Roman" w:cs="Times New Roman"/>
          <w:sz w:val="24"/>
        </w:rPr>
        <w:t xml:space="preserve">n </w:t>
      </w:r>
      <w:r w:rsidRPr="00F34A9D">
        <w:rPr>
          <w:rFonts w:ascii="Times New Roman" w:hAnsi="Times New Roman" w:cs="Times New Roman"/>
          <w:sz w:val="24"/>
        </w:rPr>
        <w:t>Washington DC</w:t>
      </w:r>
      <w:r>
        <w:rPr>
          <w:rFonts w:ascii="Times New Roman" w:hAnsi="Times New Roman" w:cs="Times New Roman"/>
          <w:sz w:val="24"/>
        </w:rPr>
        <w:t xml:space="preserve">, 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w:t>
      </w:r>
      <w:del w:id="36" w:author="Liu, Luyu" w:date="2020-07-31T15:53:00Z">
        <w:r w:rsidDel="00D81646">
          <w:rPr>
            <w:rFonts w:ascii="Times New Roman" w:hAnsi="Times New Roman" w:cs="Times New Roman"/>
            <w:sz w:val="24"/>
          </w:rPr>
          <w:delText xml:space="preserve"> </w:delText>
        </w:r>
      </w:del>
      <w:moveFromRangeStart w:id="37" w:author="Liu, Luyu" w:date="2020-07-31T15:54:00Z" w:name="move47102151"/>
      <w:moveFrom w:id="38" w:author="Liu, Luyu" w:date="2020-07-31T15:54:00Z">
        <w:r w:rsidDel="00F74D62">
          <w:rPr>
            <w:rFonts w:ascii="Times New Roman" w:hAnsi="Times New Roman" w:cs="Times New Roman"/>
            <w:sz w:val="24"/>
          </w:rPr>
          <w:t>The consequent drop in fare box revenue may lead to subsequent cuts in services, particularly since cash-strapped local governments may not have the ability to increase their support.</w:t>
        </w:r>
      </w:moveFrom>
      <w:moveFromRangeEnd w:id="37"/>
      <w:ins w:id="39" w:author="Liu, Luyu" w:date="2020-07-31T15:53:00Z">
        <w:r w:rsidR="00D81646">
          <w:rPr>
            <w:rFonts w:ascii="Times New Roman" w:hAnsi="Times New Roman" w:cs="Times New Roman"/>
            <w:sz w:val="24"/>
          </w:rPr>
          <w:t xml:space="preserve"> </w:t>
        </w:r>
      </w:ins>
      <w:ins w:id="40" w:author="Liu, Luyu" w:date="2020-08-02T15:34:00Z">
        <w:r w:rsidR="0003385A">
          <w:rPr>
            <w:rFonts w:ascii="Times New Roman" w:hAnsi="Times New Roman" w:cs="Times New Roman"/>
            <w:sz w:val="24"/>
          </w:rPr>
          <w:t xml:space="preserve">However, </w:t>
        </w:r>
      </w:ins>
      <w:ins w:id="41" w:author="Liu, Luyu" w:date="2020-08-02T15:35:00Z">
        <w:r w:rsidR="0003385A">
          <w:rPr>
            <w:rFonts w:ascii="Times New Roman" w:hAnsi="Times New Roman" w:cs="Times New Roman"/>
            <w:sz w:val="24"/>
          </w:rPr>
          <w:t xml:space="preserve">many </w:t>
        </w:r>
      </w:ins>
      <w:ins w:id="42" w:author="Liu, Luyu" w:date="2020-08-02T15:34:00Z">
        <w:r w:rsidR="0003385A">
          <w:rPr>
            <w:rFonts w:ascii="Times New Roman" w:hAnsi="Times New Roman" w:cs="Times New Roman"/>
            <w:sz w:val="24"/>
          </w:rPr>
          <w:t xml:space="preserve">transit authorities </w:t>
        </w:r>
      </w:ins>
      <w:ins w:id="43" w:author="Liu, Luyu" w:date="2020-08-02T15:38:00Z">
        <w:r w:rsidR="00F53F13">
          <w:rPr>
            <w:rFonts w:ascii="Times New Roman" w:hAnsi="Times New Roman" w:cs="Times New Roman"/>
            <w:sz w:val="24"/>
          </w:rPr>
          <w:t>do not</w:t>
        </w:r>
      </w:ins>
      <w:ins w:id="44" w:author="Liu, Luyu" w:date="2020-08-02T15:34:00Z">
        <w:r w:rsidR="0003385A">
          <w:rPr>
            <w:rFonts w:ascii="Times New Roman" w:hAnsi="Times New Roman" w:cs="Times New Roman"/>
            <w:sz w:val="24"/>
          </w:rPr>
          <w:t xml:space="preserve"> disclose ridership </w:t>
        </w:r>
      </w:ins>
      <w:ins w:id="45" w:author="Liu, Luyu" w:date="2020-08-02T15:36:00Z">
        <w:r w:rsidR="0003385A">
          <w:rPr>
            <w:rFonts w:ascii="Times New Roman" w:hAnsi="Times New Roman" w:cs="Times New Roman"/>
            <w:sz w:val="24"/>
          </w:rPr>
          <w:t xml:space="preserve">decline statistics </w:t>
        </w:r>
      </w:ins>
      <w:ins w:id="46" w:author="Liu, Luyu" w:date="2020-08-02T15:34:00Z">
        <w:r w:rsidR="0003385A">
          <w:rPr>
            <w:rFonts w:ascii="Times New Roman" w:hAnsi="Times New Roman" w:cs="Times New Roman"/>
            <w:sz w:val="24"/>
          </w:rPr>
          <w:t>and</w:t>
        </w:r>
      </w:ins>
      <w:ins w:id="47" w:author="Liu, Luyu" w:date="2020-08-02T15:36:00Z">
        <w:r w:rsidR="0003385A">
          <w:rPr>
            <w:rFonts w:ascii="Times New Roman" w:hAnsi="Times New Roman" w:cs="Times New Roman"/>
            <w:sz w:val="24"/>
          </w:rPr>
          <w:t xml:space="preserve"> different authorities </w:t>
        </w:r>
      </w:ins>
      <w:ins w:id="48" w:author="Liu, Luyu" w:date="2020-08-02T15:34:00Z">
        <w:r w:rsidR="0003385A">
          <w:rPr>
            <w:rFonts w:ascii="Times New Roman" w:hAnsi="Times New Roman" w:cs="Times New Roman"/>
            <w:sz w:val="24"/>
          </w:rPr>
          <w:t xml:space="preserve">report </w:t>
        </w:r>
      </w:ins>
      <w:ins w:id="49" w:author="Liu, Luyu" w:date="2020-08-02T15:36:00Z">
        <w:r w:rsidR="0003385A">
          <w:rPr>
            <w:rFonts w:ascii="Times New Roman" w:hAnsi="Times New Roman" w:cs="Times New Roman"/>
            <w:sz w:val="24"/>
          </w:rPr>
          <w:t xml:space="preserve">ridership </w:t>
        </w:r>
      </w:ins>
      <w:ins w:id="50" w:author="Liu, Luyu" w:date="2020-08-02T15:35:00Z">
        <w:r w:rsidR="0003385A">
          <w:rPr>
            <w:rFonts w:ascii="Times New Roman" w:hAnsi="Times New Roman" w:cs="Times New Roman"/>
            <w:sz w:val="24"/>
          </w:rPr>
          <w:t>in different format</w:t>
        </w:r>
      </w:ins>
      <w:ins w:id="51" w:author="Liu, Luyu" w:date="2020-08-02T15:38:00Z">
        <w:r w:rsidR="005A2709">
          <w:rPr>
            <w:rFonts w:ascii="Times New Roman" w:hAnsi="Times New Roman" w:cs="Times New Roman"/>
            <w:sz w:val="24"/>
          </w:rPr>
          <w:t>s</w:t>
        </w:r>
      </w:ins>
      <w:ins w:id="52" w:author="Liu, Luyu" w:date="2020-08-02T15:35:00Z">
        <w:r w:rsidR="0003385A">
          <w:rPr>
            <w:rFonts w:ascii="Times New Roman" w:hAnsi="Times New Roman" w:cs="Times New Roman"/>
            <w:sz w:val="24"/>
          </w:rPr>
          <w:t xml:space="preserve"> and definition</w:t>
        </w:r>
      </w:ins>
      <w:ins w:id="53" w:author="Liu, Luyu" w:date="2020-08-02T15:38:00Z">
        <w:r w:rsidR="005A2709">
          <w:rPr>
            <w:rFonts w:ascii="Times New Roman" w:hAnsi="Times New Roman" w:cs="Times New Roman"/>
            <w:sz w:val="24"/>
          </w:rPr>
          <w:t>s</w:t>
        </w:r>
      </w:ins>
      <w:ins w:id="54" w:author="Liu, Luyu" w:date="2020-08-02T15:35:00Z">
        <w:r w:rsidR="0003385A">
          <w:rPr>
            <w:rFonts w:ascii="Times New Roman" w:hAnsi="Times New Roman" w:cs="Times New Roman"/>
            <w:sz w:val="24"/>
          </w:rPr>
          <w:t xml:space="preserve">. </w:t>
        </w:r>
      </w:ins>
      <w:ins w:id="55" w:author="Liu, Luyu" w:date="2020-07-31T15:53:00Z">
        <w:r w:rsidR="00D81646">
          <w:rPr>
            <w:rFonts w:ascii="Times New Roman" w:hAnsi="Times New Roman" w:cs="Times New Roman"/>
            <w:sz w:val="24"/>
          </w:rPr>
          <w:t>Therefore,</w:t>
        </w:r>
      </w:ins>
      <w:ins w:id="56" w:author="Liu, Luyu" w:date="2020-07-31T15:33:00Z">
        <w:r w:rsidR="00F74D62">
          <w:rPr>
            <w:rFonts w:ascii="Times New Roman" w:hAnsi="Times New Roman" w:cs="Times New Roman"/>
            <w:sz w:val="24"/>
          </w:rPr>
          <w:t xml:space="preserve"> </w:t>
        </w:r>
      </w:ins>
      <w:ins w:id="57" w:author="Liu, Luyu" w:date="2020-07-31T15:30:00Z">
        <w:r w:rsidR="00F30C24">
          <w:rPr>
            <w:rFonts w:ascii="Times New Roman" w:hAnsi="Times New Roman" w:cs="Times New Roman"/>
            <w:sz w:val="24"/>
          </w:rPr>
          <w:t xml:space="preserve">there is an urgent need to quantify the </w:t>
        </w:r>
      </w:ins>
      <w:ins w:id="58" w:author="Liu, Luyu" w:date="2020-07-31T15:53:00Z">
        <w:r w:rsidR="00D81646">
          <w:rPr>
            <w:rFonts w:ascii="Times New Roman" w:hAnsi="Times New Roman" w:cs="Times New Roman"/>
            <w:sz w:val="24"/>
          </w:rPr>
          <w:t xml:space="preserve">highly heterogeneous </w:t>
        </w:r>
      </w:ins>
      <w:ins w:id="59" w:author="Liu, Luyu" w:date="2020-07-31T15:30:00Z">
        <w:r w:rsidR="00F30C24">
          <w:rPr>
            <w:rFonts w:ascii="Times New Roman" w:hAnsi="Times New Roman" w:cs="Times New Roman"/>
            <w:sz w:val="24"/>
          </w:rPr>
          <w:t>transit demand decline</w:t>
        </w:r>
      </w:ins>
      <w:ins w:id="60" w:author="Liu, Luyu" w:date="2020-07-31T15:31:00Z">
        <w:r w:rsidR="00F30C24">
          <w:rPr>
            <w:rFonts w:ascii="Times New Roman" w:hAnsi="Times New Roman" w:cs="Times New Roman"/>
            <w:sz w:val="24"/>
          </w:rPr>
          <w:t xml:space="preserve"> </w:t>
        </w:r>
      </w:ins>
      <w:ins w:id="61" w:author="Liu, Luyu" w:date="2020-08-02T16:40:00Z">
        <w:r w:rsidR="00F33037">
          <w:rPr>
            <w:rFonts w:ascii="Times New Roman" w:hAnsi="Times New Roman" w:cs="Times New Roman"/>
            <w:sz w:val="24"/>
          </w:rPr>
          <w:t xml:space="preserve">across the </w:t>
        </w:r>
        <w:r w:rsidR="003678DE">
          <w:rPr>
            <w:rFonts w:ascii="Times New Roman" w:hAnsi="Times New Roman" w:cs="Times New Roman"/>
            <w:sz w:val="24"/>
          </w:rPr>
          <w:t xml:space="preserve">nation </w:t>
        </w:r>
      </w:ins>
      <w:ins w:id="62" w:author="Liu, Luyu" w:date="2020-07-31T15:32:00Z">
        <w:r w:rsidR="00F74D62">
          <w:rPr>
            <w:rFonts w:ascii="Times New Roman" w:hAnsi="Times New Roman" w:cs="Times New Roman"/>
            <w:sz w:val="24"/>
          </w:rPr>
          <w:t>with</w:t>
        </w:r>
      </w:ins>
      <w:ins w:id="63" w:author="Liu, Luyu" w:date="2020-07-31T15:33:00Z">
        <w:r w:rsidR="00F74D62">
          <w:rPr>
            <w:rFonts w:ascii="Times New Roman" w:hAnsi="Times New Roman" w:cs="Times New Roman"/>
            <w:sz w:val="24"/>
          </w:rPr>
          <w:t xml:space="preserve"> robust </w:t>
        </w:r>
      </w:ins>
      <w:ins w:id="64" w:author="Liu, Luyu" w:date="2020-07-31T15:38:00Z">
        <w:r w:rsidR="00F74D62">
          <w:rPr>
            <w:rFonts w:ascii="Times New Roman" w:hAnsi="Times New Roman" w:cs="Times New Roman"/>
            <w:sz w:val="24"/>
          </w:rPr>
          <w:t xml:space="preserve">spatiotemporal </w:t>
        </w:r>
      </w:ins>
      <w:ins w:id="65" w:author="Liu, Luyu" w:date="2020-07-31T15:33:00Z">
        <w:r w:rsidR="00F74D62">
          <w:rPr>
            <w:rFonts w:ascii="Times New Roman" w:hAnsi="Times New Roman" w:cs="Times New Roman"/>
            <w:sz w:val="24"/>
          </w:rPr>
          <w:t>measures</w:t>
        </w:r>
      </w:ins>
      <w:ins w:id="66" w:author="Liu, Luyu" w:date="2020-08-02T15:38:00Z">
        <w:r w:rsidR="00591BCA">
          <w:rPr>
            <w:rFonts w:ascii="Times New Roman" w:hAnsi="Times New Roman" w:cs="Times New Roman"/>
            <w:sz w:val="24"/>
          </w:rPr>
          <w:t xml:space="preserve"> and </w:t>
        </w:r>
      </w:ins>
      <w:ins w:id="67" w:author="Liu, Luyu" w:date="2020-08-02T15:43:00Z">
        <w:r w:rsidR="00E71C09">
          <w:rPr>
            <w:rFonts w:ascii="Times New Roman" w:hAnsi="Times New Roman" w:cs="Times New Roman"/>
            <w:sz w:val="24"/>
          </w:rPr>
          <w:t xml:space="preserve">accessible </w:t>
        </w:r>
      </w:ins>
      <w:ins w:id="68" w:author="Liu, Luyu" w:date="2020-08-02T15:38:00Z">
        <w:r w:rsidR="00591BCA">
          <w:rPr>
            <w:rFonts w:ascii="Times New Roman" w:hAnsi="Times New Roman" w:cs="Times New Roman"/>
            <w:sz w:val="24"/>
          </w:rPr>
          <w:t>homogeneous data</w:t>
        </w:r>
      </w:ins>
      <w:ins w:id="69" w:author="Liu, Luyu" w:date="2020-07-31T15:57:00Z">
        <w:r w:rsidR="00FC5EF1">
          <w:rPr>
            <w:rFonts w:ascii="Times New Roman" w:hAnsi="Times New Roman" w:cs="Times New Roman"/>
            <w:sz w:val="24"/>
          </w:rPr>
          <w:t>. T</w:t>
        </w:r>
        <w:r w:rsidR="00F811DE">
          <w:rPr>
            <w:rFonts w:ascii="Times New Roman" w:hAnsi="Times New Roman" w:cs="Times New Roman"/>
            <w:sz w:val="24"/>
          </w:rPr>
          <w:t xml:space="preserve">hese measures </w:t>
        </w:r>
        <w:r w:rsidR="00FC5EF1">
          <w:rPr>
            <w:rFonts w:ascii="Times New Roman" w:hAnsi="Times New Roman" w:cs="Times New Roman"/>
            <w:sz w:val="24"/>
          </w:rPr>
          <w:t xml:space="preserve">can provide crucial </w:t>
        </w:r>
      </w:ins>
      <w:ins w:id="70" w:author="Liu, Luyu" w:date="2020-08-02T15:39:00Z">
        <w:r w:rsidR="00601772">
          <w:rPr>
            <w:rFonts w:ascii="Times New Roman" w:hAnsi="Times New Roman" w:cs="Times New Roman"/>
            <w:sz w:val="24"/>
          </w:rPr>
          <w:t>insight</w:t>
        </w:r>
      </w:ins>
      <w:ins w:id="71" w:author="Liu, Luyu" w:date="2020-08-02T15:43:00Z">
        <w:r w:rsidR="009A5D7D">
          <w:rPr>
            <w:rFonts w:ascii="Times New Roman" w:hAnsi="Times New Roman" w:cs="Times New Roman"/>
            <w:sz w:val="24"/>
          </w:rPr>
          <w:t>s</w:t>
        </w:r>
      </w:ins>
      <w:ins w:id="72" w:author="Liu, Luyu" w:date="2020-08-02T15:39:00Z">
        <w:r w:rsidR="00601772">
          <w:rPr>
            <w:rFonts w:ascii="Times New Roman" w:hAnsi="Times New Roman" w:cs="Times New Roman"/>
            <w:sz w:val="24"/>
          </w:rPr>
          <w:t xml:space="preserve"> </w:t>
        </w:r>
        <w:r w:rsidR="00741C77">
          <w:rPr>
            <w:rFonts w:ascii="Times New Roman" w:hAnsi="Times New Roman" w:cs="Times New Roman"/>
            <w:sz w:val="24"/>
          </w:rPr>
          <w:t>into</w:t>
        </w:r>
      </w:ins>
      <w:ins w:id="73" w:author="Liu, Luyu" w:date="2020-07-31T16:30:00Z">
        <w:r w:rsidR="00290C45">
          <w:rPr>
            <w:rFonts w:ascii="Times New Roman" w:hAnsi="Times New Roman" w:cs="Times New Roman"/>
            <w:sz w:val="24"/>
          </w:rPr>
          <w:t xml:space="preserve"> </w:t>
        </w:r>
      </w:ins>
      <w:ins w:id="74" w:author="Liu, Luyu" w:date="2020-08-02T16:41:00Z">
        <w:r w:rsidR="00F811DE">
          <w:rPr>
            <w:rFonts w:ascii="Times New Roman" w:hAnsi="Times New Roman" w:cs="Times New Roman"/>
            <w:sz w:val="24"/>
          </w:rPr>
          <w:t xml:space="preserve">different dimensions of </w:t>
        </w:r>
      </w:ins>
      <w:ins w:id="75" w:author="Liu, Luyu" w:date="2020-07-31T16:30:00Z">
        <w:r w:rsidR="00290C45">
          <w:rPr>
            <w:rFonts w:ascii="Times New Roman" w:hAnsi="Times New Roman" w:cs="Times New Roman"/>
            <w:sz w:val="24"/>
          </w:rPr>
          <w:t>transit usage during the pandemic</w:t>
        </w:r>
        <w:r w:rsidR="00F811DE">
          <w:rPr>
            <w:rFonts w:ascii="Times New Roman" w:hAnsi="Times New Roman" w:cs="Times New Roman"/>
            <w:sz w:val="24"/>
          </w:rPr>
          <w:t>, including the</w:t>
        </w:r>
      </w:ins>
      <w:ins w:id="76" w:author="Liu, Luyu" w:date="2020-08-02T16:43:00Z">
        <w:r w:rsidR="00F811DE">
          <w:rPr>
            <w:rFonts w:ascii="Times New Roman" w:hAnsi="Times New Roman" w:cs="Times New Roman"/>
            <w:sz w:val="24"/>
          </w:rPr>
          <w:t xml:space="preserve"> limit</w:t>
        </w:r>
      </w:ins>
      <w:ins w:id="77" w:author="Liu, Luyu" w:date="2020-07-31T16:30:00Z">
        <w:r w:rsidR="00F811DE">
          <w:rPr>
            <w:rFonts w:ascii="Times New Roman" w:hAnsi="Times New Roman" w:cs="Times New Roman"/>
            <w:sz w:val="24"/>
          </w:rPr>
          <w:t xml:space="preserve">, the </w:t>
        </w:r>
        <w:r w:rsidR="00F811DE">
          <w:rPr>
            <w:rFonts w:ascii="Times New Roman" w:hAnsi="Times New Roman" w:cs="Times New Roman"/>
            <w:sz w:val="24"/>
          </w:rPr>
          <w:lastRenderedPageBreak/>
          <w:t xml:space="preserve">start and end, and the speed </w:t>
        </w:r>
      </w:ins>
      <w:ins w:id="78" w:author="Liu, Luyu" w:date="2020-08-02T16:43:00Z">
        <w:r w:rsidR="00F811DE">
          <w:rPr>
            <w:rFonts w:ascii="Times New Roman" w:hAnsi="Times New Roman" w:cs="Times New Roman"/>
            <w:sz w:val="24"/>
          </w:rPr>
          <w:t xml:space="preserve">of the transit demand decline. The </w:t>
        </w:r>
      </w:ins>
      <w:ins w:id="79" w:author="Liu, Luyu" w:date="2020-08-02T16:44:00Z">
        <w:r w:rsidR="00F811DE">
          <w:rPr>
            <w:rFonts w:ascii="Times New Roman" w:hAnsi="Times New Roman" w:cs="Times New Roman"/>
            <w:sz w:val="24"/>
          </w:rPr>
          <w:t xml:space="preserve">spatial distribution of </w:t>
        </w:r>
      </w:ins>
      <w:ins w:id="80" w:author="Liu, Luyu" w:date="2020-08-02T18:00:00Z">
        <w:r w:rsidR="009A300F">
          <w:rPr>
            <w:rFonts w:ascii="Times New Roman" w:hAnsi="Times New Roman" w:cs="Times New Roman" w:hint="eastAsia"/>
            <w:sz w:val="24"/>
          </w:rPr>
          <w:t>the</w:t>
        </w:r>
        <w:r w:rsidR="009A300F">
          <w:rPr>
            <w:rFonts w:ascii="Times New Roman" w:hAnsi="Times New Roman" w:cs="Times New Roman"/>
            <w:sz w:val="24"/>
          </w:rPr>
          <w:t xml:space="preserve"> </w:t>
        </w:r>
      </w:ins>
      <w:ins w:id="81" w:author="Liu, Luyu" w:date="2020-08-02T16:44:00Z">
        <w:r w:rsidR="00F811DE">
          <w:rPr>
            <w:rFonts w:ascii="Times New Roman" w:hAnsi="Times New Roman" w:cs="Times New Roman"/>
            <w:sz w:val="24"/>
          </w:rPr>
          <w:t xml:space="preserve">measures is also very important </w:t>
        </w:r>
      </w:ins>
      <w:ins w:id="82" w:author="Liu, Luyu" w:date="2020-07-31T16:30:00Z">
        <w:r w:rsidR="001E1146">
          <w:rPr>
            <w:rFonts w:ascii="Times New Roman" w:hAnsi="Times New Roman" w:cs="Times New Roman"/>
            <w:sz w:val="24"/>
          </w:rPr>
          <w:t>for future</w:t>
        </w:r>
        <w:r w:rsidR="00290C45">
          <w:rPr>
            <w:rFonts w:ascii="Times New Roman" w:hAnsi="Times New Roman" w:cs="Times New Roman"/>
            <w:sz w:val="24"/>
          </w:rPr>
          <w:t xml:space="preserve"> </w:t>
        </w:r>
      </w:ins>
      <w:ins w:id="83" w:author="Liu, Luyu" w:date="2020-07-31T16:05:00Z">
        <w:r w:rsidR="00762774">
          <w:rPr>
            <w:rFonts w:ascii="Times New Roman" w:hAnsi="Times New Roman" w:cs="Times New Roman" w:hint="eastAsia"/>
            <w:sz w:val="24"/>
          </w:rPr>
          <w:t>stra</w:t>
        </w:r>
        <w:r w:rsidR="00762774">
          <w:rPr>
            <w:rFonts w:ascii="Times New Roman" w:hAnsi="Times New Roman" w:cs="Times New Roman"/>
            <w:sz w:val="24"/>
          </w:rPr>
          <w:t>t</w:t>
        </w:r>
      </w:ins>
      <w:ins w:id="84" w:author="Liu, Luyu" w:date="2020-07-31T16:06:00Z">
        <w:r w:rsidR="00762774">
          <w:rPr>
            <w:rFonts w:ascii="Times New Roman" w:hAnsi="Times New Roman" w:cs="Times New Roman"/>
            <w:sz w:val="24"/>
          </w:rPr>
          <w:t xml:space="preserve">egic </w:t>
        </w:r>
      </w:ins>
      <w:ins w:id="85" w:author="Liu, Luyu" w:date="2020-07-31T15:54:00Z">
        <w:r w:rsidR="00D81646">
          <w:rPr>
            <w:rFonts w:ascii="Times New Roman" w:hAnsi="Times New Roman" w:cs="Times New Roman"/>
            <w:sz w:val="24"/>
          </w:rPr>
          <w:t>transit planning</w:t>
        </w:r>
      </w:ins>
      <w:ins w:id="86" w:author="Liu, Luyu" w:date="2020-07-31T16:14:00Z">
        <w:r w:rsidR="00070B50">
          <w:rPr>
            <w:rFonts w:ascii="Times New Roman" w:hAnsi="Times New Roman" w:cs="Times New Roman"/>
            <w:sz w:val="24"/>
          </w:rPr>
          <w:t xml:space="preserve"> and administration</w:t>
        </w:r>
      </w:ins>
      <w:ins w:id="87" w:author="Liu, Luyu" w:date="2020-07-31T15:54:00Z">
        <w:r w:rsidR="00D81646">
          <w:rPr>
            <w:rFonts w:ascii="Times New Roman" w:hAnsi="Times New Roman" w:cs="Times New Roman"/>
            <w:sz w:val="24"/>
          </w:rPr>
          <w:t>.</w:t>
        </w:r>
      </w:ins>
    </w:p>
    <w:p w14:paraId="5248F850" w14:textId="256E4C7B" w:rsidR="00077492" w:rsidRDefault="00077492" w:rsidP="0097739B">
      <w:pPr>
        <w:spacing w:line="240" w:lineRule="auto"/>
        <w:ind w:firstLine="720"/>
        <w:jc w:val="both"/>
        <w:rPr>
          <w:rFonts w:ascii="Times New Roman" w:hAnsi="Times New Roman" w:cs="Times New Roman"/>
          <w:sz w:val="24"/>
        </w:rPr>
        <w:pPrChange w:id="88" w:author="Liu, Luyu" w:date="2020-07-31T16:50:00Z">
          <w:pPr>
            <w:spacing w:line="480" w:lineRule="auto"/>
            <w:jc w:val="both"/>
          </w:pPr>
        </w:pPrChange>
      </w:pPr>
      <w:del w:id="89" w:author="Liu, Luyu" w:date="2020-07-31T15:31:00Z">
        <w:r w:rsidDel="00F30C24">
          <w:rPr>
            <w:rFonts w:ascii="Times New Roman" w:hAnsi="Times New Roman" w:cs="Times New Roman"/>
            <w:sz w:val="24"/>
          </w:rPr>
          <w:delText xml:space="preserve"> </w:delText>
        </w:r>
      </w:del>
      <w:ins w:id="90" w:author="Liu, Luyu" w:date="2020-07-31T15:55:00Z">
        <w:r w:rsidR="00CD338B">
          <w:rPr>
            <w:rFonts w:ascii="Times New Roman" w:hAnsi="Times New Roman" w:cs="Times New Roman"/>
            <w:sz w:val="24"/>
          </w:rPr>
          <w:t>B</w:t>
        </w:r>
        <w:r w:rsidR="008E523F">
          <w:rPr>
            <w:rFonts w:ascii="Times New Roman" w:hAnsi="Times New Roman" w:cs="Times New Roman"/>
            <w:sz w:val="24"/>
          </w:rPr>
          <w:t>esides spatiotemporal</w:t>
        </w:r>
        <w:r w:rsidR="00D81646">
          <w:rPr>
            <w:rFonts w:ascii="Times New Roman" w:hAnsi="Times New Roman" w:cs="Times New Roman"/>
            <w:sz w:val="24"/>
          </w:rPr>
          <w:t xml:space="preserve"> differences, </w:t>
        </w:r>
      </w:ins>
      <w:del w:id="91" w:author="Liu, Luyu" w:date="2020-07-31T12:16:00Z">
        <w:r w:rsidDel="00FC1479">
          <w:rPr>
            <w:rFonts w:ascii="Times New Roman" w:hAnsi="Times New Roman" w:cs="Times New Roman"/>
            <w:sz w:val="24"/>
          </w:rPr>
          <w:delText>T</w:delText>
        </w:r>
      </w:del>
      <w:ins w:id="92" w:author="Liu, Luyu" w:date="2020-07-31T12:16:00Z">
        <w:r w:rsidR="00FC1479">
          <w:rPr>
            <w:rFonts w:ascii="Times New Roman" w:hAnsi="Times New Roman" w:cs="Times New Roman"/>
            <w:sz w:val="24"/>
          </w:rPr>
          <w:t>t</w:t>
        </w:r>
      </w:ins>
      <w:r>
        <w:rPr>
          <w:rFonts w:ascii="Times New Roman" w:hAnsi="Times New Roman" w:cs="Times New Roman"/>
          <w:sz w:val="24"/>
        </w:rPr>
        <w:t xml:space="preserve">he decline in ridership is </w:t>
      </w:r>
      <w:ins w:id="93" w:author="Liu, Luyu" w:date="2020-07-31T15:56:00Z">
        <w:r w:rsidR="00CD338B">
          <w:rPr>
            <w:rFonts w:ascii="Times New Roman" w:hAnsi="Times New Roman" w:cs="Times New Roman"/>
            <w:sz w:val="24"/>
          </w:rPr>
          <w:t xml:space="preserve">moreover </w:t>
        </w:r>
      </w:ins>
      <w:r>
        <w:rPr>
          <w:rFonts w:ascii="Times New Roman" w:hAnsi="Times New Roman" w:cs="Times New Roman"/>
          <w:sz w:val="24"/>
        </w:rPr>
        <w:t>unequal across social dimensions</w:t>
      </w:r>
      <w:ins w:id="94" w:author="Liu, Luyu" w:date="2020-07-31T15:32:00Z">
        <w:r w:rsidR="00F30C24">
          <w:rPr>
            <w:rFonts w:ascii="Times New Roman" w:hAnsi="Times New Roman" w:cs="Times New Roman"/>
            <w:sz w:val="24"/>
          </w:rPr>
          <w:t>,</w:t>
        </w:r>
      </w:ins>
      <w:r>
        <w:rPr>
          <w:rFonts w:ascii="Times New Roman" w:hAnsi="Times New Roman" w:cs="Times New Roman"/>
          <w:sz w:val="24"/>
        </w:rPr>
        <w:t xml:space="preserve">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w:t>
      </w:r>
      <w:ins w:id="95" w:author="Liu, Luyu" w:date="2020-07-31T14:46:00Z">
        <w:r w:rsidR="00751F3B">
          <w:rPr>
            <w:rFonts w:ascii="Times New Roman" w:hAnsi="Times New Roman" w:cs="Times New Roman"/>
            <w:sz w:val="24"/>
          </w:rPr>
          <w:t xml:space="preserve"> </w:t>
        </w:r>
      </w:ins>
      <w:ins w:id="96" w:author="Liu, Luyu" w:date="2020-07-31T16:14:00Z">
        <w:r w:rsidR="00A1299D">
          <w:rPr>
            <w:rFonts w:ascii="Times New Roman" w:hAnsi="Times New Roman" w:cs="Times New Roman"/>
            <w:sz w:val="24"/>
          </w:rPr>
          <w:t xml:space="preserve">It </w:t>
        </w:r>
      </w:ins>
      <w:ins w:id="97" w:author="Liu, Luyu" w:date="2020-07-31T16:29:00Z">
        <w:r w:rsidR="002A5EC0">
          <w:rPr>
            <w:rFonts w:ascii="Times New Roman" w:hAnsi="Times New Roman" w:cs="Times New Roman"/>
            <w:sz w:val="24"/>
          </w:rPr>
          <w:t xml:space="preserve">is extremely important to </w:t>
        </w:r>
      </w:ins>
      <w:ins w:id="98" w:author="Liu, Luyu" w:date="2020-07-31T16:41:00Z">
        <w:r w:rsidR="00544D0B">
          <w:rPr>
            <w:rFonts w:ascii="Times New Roman" w:hAnsi="Times New Roman" w:cs="Times New Roman"/>
            <w:sz w:val="24"/>
          </w:rPr>
          <w:t xml:space="preserve">investigate </w:t>
        </w:r>
      </w:ins>
      <w:ins w:id="99" w:author="Liu, Luyu" w:date="2020-07-31T16:42:00Z">
        <w:r w:rsidR="00544D0B">
          <w:rPr>
            <w:rFonts w:ascii="Times New Roman" w:hAnsi="Times New Roman" w:cs="Times New Roman"/>
            <w:sz w:val="24"/>
          </w:rPr>
          <w:t xml:space="preserve">the measures’ </w:t>
        </w:r>
      </w:ins>
      <w:ins w:id="100" w:author="Liu, Luyu" w:date="2020-07-31T16:41:00Z">
        <w:r w:rsidR="00544D0B">
          <w:rPr>
            <w:rFonts w:ascii="Times New Roman" w:hAnsi="Times New Roman" w:cs="Times New Roman"/>
            <w:sz w:val="24"/>
          </w:rPr>
          <w:t>connections to different demographic factors</w:t>
        </w:r>
      </w:ins>
      <w:ins w:id="101" w:author="Liu, Luyu" w:date="2020-07-31T16:42:00Z">
        <w:r w:rsidR="00544D0B">
          <w:rPr>
            <w:rFonts w:ascii="Times New Roman" w:hAnsi="Times New Roman" w:cs="Times New Roman"/>
            <w:sz w:val="24"/>
          </w:rPr>
          <w:t>,</w:t>
        </w:r>
      </w:ins>
      <w:ins w:id="102" w:author="Liu, Luyu" w:date="2020-07-31T16:43:00Z">
        <w:r w:rsidR="00544D0B">
          <w:rPr>
            <w:rFonts w:ascii="Times New Roman" w:hAnsi="Times New Roman" w:cs="Times New Roman"/>
            <w:sz w:val="24"/>
          </w:rPr>
          <w:t xml:space="preserve"> especially </w:t>
        </w:r>
      </w:ins>
      <w:ins w:id="103" w:author="Liu, Luyu" w:date="2020-07-31T16:47:00Z">
        <w:r w:rsidR="00544D0B">
          <w:rPr>
            <w:rFonts w:ascii="Times New Roman" w:hAnsi="Times New Roman" w:cs="Times New Roman"/>
            <w:sz w:val="24"/>
          </w:rPr>
          <w:t xml:space="preserve">for </w:t>
        </w:r>
      </w:ins>
      <w:ins w:id="104" w:author="Liu, Luyu" w:date="2020-07-31T16:43:00Z">
        <w:r w:rsidR="00544D0B">
          <w:rPr>
            <w:rFonts w:ascii="Times New Roman" w:hAnsi="Times New Roman" w:cs="Times New Roman"/>
            <w:sz w:val="24"/>
          </w:rPr>
          <w:t xml:space="preserve">underprivileged </w:t>
        </w:r>
      </w:ins>
      <w:ins w:id="105" w:author="Liu, Luyu" w:date="2020-07-31T16:47:00Z">
        <w:r w:rsidR="00544D0B">
          <w:rPr>
            <w:rFonts w:ascii="Times New Roman" w:hAnsi="Times New Roman" w:cs="Times New Roman"/>
            <w:sz w:val="24"/>
          </w:rPr>
          <w:t>population</w:t>
        </w:r>
      </w:ins>
      <w:ins w:id="106" w:author="Liu, Luyu" w:date="2020-07-31T16:48:00Z">
        <w:r w:rsidR="00544D0B">
          <w:rPr>
            <w:rFonts w:ascii="Times New Roman" w:hAnsi="Times New Roman" w:cs="Times New Roman"/>
            <w:sz w:val="24"/>
          </w:rPr>
          <w:t>s</w:t>
        </w:r>
      </w:ins>
      <w:ins w:id="107" w:author="Liu, Luyu" w:date="2020-07-31T16:47:00Z">
        <w:r w:rsidR="00544D0B">
          <w:rPr>
            <w:rFonts w:ascii="Times New Roman" w:hAnsi="Times New Roman" w:cs="Times New Roman"/>
            <w:sz w:val="24"/>
          </w:rPr>
          <w:t xml:space="preserve"> </w:t>
        </w:r>
      </w:ins>
      <w:ins w:id="108" w:author="Liu, Luyu" w:date="2020-07-31T16:43:00Z">
        <w:r w:rsidR="00544D0B">
          <w:rPr>
            <w:rFonts w:ascii="Times New Roman" w:hAnsi="Times New Roman" w:cs="Times New Roman"/>
            <w:sz w:val="24"/>
          </w:rPr>
          <w:t xml:space="preserve">such as </w:t>
        </w:r>
      </w:ins>
      <w:ins w:id="109" w:author="Liu, Luyu" w:date="2020-07-31T16:53:00Z">
        <w:r w:rsidR="00DA0B4A">
          <w:rPr>
            <w:rFonts w:ascii="Times New Roman" w:hAnsi="Times New Roman" w:cs="Times New Roman"/>
            <w:sz w:val="24"/>
          </w:rPr>
          <w:t xml:space="preserve">essential </w:t>
        </w:r>
      </w:ins>
      <w:ins w:id="110" w:author="Liu, Luyu" w:date="2020-07-31T16:48:00Z">
        <w:r w:rsidR="00544D0B">
          <w:rPr>
            <w:rFonts w:ascii="Times New Roman" w:hAnsi="Times New Roman" w:cs="Times New Roman"/>
            <w:sz w:val="24"/>
          </w:rPr>
          <w:t xml:space="preserve">workers, </w:t>
        </w:r>
      </w:ins>
      <w:ins w:id="111" w:author="Liu, Luyu" w:date="2020-07-31T16:52:00Z">
        <w:r w:rsidR="00820C6F">
          <w:rPr>
            <w:rFonts w:ascii="Times New Roman" w:hAnsi="Times New Roman" w:cs="Times New Roman"/>
            <w:sz w:val="24"/>
          </w:rPr>
          <w:t>ethnic minorities</w:t>
        </w:r>
      </w:ins>
      <w:ins w:id="112" w:author="Liu, Luyu" w:date="2020-07-31T16:49:00Z">
        <w:r w:rsidR="00544D0B">
          <w:rPr>
            <w:rFonts w:ascii="Times New Roman" w:hAnsi="Times New Roman" w:cs="Times New Roman"/>
            <w:sz w:val="24"/>
          </w:rPr>
          <w:t>, Female, and senior people.</w:t>
        </w:r>
      </w:ins>
      <w:del w:id="113" w:author="Liu, Luyu" w:date="2020-07-31T14:46:00Z">
        <w:r w:rsidDel="00751F3B">
          <w:rPr>
            <w:rFonts w:ascii="Times New Roman" w:hAnsi="Times New Roman" w:cs="Times New Roman"/>
            <w:sz w:val="24"/>
          </w:rPr>
          <w:delText xml:space="preserve"> </w:delText>
        </w:r>
      </w:del>
    </w:p>
    <w:p w14:paraId="2A660706" w14:textId="1820A063" w:rsidR="00AA080F" w:rsidRDefault="00077492">
      <w:pPr>
        <w:spacing w:line="240" w:lineRule="auto"/>
        <w:jc w:val="both"/>
        <w:rPr>
          <w:ins w:id="114" w:author="Liu, Luyu" w:date="2020-07-31T17:03:00Z"/>
          <w:rFonts w:ascii="Times New Roman" w:hAnsi="Times New Roman" w:cs="Times New Roman"/>
          <w:sz w:val="24"/>
        </w:rPr>
        <w:pPrChange w:id="115" w:author="Liu, Luyu" w:date="2020-07-20T23:14:00Z">
          <w:pPr>
            <w:spacing w:line="480" w:lineRule="auto"/>
            <w:jc w:val="both"/>
          </w:pPr>
        </w:pPrChange>
      </w:pPr>
      <w:r>
        <w:rPr>
          <w:rFonts w:ascii="Times New Roman" w:hAnsi="Times New Roman" w:cs="Times New Roman"/>
          <w:sz w:val="24"/>
        </w:rPr>
        <w:tab/>
      </w:r>
      <w:ins w:id="116" w:author="Liu, Luyu" w:date="2020-07-31T17:06:00Z">
        <w:r w:rsidR="00593F10">
          <w:rPr>
            <w:rFonts w:ascii="Times New Roman" w:hAnsi="Times New Roman" w:cs="Times New Roman"/>
            <w:sz w:val="24"/>
          </w:rPr>
          <w:t xml:space="preserve">There are </w:t>
        </w:r>
      </w:ins>
      <w:ins w:id="117" w:author="Liu, Luyu" w:date="2020-07-31T17:08:00Z">
        <w:r w:rsidR="00593F10">
          <w:rPr>
            <w:rFonts w:ascii="Times New Roman" w:hAnsi="Times New Roman" w:cs="Times New Roman"/>
            <w:sz w:val="24"/>
          </w:rPr>
          <w:t xml:space="preserve">already </w:t>
        </w:r>
      </w:ins>
      <w:ins w:id="118" w:author="Liu, Luyu" w:date="2020-07-31T17:09:00Z">
        <w:r w:rsidR="00CC7F95">
          <w:rPr>
            <w:rFonts w:ascii="Times New Roman" w:hAnsi="Times New Roman" w:cs="Times New Roman"/>
            <w:sz w:val="24"/>
          </w:rPr>
          <w:t xml:space="preserve">several </w:t>
        </w:r>
      </w:ins>
      <w:ins w:id="119" w:author="Liu, Luyu" w:date="2020-07-31T17:06:00Z">
        <w:r w:rsidR="00593F10">
          <w:rPr>
            <w:rFonts w:ascii="Times New Roman" w:hAnsi="Times New Roman" w:cs="Times New Roman"/>
            <w:sz w:val="24"/>
          </w:rPr>
          <w:t>studies that investi</w:t>
        </w:r>
      </w:ins>
      <w:ins w:id="120" w:author="Liu, Luyu" w:date="2020-07-31T17:07:00Z">
        <w:r w:rsidR="00593F10">
          <w:rPr>
            <w:rFonts w:ascii="Times New Roman" w:hAnsi="Times New Roman" w:cs="Times New Roman"/>
            <w:sz w:val="24"/>
          </w:rPr>
          <w:t>gated the impact of a pandemic on the transit systems</w:t>
        </w:r>
      </w:ins>
      <w:ins w:id="121" w:author="Liu, Luyu" w:date="2020-07-31T17:09:00Z">
        <w:r w:rsidR="00E6336F">
          <w:rPr>
            <w:rFonts w:ascii="Times New Roman" w:hAnsi="Times New Roman" w:cs="Times New Roman"/>
            <w:sz w:val="24"/>
          </w:rPr>
          <w:t xml:space="preserve"> </w:t>
        </w:r>
      </w:ins>
      <w:ins w:id="122" w:author="Liu, Luyu" w:date="2020-07-31T17:11:00Z">
        <w:r w:rsidR="00215B64">
          <w:rPr>
            <w:rFonts w:ascii="Times New Roman" w:hAnsi="Times New Roman" w:cs="Times New Roman"/>
            <w:sz w:val="24"/>
          </w:rPr>
          <w:t xml:space="preserve">in </w:t>
        </w:r>
      </w:ins>
      <w:ins w:id="123" w:author="Liu, Luyu" w:date="2020-07-31T17:09:00Z">
        <w:r w:rsidR="00E6336F">
          <w:rPr>
            <w:rFonts w:ascii="Times New Roman" w:hAnsi="Times New Roman" w:cs="Times New Roman"/>
            <w:sz w:val="24"/>
          </w:rPr>
          <w:t>Asian cities</w:t>
        </w:r>
      </w:ins>
      <w:ins w:id="124" w:author="Liu, Luyu" w:date="2020-07-31T17:11:00Z">
        <w:r w:rsidR="002B24EC">
          <w:rPr>
            <w:rFonts w:ascii="Times New Roman" w:hAnsi="Times New Roman" w:cs="Times New Roman"/>
            <w:sz w:val="24"/>
          </w:rPr>
          <w:t xml:space="preserve"> </w:t>
        </w:r>
      </w:ins>
      <w:ins w:id="125" w:author="Liu, Luyu" w:date="2020-08-02T12:26:00Z">
        <w:r w:rsidR="008B65FF">
          <w:rPr>
            <w:rFonts w:ascii="Times New Roman" w:hAnsi="Times New Roman" w:cs="Times New Roman"/>
            <w:sz w:val="24"/>
          </w:rPr>
          <w:t>during</w:t>
        </w:r>
      </w:ins>
      <w:ins w:id="126" w:author="Liu, Luyu" w:date="2020-07-31T17:11:00Z">
        <w:r w:rsidR="002B24EC">
          <w:rPr>
            <w:rFonts w:ascii="Times New Roman" w:hAnsi="Times New Roman" w:cs="Times New Roman"/>
            <w:sz w:val="24"/>
          </w:rPr>
          <w:t xml:space="preserve"> past pandemics</w:t>
        </w:r>
      </w:ins>
      <w:ins w:id="127" w:author="Liu, Luyu" w:date="2020-07-31T17:09:00Z">
        <w:r w:rsidR="00E6336F">
          <w:rPr>
            <w:rFonts w:ascii="Times New Roman" w:hAnsi="Times New Roman" w:cs="Times New Roman"/>
            <w:sz w:val="24"/>
          </w:rPr>
          <w:t xml:space="preserve">. </w:t>
        </w:r>
      </w:ins>
      <w:del w:id="128" w:author="Liu, Luyu" w:date="2020-07-31T16:59:00Z">
        <w:r w:rsidDel="00F95316">
          <w:rPr>
            <w:rFonts w:ascii="Times New Roman" w:hAnsi="Times New Roman" w:cs="Times New Roman"/>
            <w:sz w:val="24"/>
          </w:rPr>
          <w:delText>In addition to the closing of businesses</w:delText>
        </w:r>
      </w:del>
      <w:del w:id="129" w:author="Liu, Luyu" w:date="2020-07-31T15:01:00Z">
        <w:r w:rsidDel="00DC02FD">
          <w:rPr>
            <w:rFonts w:ascii="Times New Roman" w:hAnsi="Times New Roman" w:cs="Times New Roman"/>
            <w:sz w:val="24"/>
          </w:rPr>
          <w:delText>,</w:delText>
        </w:r>
      </w:del>
      <w:del w:id="130"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r>
        <w:rPr>
          <w:rFonts w:ascii="Times New Roman" w:hAnsi="Times New Roman" w:cs="Times New Roman"/>
          <w:sz w:val="24"/>
        </w:rPr>
        <w:t xml:space="preserve">In an analysis of public transit ridership in Taipei during the 2003 SARS pandemic, Taipei underground lost almost 50% of daily ridership during the peak of the SARS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t>
      </w:r>
      <w:del w:id="131" w:author="Liu, Luyu" w:date="2020-07-31T17:10:00Z">
        <w:r w:rsidDel="00E6336F">
          <w:rPr>
            <w:rFonts w:ascii="Times New Roman" w:hAnsi="Times New Roman" w:cs="Times New Roman"/>
            <w:sz w:val="24"/>
          </w:rPr>
          <w:delText>fear of the pandemic significantly influenced travel behavior. T</w:delText>
        </w:r>
      </w:del>
      <w:ins w:id="132" w:author="Liu, Luyu" w:date="2020-07-31T17:10:00Z">
        <w:r w:rsidR="00E6336F">
          <w:rPr>
            <w:rFonts w:ascii="Times New Roman" w:hAnsi="Times New Roman" w:cs="Times New Roman"/>
            <w:sz w:val="24"/>
          </w:rPr>
          <w:t>t</w:t>
        </w:r>
      </w:ins>
      <w:r>
        <w:rPr>
          <w:rFonts w:ascii="Times New Roman" w:hAnsi="Times New Roman" w:cs="Times New Roman"/>
          <w:sz w:val="24"/>
        </w:rPr>
        <w:t>he ability for people to change their daily routine</w:t>
      </w:r>
      <w:ins w:id="133" w:author="Liu, Luyu" w:date="2020-07-31T17:10:00Z">
        <w:r w:rsidR="00E6336F">
          <w:rPr>
            <w:rFonts w:ascii="Times New Roman" w:hAnsi="Times New Roman" w:cs="Times New Roman"/>
            <w:sz w:val="24"/>
          </w:rPr>
          <w:t>,</w:t>
        </w:r>
      </w:ins>
      <w:r>
        <w:rPr>
          <w:rFonts w:ascii="Times New Roman" w:hAnsi="Times New Roman" w:cs="Times New Roman"/>
          <w:sz w:val="24"/>
        </w:rPr>
        <w:t xml:space="preserve"> measured by land value and regional characteristics</w:t>
      </w:r>
      <w:ins w:id="134" w:author="Liu, Luyu" w:date="2020-07-31T17:10:00Z">
        <w:r w:rsidR="00E6336F">
          <w:rPr>
            <w:rFonts w:ascii="Times New Roman" w:hAnsi="Times New Roman" w:cs="Times New Roman"/>
            <w:sz w:val="24"/>
          </w:rPr>
          <w:t>,</w:t>
        </w:r>
      </w:ins>
      <w:r>
        <w:rPr>
          <w:rFonts w:ascii="Times New Roman" w:hAnsi="Times New Roman" w:cs="Times New Roman"/>
          <w:sz w:val="24"/>
        </w:rPr>
        <w:t xml:space="preserve"> are the two primary determinants of shifted travel behavior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ins w:id="135" w:author="Liu, Luyu" w:date="2020-07-31T17:06:00Z">
        <w:r w:rsidR="00593F10">
          <w:rPr>
            <w:rFonts w:ascii="Times New Roman" w:hAnsi="Times New Roman" w:cs="Times New Roman"/>
            <w:sz w:val="24"/>
          </w:rPr>
          <w:t xml:space="preserve">However, </w:t>
        </w:r>
      </w:ins>
      <w:ins w:id="136" w:author="Liu, Luyu" w:date="2020-07-31T17:14:00Z">
        <w:r w:rsidR="0013248A">
          <w:rPr>
            <w:rFonts w:ascii="Times New Roman" w:hAnsi="Times New Roman" w:cs="Times New Roman"/>
            <w:sz w:val="24"/>
          </w:rPr>
          <w:t xml:space="preserve">the literature is </w:t>
        </w:r>
      </w:ins>
      <w:ins w:id="137" w:author="Liu, Luyu" w:date="2020-07-31T17:15:00Z">
        <w:r w:rsidR="0013248A">
          <w:rPr>
            <w:rFonts w:ascii="Times New Roman" w:hAnsi="Times New Roman" w:cs="Times New Roman"/>
            <w:sz w:val="24"/>
          </w:rPr>
          <w:t xml:space="preserve">still </w:t>
        </w:r>
      </w:ins>
      <w:ins w:id="138" w:author="Liu, Luyu" w:date="2020-07-31T17:14:00Z">
        <w:r w:rsidR="0013248A">
          <w:rPr>
            <w:rFonts w:ascii="Times New Roman" w:hAnsi="Times New Roman" w:cs="Times New Roman"/>
            <w:sz w:val="24"/>
          </w:rPr>
          <w:t xml:space="preserve">very scarce: </w:t>
        </w:r>
      </w:ins>
      <w:ins w:id="139" w:author="Liu, Luyu" w:date="2020-07-31T17:15:00Z">
        <w:r w:rsidR="0013248A">
          <w:rPr>
            <w:rFonts w:ascii="Times New Roman" w:hAnsi="Times New Roman" w:cs="Times New Roman"/>
            <w:sz w:val="24"/>
          </w:rPr>
          <w:t xml:space="preserve">no </w:t>
        </w:r>
      </w:ins>
      <w:ins w:id="140" w:author="Liu, Luyu" w:date="2020-07-31T17:10:00Z">
        <w:r w:rsidR="00477C77">
          <w:rPr>
            <w:rFonts w:ascii="Times New Roman" w:hAnsi="Times New Roman" w:cs="Times New Roman"/>
            <w:sz w:val="24"/>
          </w:rPr>
          <w:t xml:space="preserve">studies systematically </w:t>
        </w:r>
      </w:ins>
      <w:ins w:id="141" w:author="Liu, Luyu" w:date="2020-07-31T17:11:00Z">
        <w:r w:rsidR="00477C77">
          <w:rPr>
            <w:rFonts w:ascii="Times New Roman" w:hAnsi="Times New Roman" w:cs="Times New Roman"/>
            <w:sz w:val="24"/>
          </w:rPr>
          <w:t xml:space="preserve">investigated </w:t>
        </w:r>
        <w:r w:rsidR="0013248A">
          <w:rPr>
            <w:rFonts w:ascii="Times New Roman" w:hAnsi="Times New Roman" w:cs="Times New Roman"/>
            <w:sz w:val="24"/>
          </w:rPr>
          <w:t>a pandemic</w:t>
        </w:r>
      </w:ins>
      <w:ins w:id="142" w:author="Liu, Luyu" w:date="2020-07-31T17:12:00Z">
        <w:r w:rsidR="0013248A">
          <w:rPr>
            <w:rFonts w:ascii="Times New Roman" w:hAnsi="Times New Roman" w:cs="Times New Roman"/>
            <w:sz w:val="24"/>
          </w:rPr>
          <w:t xml:space="preserve">’s impact on transit </w:t>
        </w:r>
      </w:ins>
      <w:ins w:id="143" w:author="Liu, Luyu" w:date="2020-08-02T15:28:00Z">
        <w:r w:rsidR="0049221F">
          <w:rPr>
            <w:rFonts w:ascii="Times New Roman" w:hAnsi="Times New Roman" w:cs="Times New Roman"/>
            <w:sz w:val="24"/>
          </w:rPr>
          <w:t xml:space="preserve">demand </w:t>
        </w:r>
      </w:ins>
      <w:ins w:id="144" w:author="Liu, Luyu" w:date="2020-08-02T15:17:00Z">
        <w:r w:rsidR="002B4D79">
          <w:rPr>
            <w:rFonts w:ascii="Times New Roman" w:hAnsi="Times New Roman" w:cs="Times New Roman"/>
            <w:sz w:val="24"/>
          </w:rPr>
          <w:t xml:space="preserve">on the national scale and </w:t>
        </w:r>
      </w:ins>
      <w:ins w:id="145" w:author="Liu, Luyu" w:date="2020-07-31T17:17:00Z">
        <w:r w:rsidR="0013248A">
          <w:rPr>
            <w:rFonts w:ascii="Times New Roman" w:hAnsi="Times New Roman" w:cs="Times New Roman"/>
            <w:sz w:val="24"/>
          </w:rPr>
          <w:t>in</w:t>
        </w:r>
      </w:ins>
      <w:ins w:id="146" w:author="Liu, Luyu" w:date="2020-08-02T15:15:00Z">
        <w:r w:rsidR="008E37A7">
          <w:rPr>
            <w:rFonts w:ascii="Times New Roman" w:hAnsi="Times New Roman" w:cs="Times New Roman"/>
            <w:sz w:val="24"/>
          </w:rPr>
          <w:t xml:space="preserve"> the context of</w:t>
        </w:r>
      </w:ins>
      <w:ins w:id="147" w:author="Liu, Luyu" w:date="2020-07-31T17:17:00Z">
        <w:r w:rsidR="0013248A">
          <w:rPr>
            <w:rFonts w:ascii="Times New Roman" w:hAnsi="Times New Roman" w:cs="Times New Roman"/>
            <w:sz w:val="24"/>
          </w:rPr>
          <w:t xml:space="preserve"> North America</w:t>
        </w:r>
      </w:ins>
      <w:ins w:id="148" w:author="Liu, Luyu" w:date="2020-07-31T17:15:00Z">
        <w:r w:rsidR="0013248A">
          <w:rPr>
            <w:rFonts w:ascii="Times New Roman" w:hAnsi="Times New Roman" w:cs="Times New Roman"/>
            <w:sz w:val="24"/>
          </w:rPr>
          <w:t>, due to the</w:t>
        </w:r>
      </w:ins>
      <w:ins w:id="149" w:author="Liu, Luyu" w:date="2020-07-31T17:16:00Z">
        <w:r w:rsidR="0013248A">
          <w:rPr>
            <w:rFonts w:ascii="Times New Roman" w:hAnsi="Times New Roman" w:cs="Times New Roman"/>
            <w:sz w:val="24"/>
          </w:rPr>
          <w:t xml:space="preserve"> lack of accessible empirical data</w:t>
        </w:r>
      </w:ins>
      <w:ins w:id="150" w:author="Liu, Luyu" w:date="2020-08-02T15:28:00Z">
        <w:r w:rsidR="001E1146">
          <w:rPr>
            <w:rFonts w:ascii="Times New Roman" w:hAnsi="Times New Roman" w:cs="Times New Roman"/>
            <w:sz w:val="24"/>
          </w:rPr>
          <w:t>.</w:t>
        </w:r>
      </w:ins>
      <w:ins w:id="151" w:author="Liu, Luyu" w:date="2020-08-02T12:40:00Z">
        <w:r w:rsidR="00043B09">
          <w:rPr>
            <w:rFonts w:ascii="Times New Roman" w:hAnsi="Times New Roman" w:cs="Times New Roman"/>
            <w:sz w:val="24"/>
          </w:rPr>
          <w:t xml:space="preserve"> </w:t>
        </w:r>
      </w:ins>
    </w:p>
    <w:p w14:paraId="3296B288" w14:textId="633A2DF4" w:rsidR="00E828B8" w:rsidDel="00E828B8" w:rsidRDefault="00E828B8">
      <w:pPr>
        <w:spacing w:line="240" w:lineRule="auto"/>
        <w:jc w:val="both"/>
        <w:rPr>
          <w:del w:id="152" w:author="Liu, Luyu" w:date="2020-07-31T17:03:00Z"/>
          <w:rFonts w:ascii="Times New Roman" w:hAnsi="Times New Roman" w:cs="Times New Roman"/>
          <w:sz w:val="24"/>
        </w:rPr>
        <w:pPrChange w:id="153" w:author="Liu, Luyu" w:date="2020-07-20T23:14:00Z">
          <w:pPr>
            <w:spacing w:line="480" w:lineRule="auto"/>
            <w:jc w:val="both"/>
          </w:pPr>
        </w:pPrChange>
      </w:pPr>
    </w:p>
    <w:p w14:paraId="26531A78" w14:textId="52D9F983" w:rsidR="00077492" w:rsidRPr="00292C3D" w:rsidRDefault="00077492">
      <w:pPr>
        <w:spacing w:line="240" w:lineRule="auto"/>
        <w:ind w:firstLine="720"/>
        <w:jc w:val="both"/>
        <w:rPr>
          <w:rFonts w:ascii="Times New Roman" w:hAnsi="Times New Roman" w:cs="Times New Roman"/>
          <w:sz w:val="24"/>
        </w:rPr>
        <w:pPrChange w:id="154" w:author="Liu, Luyu" w:date="2020-07-20T23:14:00Z">
          <w:pPr>
            <w:spacing w:line="480" w:lineRule="auto"/>
            <w:ind w:firstLine="720"/>
            <w:jc w:val="both"/>
          </w:pPr>
        </w:pPrChange>
      </w:pPr>
      <w:r>
        <w:rPr>
          <w:rFonts w:ascii="Times New Roman" w:hAnsi="Times New Roman" w:cs="Times New Roman"/>
          <w:sz w:val="24"/>
        </w:rPr>
        <w:t>COVID-19 provides an unfortunate but imperative juncture to understand the differential impacts of a major shock such as a pandemic on public transit</w:t>
      </w:r>
      <w:del w:id="155" w:author="Liu, Luyu" w:date="2020-07-31T11:51:00Z">
        <w:r w:rsidDel="007E3F5C">
          <w:rPr>
            <w:rFonts w:ascii="Times New Roman" w:hAnsi="Times New Roman" w:cs="Times New Roman"/>
            <w:sz w:val="24"/>
          </w:rPr>
          <w:delText>.</w:delText>
        </w:r>
      </w:del>
      <w:r>
        <w:rPr>
          <w:rFonts w:ascii="Times New Roman" w:hAnsi="Times New Roman" w:cs="Times New Roman"/>
          <w:sz w:val="24"/>
        </w:rPr>
        <w:t xml:space="preserve">. In this study, we </w:t>
      </w:r>
      <w:r w:rsidRPr="00292C3D">
        <w:rPr>
          <w:rFonts w:ascii="Times New Roman" w:hAnsi="Times New Roman" w:cs="Times New Roman"/>
          <w:sz w:val="24"/>
        </w:rPr>
        <w:t>use</w:t>
      </w:r>
      <w:ins w:id="156" w:author="Liu, Luyu" w:date="2020-08-02T21:39:00Z">
        <w:r w:rsidR="00601710">
          <w:rPr>
            <w:rFonts w:ascii="Times New Roman" w:hAnsi="Times New Roman" w:cs="Times New Roman"/>
            <w:sz w:val="24"/>
          </w:rPr>
          <w:t>d</w:t>
        </w:r>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w:t>
      </w:r>
      <w:ins w:id="157" w:author="Liu, Luyu" w:date="2020-08-02T16:10:00Z">
        <w:r w:rsidR="00F04299">
          <w:rPr>
            <w:rFonts w:ascii="Times New Roman" w:hAnsi="Times New Roman" w:cs="Times New Roman"/>
            <w:sz w:val="24"/>
          </w:rPr>
          <w:t xml:space="preserve">113 </w:t>
        </w:r>
      </w:ins>
      <w:r>
        <w:rPr>
          <w:rFonts w:ascii="Times New Roman" w:hAnsi="Times New Roman" w:cs="Times New Roman"/>
          <w:sz w:val="24"/>
        </w:rPr>
        <w:t xml:space="preserve">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158" w:author="Liu, Luyu" w:date="2020-07-29T17:09:00Z">
        <w:r w:rsidRPr="009457DC" w:rsidDel="004756B0">
          <w:rPr>
            <w:rFonts w:ascii="Times New Roman" w:hAnsi="Times New Roman" w:cs="Times New Roman"/>
            <w:i/>
            <w:sz w:val="24"/>
          </w:rPr>
          <w:delText xml:space="preserve">floor </w:delText>
        </w:r>
      </w:del>
      <w:ins w:id="159"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160"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161"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of the demand decline. We conduct</w:t>
      </w:r>
      <w:ins w:id="162" w:author="Liu, Luyu" w:date="2020-08-02T21:39:00Z">
        <w:r w:rsidR="00C1577D">
          <w:rPr>
            <w:rFonts w:ascii="Times New Roman" w:hAnsi="Times New Roman" w:cs="Times New Roman"/>
            <w:sz w:val="24"/>
          </w:rPr>
          <w:t>ed</w:t>
        </w:r>
      </w:ins>
      <w:r>
        <w:rPr>
          <w:rFonts w:ascii="Times New Roman" w:hAnsi="Times New Roman" w:cs="Times New Roman"/>
          <w:sz w:val="24"/>
        </w:rPr>
        <w:t xml:space="preserve"> regression and correlation analyses relating the </w:t>
      </w:r>
      <w:del w:id="163" w:author="Liu, Luyu" w:date="2020-07-29T17:10:00Z">
        <w:r w:rsidDel="004756B0">
          <w:rPr>
            <w:rFonts w:ascii="Times New Roman" w:hAnsi="Times New Roman" w:cs="Times New Roman"/>
            <w:sz w:val="24"/>
          </w:rPr>
          <w:delText xml:space="preserve">floor </w:delText>
        </w:r>
      </w:del>
      <w:ins w:id="164"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values and decay rates to socioeconomic and demographic factors in each community. We also compare</w:t>
      </w:r>
      <w:ins w:id="165" w:author="Liu, Luyu" w:date="2020-08-02T21:39:00Z">
        <w:r w:rsidR="00581AB5">
          <w:rPr>
            <w:rFonts w:ascii="Times New Roman" w:hAnsi="Times New Roman" w:cs="Times New Roman"/>
            <w:sz w:val="24"/>
          </w:rPr>
          <w:t>d</w:t>
        </w:r>
      </w:ins>
      <w:r>
        <w:rPr>
          <w:rFonts w:ascii="Times New Roman" w:hAnsi="Times New Roman" w:cs="Times New Roman"/>
          <w:sz w:val="24"/>
        </w:rPr>
        <w:t xml:space="preserve"> the distance between the cliff/</w:t>
      </w:r>
      <w:del w:id="166" w:author="Liu, Luyu" w:date="2020-07-29T17:10:00Z">
        <w:r w:rsidDel="004756B0">
          <w:rPr>
            <w:rFonts w:ascii="Times New Roman" w:hAnsi="Times New Roman" w:cs="Times New Roman"/>
            <w:sz w:val="24"/>
          </w:rPr>
          <w:delText xml:space="preserve">floor </w:delText>
        </w:r>
      </w:del>
      <w:ins w:id="167"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168" w:author="Liu, Luyu" w:date="2020-08-02T21:39:00Z">
        <w:r w:rsidR="007D7210">
          <w:rPr>
            <w:rFonts w:ascii="Times New Roman" w:hAnsi="Times New Roman" w:cs="Times New Roman"/>
            <w:sz w:val="24"/>
          </w:rPr>
          <w:t>d</w:t>
        </w:r>
      </w:ins>
      <w:r>
        <w:rPr>
          <w:rFonts w:ascii="Times New Roman" w:hAnsi="Times New Roman" w:cs="Times New Roman"/>
          <w:sz w:val="24"/>
        </w:rPr>
        <w:t xml:space="preserve"> hourly transit demand data to capture COVID-19’s impact on daily patterns of transit demand; we measure</w:t>
      </w:r>
      <w:ins w:id="169" w:author="Liu, Luyu" w:date="2020-08-02T21:39:00Z">
        <w:r w:rsidR="002B0DCA">
          <w:rPr>
            <w:rFonts w:ascii="Times New Roman" w:hAnsi="Times New Roman" w:cs="Times New Roman"/>
            <w:sz w:val="24"/>
          </w:rPr>
          <w:t>d</w:t>
        </w:r>
      </w:ins>
      <w:r>
        <w:rPr>
          <w:rFonts w:ascii="Times New Roman" w:hAnsi="Times New Roman" w:cs="Times New Roman"/>
          <w:sz w:val="24"/>
        </w:rPr>
        <w:t xml:space="preserve"> the similarity of hourly demand profiles during the COVID-19 pandemic compared to the adjusted normal demand profiles. We conclude that COVID-19 had major impacts on transit systems in different dimensions and demonstrate the social equity issue of transit usage during the pandemic; we propose some future directions for transit studies in the context of pandemics.</w:t>
      </w:r>
    </w:p>
    <w:p w14:paraId="5D2B3DD7" w14:textId="77777777" w:rsidR="00077492" w:rsidRDefault="00077492">
      <w:pPr>
        <w:spacing w:line="240" w:lineRule="auto"/>
        <w:rPr>
          <w:rFonts w:ascii="Times New Roman" w:hAnsi="Times New Roman" w:cs="Times New Roman"/>
          <w:sz w:val="24"/>
        </w:rPr>
        <w:pPrChange w:id="170" w:author="Liu, Luyu" w:date="2020-07-20T23:14:00Z">
          <w:pPr>
            <w:spacing w:line="480" w:lineRule="auto"/>
          </w:pPr>
        </w:pPrChange>
      </w:pPr>
    </w:p>
    <w:p w14:paraId="5EF04F8C" w14:textId="77777777" w:rsidR="00077492" w:rsidRDefault="00077492" w:rsidP="00FF2732">
      <w:pPr>
        <w:pStyle w:val="Subtitle"/>
        <w:pPrChange w:id="171" w:author="Liu, Luyu" w:date="2020-08-02T21:14:00Z">
          <w:pPr>
            <w:pStyle w:val="ListParagraph"/>
            <w:numPr>
              <w:numId w:val="2"/>
            </w:numPr>
            <w:spacing w:line="480" w:lineRule="auto"/>
            <w:ind w:left="360" w:hanging="360"/>
          </w:pPr>
        </w:pPrChange>
      </w:pPr>
      <w:r w:rsidRPr="009457DC">
        <w:t>Data and methods</w:t>
      </w:r>
    </w:p>
    <w:p w14:paraId="4428A405" w14:textId="2871D171" w:rsidR="00077492" w:rsidRPr="009457DC" w:rsidRDefault="00077492" w:rsidP="00D2338B">
      <w:pPr>
        <w:spacing w:line="240" w:lineRule="auto"/>
        <w:ind w:firstLine="720"/>
        <w:jc w:val="both"/>
        <w:rPr>
          <w:rFonts w:ascii="Times New Roman" w:hAnsi="Times New Roman" w:cs="Times New Roman"/>
          <w:sz w:val="24"/>
        </w:rPr>
        <w:pPrChange w:id="172" w:author="Liu, Luyu" w:date="2020-08-02T21:20:00Z">
          <w:pPr>
            <w:spacing w:line="480" w:lineRule="auto"/>
            <w:jc w:val="both"/>
          </w:pPr>
        </w:pPrChange>
      </w:pPr>
      <w:r>
        <w:rPr>
          <w:rFonts w:ascii="Times New Roman" w:hAnsi="Times New Roman" w:cs="Times New Roman"/>
          <w:sz w:val="24"/>
        </w:rPr>
        <w:lastRenderedPageBreak/>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173" w:author="Liu, Luyu" w:date="2020-07-29T17:12:00Z">
        <w:r w:rsidDel="00D75BD2">
          <w:rPr>
            <w:rFonts w:ascii="Times New Roman" w:hAnsi="Times New Roman" w:cs="Times New Roman"/>
            <w:i/>
            <w:sz w:val="24"/>
          </w:rPr>
          <w:delText>floor</w:delText>
        </w:r>
      </w:del>
      <w:ins w:id="174"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w:t>
      </w:r>
      <w:del w:id="175" w:author="Liu, Luyu" w:date="2020-07-29T17:12:00Z">
        <w:r w:rsidDel="00D75BD2">
          <w:rPr>
            <w:rFonts w:ascii="Times New Roman" w:hAnsi="Times New Roman" w:cs="Times New Roman"/>
            <w:i/>
            <w:sz w:val="24"/>
          </w:rPr>
          <w:delText>floor</w:delText>
        </w:r>
      </w:del>
      <w:ins w:id="176"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Finally, we investigate the morning and afternoon rush hour’s shift due to COVID-19.</w:t>
      </w:r>
      <w:del w:id="177" w:author="Liu, Luyu" w:date="2020-08-02T21:40:00Z">
        <w:r w:rsidDel="009A07A2">
          <w:rPr>
            <w:rFonts w:ascii="Times New Roman" w:hAnsi="Times New Roman" w:cs="Times New Roman"/>
            <w:sz w:val="24"/>
          </w:rPr>
          <w:delText xml:space="preserve">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178" w:author="Liu, Luyu" w:date="2020-07-20T23:14:00Z">
          <w:pPr>
            <w:pStyle w:val="ListParagraph"/>
            <w:spacing w:line="480" w:lineRule="auto"/>
            <w:ind w:left="360"/>
          </w:pPr>
        </w:pPrChange>
      </w:pPr>
    </w:p>
    <w:p w14:paraId="575B9A16" w14:textId="77777777" w:rsidR="00077492" w:rsidRPr="00FF2732" w:rsidDel="00FF2732" w:rsidRDefault="00077492" w:rsidP="00FF2732">
      <w:pPr>
        <w:spacing w:line="240" w:lineRule="auto"/>
        <w:rPr>
          <w:del w:id="179" w:author="Liu, Luyu" w:date="2020-08-02T21:16:00Z"/>
          <w:rStyle w:val="SubtleEmphasis"/>
          <w:rPrChange w:id="180" w:author="Liu, Luyu" w:date="2020-08-02T21:15:00Z">
            <w:rPr>
              <w:del w:id="181" w:author="Liu, Luyu" w:date="2020-08-02T21:16:00Z"/>
            </w:rPr>
          </w:rPrChange>
        </w:rPr>
        <w:pPrChange w:id="182" w:author="Liu, Luyu" w:date="2020-08-02T21:14:00Z">
          <w:pPr>
            <w:pStyle w:val="ListParagraph"/>
            <w:numPr>
              <w:ilvl w:val="1"/>
              <w:numId w:val="2"/>
            </w:numPr>
            <w:spacing w:line="480" w:lineRule="auto"/>
            <w:ind w:left="360" w:hanging="360"/>
          </w:pPr>
        </w:pPrChange>
      </w:pPr>
      <w:del w:id="183" w:author="Liu, Luyu" w:date="2020-08-02T21:14:00Z">
        <w:r w:rsidRPr="00FF2732" w:rsidDel="00FF2732">
          <w:rPr>
            <w:rStyle w:val="SubtleEmphasis"/>
            <w:rPrChange w:id="184" w:author="Liu, Luyu" w:date="2020-08-02T21:15:00Z">
              <w:rPr/>
            </w:rPrChange>
          </w:rPr>
          <w:delText xml:space="preserve"> </w:delText>
        </w:r>
      </w:del>
      <w:r w:rsidRPr="00FF2732">
        <w:rPr>
          <w:rStyle w:val="SubtleEmphasis"/>
          <w:rPrChange w:id="185" w:author="Liu, Luyu" w:date="2020-08-02T21:15:00Z">
            <w:rPr/>
          </w:rPrChange>
        </w:rPr>
        <w:t>Data sources</w:t>
      </w:r>
    </w:p>
    <w:p w14:paraId="703326BD" w14:textId="77777777" w:rsidR="00077492" w:rsidRPr="00FF2732" w:rsidRDefault="00077492" w:rsidP="00FF2732">
      <w:pPr>
        <w:spacing w:line="240" w:lineRule="auto"/>
        <w:rPr>
          <w:rFonts w:ascii="Times New Roman" w:hAnsi="Times New Roman" w:cs="Times New Roman"/>
          <w:b/>
          <w:sz w:val="24"/>
          <w:rPrChange w:id="186" w:author="Liu, Luyu" w:date="2020-08-02T21:16:00Z">
            <w:rPr/>
          </w:rPrChange>
        </w:rPr>
        <w:pPrChange w:id="187" w:author="Liu, Luyu" w:date="2020-08-02T21:16:00Z">
          <w:pPr>
            <w:pStyle w:val="ListParagraph"/>
            <w:spacing w:line="480" w:lineRule="auto"/>
            <w:ind w:left="360"/>
          </w:pPr>
        </w:pPrChange>
      </w:pPr>
    </w:p>
    <w:p w14:paraId="75621E50" w14:textId="77777777" w:rsidR="00077492" w:rsidRPr="00FF2732" w:rsidRDefault="00077492" w:rsidP="00FF2732">
      <w:pPr>
        <w:spacing w:line="240" w:lineRule="auto"/>
        <w:jc w:val="both"/>
        <w:rPr>
          <w:rStyle w:val="Emphasis"/>
          <w:rPrChange w:id="188" w:author="Liu, Luyu" w:date="2020-08-02T21:17:00Z">
            <w:rPr/>
          </w:rPrChange>
        </w:rPr>
        <w:pPrChange w:id="189" w:author="Liu, Luyu" w:date="2020-08-02T21:16:00Z">
          <w:pPr>
            <w:pStyle w:val="ListParagraph"/>
            <w:numPr>
              <w:ilvl w:val="2"/>
              <w:numId w:val="2"/>
            </w:numPr>
            <w:spacing w:line="480" w:lineRule="auto"/>
            <w:ind w:hanging="720"/>
            <w:jc w:val="both"/>
          </w:pPr>
        </w:pPrChange>
      </w:pPr>
      <w:r w:rsidRPr="00FF2732">
        <w:rPr>
          <w:rStyle w:val="Emphasis"/>
          <w:rPrChange w:id="190" w:author="Liu, Luyu" w:date="2020-08-02T21:17:00Z">
            <w:rPr/>
          </w:rPrChange>
        </w:rPr>
        <w:t>Transit demand</w:t>
      </w:r>
    </w:p>
    <w:p w14:paraId="5031D46E" w14:textId="407049E9" w:rsidR="00077492" w:rsidRPr="009457DC" w:rsidRDefault="00077492" w:rsidP="00D2338B">
      <w:pPr>
        <w:spacing w:line="240" w:lineRule="auto"/>
        <w:ind w:firstLine="720"/>
        <w:jc w:val="both"/>
        <w:rPr>
          <w:rFonts w:ascii="Times New Roman" w:hAnsi="Times New Roman" w:cs="Times New Roman"/>
          <w:sz w:val="24"/>
        </w:rPr>
        <w:pPrChange w:id="191"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192" w:author="Liu, Luyu" w:date="2020-08-02T21:47:00Z">
        <w:r w:rsidR="00C43A94">
          <w:rPr>
            <w:rFonts w:ascii="Times New Roman" w:hAnsi="Times New Roman" w:cs="Times New Roman"/>
            <w:sz w:val="24"/>
          </w:rPr>
          <w:t>d</w:t>
        </w:r>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we also examine</w:t>
      </w:r>
      <w:ins w:id="193" w:author="Liu, Luyu" w:date="2020-08-02T21:47:00Z">
        <w:r w:rsidR="00636611">
          <w:rPr>
            <w:rFonts w:ascii="Times New Roman" w:hAnsi="Times New Roman" w:cs="Times New Roman"/>
            <w:sz w:val="24"/>
          </w:rPr>
          <w:t>d</w:t>
        </w:r>
      </w:ins>
      <w:r w:rsidRPr="009457DC">
        <w:rPr>
          <w:rFonts w:ascii="Times New Roman" w:hAnsi="Times New Roman" w:cs="Times New Roman"/>
          <w:sz w:val="24"/>
        </w:rPr>
        <w:t xml:space="preserve"> this empirically (below).</w:t>
      </w:r>
      <w:r>
        <w:rPr>
          <w:rFonts w:ascii="Times New Roman" w:hAnsi="Times New Roman" w:cs="Times New Roman"/>
          <w:sz w:val="24"/>
        </w:rPr>
        <w:t xml:space="preserve"> </w:t>
      </w:r>
      <w:r w:rsidRPr="009457DC">
        <w:rPr>
          <w:rFonts w:ascii="Times New Roman" w:hAnsi="Times New Roman" w:cs="Times New Roman"/>
          <w:sz w:val="24"/>
        </w:rPr>
        <w:t xml:space="preserve">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2AF530F" w14:textId="2AB9E186" w:rsidR="00077492" w:rsidRDefault="00077492">
      <w:pPr>
        <w:spacing w:line="240" w:lineRule="auto"/>
        <w:ind w:firstLine="720"/>
        <w:jc w:val="both"/>
        <w:rPr>
          <w:rFonts w:ascii="Times New Roman" w:hAnsi="Times New Roman" w:cs="Times New Roman"/>
          <w:sz w:val="24"/>
        </w:rPr>
        <w:pPrChange w:id="194" w:author="Liu, Luyu" w:date="2020-07-20T23:14:00Z">
          <w:pPr>
            <w:spacing w:line="480" w:lineRule="auto"/>
            <w:ind w:firstLine="720"/>
            <w:jc w:val="both"/>
          </w:pPr>
        </w:pPrChange>
      </w:pPr>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w:t>
      </w:r>
      <w:ins w:id="195" w:author="Liu, Luyu" w:date="2020-08-02T21:48:00Z">
        <w:r w:rsidR="005A2387">
          <w:rPr>
            <w:rFonts w:ascii="Times New Roman" w:hAnsi="Times New Roman" w:cs="Times New Roman"/>
            <w:sz w:val="24"/>
          </w:rPr>
          <w:t>d</w:t>
        </w:r>
      </w:ins>
      <w:r>
        <w:rPr>
          <w:rFonts w:ascii="Times New Roman" w:hAnsi="Times New Roman" w:cs="Times New Roman"/>
          <w:sz w:val="24"/>
        </w:rPr>
        <w:t xml:space="preserv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w:t>
      </w:r>
      <w:ins w:id="196" w:author="Liu, Luyu" w:date="2020-08-02T21:48:00Z">
        <w:r w:rsidR="00756A46">
          <w:rPr>
            <w:rFonts w:ascii="Times New Roman" w:hAnsi="Times New Roman" w:cs="Times New Roman"/>
            <w:sz w:val="24"/>
          </w:rPr>
          <w:t>d</w:t>
        </w:r>
      </w:ins>
      <w:r>
        <w:rPr>
          <w:rFonts w:ascii="Times New Roman" w:hAnsi="Times New Roman" w:cs="Times New Roman"/>
          <w:sz w:val="24"/>
        </w:rPr>
        <w:t xml:space="preserve"> these ridership decrease reports with the corresponding estimates from the Transit app data on the same date for 40 transit systems that we could trace the actual ridership decrease value.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p>
    <w:p w14:paraId="3B122AC9" w14:textId="77777777" w:rsidR="00077492" w:rsidRDefault="00077492">
      <w:pPr>
        <w:spacing w:line="240" w:lineRule="auto"/>
        <w:ind w:firstLine="720"/>
        <w:jc w:val="both"/>
        <w:rPr>
          <w:rFonts w:ascii="Times New Roman" w:hAnsi="Times New Roman" w:cs="Times New Roman"/>
          <w:sz w:val="24"/>
        </w:rPr>
        <w:pPrChange w:id="197" w:author="Liu, Luyu" w:date="2020-07-20T23:14:00Z">
          <w:pPr>
            <w:spacing w:line="480" w:lineRule="auto"/>
            <w:ind w:firstLine="720"/>
            <w:jc w:val="both"/>
          </w:pPr>
        </w:pPrChange>
      </w:pPr>
      <w:r>
        <w:rPr>
          <w:rFonts w:ascii="Times New Roman" w:hAnsi="Times New Roman" w:cs="Times New Roman"/>
          <w:sz w:val="24"/>
        </w:rPr>
        <w:lastRenderedPageBreak/>
        <w:t xml:space="preserve">The daily Transit data include demand decrease estimates for 182 public transit systems across the United States, Canada, Australia, New Zealand, and France. We select 113 county-level transit systems in 63 metro areas, 52 counties, and 28 states across the United States. We exclude 7 state-level or cross-county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We also use hourly demand 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198" w:author="Liu, Luyu" w:date="2020-07-20T23:14:00Z">
          <w:pPr>
            <w:spacing w:line="480" w:lineRule="auto"/>
          </w:pPr>
        </w:pPrChange>
      </w:pPr>
    </w:p>
    <w:p w14:paraId="78E4F25A" w14:textId="77777777" w:rsidR="00077492" w:rsidRPr="00FF2732" w:rsidRDefault="00077492" w:rsidP="00FF2732">
      <w:pPr>
        <w:spacing w:line="240" w:lineRule="auto"/>
        <w:jc w:val="both"/>
        <w:rPr>
          <w:rStyle w:val="Emphasis"/>
          <w:rPrChange w:id="199" w:author="Liu, Luyu" w:date="2020-08-02T21:17:00Z">
            <w:rPr>
              <w:rFonts w:ascii="Times New Roman" w:hAnsi="Times New Roman" w:cs="Times New Roman"/>
              <w:sz w:val="24"/>
            </w:rPr>
          </w:rPrChange>
        </w:rPr>
        <w:pPrChange w:id="200" w:author="Liu, Luyu" w:date="2020-08-02T21:17:00Z">
          <w:pPr>
            <w:pStyle w:val="ListParagraph"/>
            <w:numPr>
              <w:ilvl w:val="2"/>
              <w:numId w:val="2"/>
            </w:numPr>
            <w:spacing w:line="480" w:lineRule="auto"/>
            <w:ind w:hanging="720"/>
            <w:jc w:val="both"/>
          </w:pPr>
        </w:pPrChange>
      </w:pPr>
      <w:r w:rsidRPr="00FF2732">
        <w:rPr>
          <w:rStyle w:val="Emphasis"/>
          <w:rPrChange w:id="201" w:author="Liu, Luyu" w:date="2020-08-02T21:17:00Z">
            <w:rPr>
              <w:rFonts w:ascii="Times New Roman" w:hAnsi="Times New Roman" w:cs="Times New Roman"/>
              <w:sz w:val="24"/>
            </w:rPr>
          </w:rPrChange>
        </w:rPr>
        <w:t>COVID-19 case numbers</w:t>
      </w:r>
    </w:p>
    <w:p w14:paraId="023262DB" w14:textId="3510BDDC" w:rsidR="00077492" w:rsidRPr="009457DC" w:rsidRDefault="00077492" w:rsidP="00D2338B">
      <w:pPr>
        <w:spacing w:line="240" w:lineRule="auto"/>
        <w:ind w:firstLine="720"/>
        <w:jc w:val="both"/>
        <w:rPr>
          <w:rFonts w:ascii="Times New Roman" w:hAnsi="Times New Roman" w:cs="Times New Roman"/>
          <w:sz w:val="24"/>
        </w:rPr>
        <w:pPrChange w:id="202" w:author="Liu, Luyu" w:date="2020-08-02T21:20:00Z">
          <w:pPr>
            <w:spacing w:line="480" w:lineRule="auto"/>
            <w:jc w:val="both"/>
          </w:pPr>
        </w:pPrChange>
      </w:pPr>
      <w:r w:rsidRPr="009457DC">
        <w:rPr>
          <w:rFonts w:ascii="Times New Roman" w:hAnsi="Times New Roman" w:cs="Times New Roman"/>
          <w:sz w:val="24"/>
        </w:rPr>
        <w:t>We use</w:t>
      </w:r>
      <w:ins w:id="203" w:author="Liu, Luyu" w:date="2020-08-02T21:49:00Z">
        <w:r w:rsidR="00256A5D">
          <w:rPr>
            <w:rFonts w:ascii="Times New Roman" w:hAnsi="Times New Roman" w:cs="Times New Roman"/>
            <w:sz w:val="24"/>
          </w:rPr>
          <w:t>d</w:t>
        </w:r>
      </w:ins>
      <w:r w:rsidRPr="009457DC">
        <w:rPr>
          <w:rFonts w:ascii="Times New Roman" w:hAnsi="Times New Roman" w:cs="Times New Roman"/>
          <w:sz w:val="24"/>
        </w:rPr>
        <w:t xml:space="preserv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 for every day. To find the linkage between the case numbers and the demand decrease, we geocode</w:t>
      </w:r>
      <w:r>
        <w:rPr>
          <w:rFonts w:ascii="Times New Roman" w:hAnsi="Times New Roman" w:cs="Times New Roman"/>
          <w:sz w:val="24"/>
        </w:rPr>
        <w:t>d</w:t>
      </w:r>
      <w:r w:rsidRPr="009457DC">
        <w:rPr>
          <w:rFonts w:ascii="Times New Roman" w:hAnsi="Times New Roman" w:cs="Times New Roman"/>
          <w:sz w:val="24"/>
        </w:rPr>
        <w:t xml:space="preserve"> 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204" w:author="Liu, Luyu" w:date="2020-07-20T23:14:00Z">
          <w:pPr>
            <w:spacing w:line="480" w:lineRule="auto"/>
          </w:pPr>
        </w:pPrChange>
      </w:pPr>
    </w:p>
    <w:p w14:paraId="4621AF3D" w14:textId="55DF958E" w:rsidR="00077492" w:rsidRPr="00FF2732" w:rsidRDefault="00077492" w:rsidP="00FF2732">
      <w:pPr>
        <w:spacing w:line="240" w:lineRule="auto"/>
        <w:rPr>
          <w:rStyle w:val="SubtleEmphasis"/>
          <w:rPrChange w:id="205" w:author="Liu, Luyu" w:date="2020-08-02T21:17:00Z">
            <w:rPr>
              <w:rFonts w:ascii="Times New Roman" w:hAnsi="Times New Roman" w:cs="Times New Roman"/>
              <w:b/>
              <w:sz w:val="24"/>
            </w:rPr>
          </w:rPrChange>
        </w:rPr>
        <w:pPrChange w:id="206" w:author="Liu, Luyu" w:date="2020-08-02T21:17:00Z">
          <w:pPr>
            <w:pStyle w:val="ListParagraph"/>
            <w:numPr>
              <w:ilvl w:val="1"/>
              <w:numId w:val="2"/>
            </w:numPr>
            <w:spacing w:line="480" w:lineRule="auto"/>
            <w:ind w:left="360" w:hanging="360"/>
          </w:pPr>
        </w:pPrChange>
      </w:pPr>
      <w:del w:id="207" w:author="Liu, Luyu" w:date="2020-08-02T21:17:00Z">
        <w:r w:rsidRPr="00FF2732" w:rsidDel="00FF2732">
          <w:rPr>
            <w:rStyle w:val="SubtleEmphasis"/>
            <w:rPrChange w:id="208" w:author="Liu, Luyu" w:date="2020-08-02T21:17:00Z">
              <w:rPr>
                <w:rFonts w:ascii="Times New Roman" w:hAnsi="Times New Roman" w:cs="Times New Roman"/>
                <w:b/>
                <w:sz w:val="24"/>
              </w:rPr>
            </w:rPrChange>
          </w:rPr>
          <w:delText xml:space="preserve"> </w:delText>
        </w:r>
      </w:del>
      <w:r w:rsidRPr="00FF2732">
        <w:rPr>
          <w:rStyle w:val="SubtleEmphasis"/>
          <w:rPrChange w:id="209" w:author="Liu, Luyu" w:date="2020-08-02T21:17:00Z">
            <w:rPr>
              <w:rFonts w:ascii="Times New Roman" w:hAnsi="Times New Roman" w:cs="Times New Roman"/>
              <w:b/>
              <w:sz w:val="24"/>
            </w:rPr>
          </w:rPrChange>
        </w:rPr>
        <w:t xml:space="preserve">Logistic </w:t>
      </w:r>
      <w:del w:id="210" w:author="Liu, Luyu" w:date="2020-07-21T10:58:00Z">
        <w:r w:rsidRPr="00FF2732" w:rsidDel="00326A80">
          <w:rPr>
            <w:rStyle w:val="SubtleEmphasis"/>
            <w:rPrChange w:id="211" w:author="Liu, Luyu" w:date="2020-08-02T21:17:00Z">
              <w:rPr>
                <w:rFonts w:ascii="Times New Roman" w:hAnsi="Times New Roman" w:cs="Times New Roman"/>
                <w:b/>
                <w:sz w:val="24"/>
              </w:rPr>
            </w:rPrChange>
          </w:rPr>
          <w:delText xml:space="preserve">model </w:delText>
        </w:r>
      </w:del>
      <w:ins w:id="212" w:author="Liu, Luyu" w:date="2020-07-21T10:58:00Z">
        <w:r w:rsidR="00326A80" w:rsidRPr="00FF2732">
          <w:rPr>
            <w:rStyle w:val="SubtleEmphasis"/>
            <w:rPrChange w:id="213" w:author="Liu, Luyu" w:date="2020-08-02T21:17:00Z">
              <w:rPr>
                <w:rFonts w:ascii="Times New Roman" w:hAnsi="Times New Roman" w:cs="Times New Roman"/>
                <w:b/>
                <w:sz w:val="24"/>
              </w:rPr>
            </w:rPrChange>
          </w:rPr>
          <w:t xml:space="preserve">function </w:t>
        </w:r>
      </w:ins>
      <w:r w:rsidRPr="00FF2732">
        <w:rPr>
          <w:rStyle w:val="SubtleEmphasis"/>
          <w:rPrChange w:id="214" w:author="Liu, Luyu" w:date="2020-08-02T21:17:00Z">
            <w:rPr>
              <w:rFonts w:ascii="Times New Roman" w:hAnsi="Times New Roman" w:cs="Times New Roman"/>
              <w:b/>
              <w:sz w:val="24"/>
            </w:rPr>
          </w:rPrChange>
        </w:rPr>
        <w:t xml:space="preserve">for daily transit demand change </w:t>
      </w:r>
    </w:p>
    <w:p w14:paraId="154C840A" w14:textId="36E21D94" w:rsidR="00077492" w:rsidRDefault="00AB6493" w:rsidP="00D2338B">
      <w:pPr>
        <w:spacing w:line="240" w:lineRule="auto"/>
        <w:ind w:firstLine="720"/>
        <w:jc w:val="both"/>
        <w:rPr>
          <w:rFonts w:ascii="Times New Roman" w:hAnsi="Times New Roman" w:cs="Times New Roman"/>
          <w:sz w:val="24"/>
        </w:rPr>
        <w:pPrChange w:id="215" w:author="Liu, Luyu" w:date="2020-08-02T21:20:00Z">
          <w:pPr>
            <w:spacing w:line="480" w:lineRule="auto"/>
            <w:jc w:val="both"/>
          </w:pPr>
        </w:pPrChange>
      </w:pPr>
      <w:ins w:id="216"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r>
          <w:rPr>
            <w:rFonts w:ascii="Times New Roman" w:hAnsi="Times New Roman" w:cs="Times New Roman"/>
            <w:sz w:val="24"/>
          </w:rPr>
        </w:r>
      </w:ins>
      <w:r>
        <w:rPr>
          <w:rFonts w:ascii="Times New Roman" w:hAnsi="Times New Roman" w:cs="Times New Roman"/>
          <w:sz w:val="24"/>
        </w:rPr>
        <w:fldChar w:fldCharType="separate"/>
      </w:r>
      <w:ins w:id="217" w:author="Liu, Luyu" w:date="2020-07-29T23:34:00Z">
        <w:r w:rsidRPr="00810688">
          <w:rPr>
            <w:rFonts w:ascii="Times New Roman" w:hAnsi="Times New Roman" w:cs="Times New Roman"/>
            <w:sz w:val="24"/>
            <w:rPrChange w:id="218" w:author="Liu, Luyu" w:date="2020-07-29T23:34:00Z">
              <w:rPr/>
            </w:rPrChange>
          </w:rPr>
          <w:t xml:space="preserve">Fig </w:t>
        </w:r>
        <w:r w:rsidRPr="00810688">
          <w:rPr>
            <w:rFonts w:ascii="Times New Roman" w:hAnsi="Times New Roman" w:cs="Times New Roman"/>
            <w:sz w:val="24"/>
            <w:rPrChange w:id="219"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220" w:author="Liu, Luyu" w:date="2020-07-29T23:35:00Z">
        <w:r>
          <w:rPr>
            <w:rFonts w:ascii="Times New Roman" w:hAnsi="Times New Roman" w:cs="Times New Roman"/>
            <w:sz w:val="24"/>
          </w:rPr>
          <w:t xml:space="preserve">temporal </w:t>
        </w:r>
      </w:ins>
      <w:ins w:id="221" w:author="Liu, Luyu" w:date="2020-07-29T23:34:00Z">
        <w:r>
          <w:rPr>
            <w:rFonts w:ascii="Times New Roman" w:hAnsi="Times New Roman" w:cs="Times New Roman"/>
            <w:sz w:val="24"/>
          </w:rPr>
          <w:t>pattern of all</w:t>
        </w:r>
      </w:ins>
      <w:ins w:id="222"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223"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224"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225"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226" w:author="Liu, Luyu" w:date="2020-07-29T23:34:00Z">
        <w:r>
          <w:rPr>
            <w:rFonts w:ascii="Times New Roman" w:hAnsi="Times New Roman" w:cs="Times New Roman"/>
            <w:sz w:val="24"/>
          </w:rPr>
          <w:t xml:space="preserve"> </w:t>
        </w:r>
      </w:ins>
      <w:r w:rsidR="00077492">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227"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228"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229" w:author="Liu, Luyu" w:date="2020-07-20T23:14:00Z">
                <w:pPr>
                  <w:spacing w:line="480" w:lineRule="auto"/>
                  <w:jc w:val="center"/>
                </w:pPr>
              </w:pPrChange>
            </w:pPr>
            <w:bookmarkStart w:id="230"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30"/>
          </w:p>
        </w:tc>
      </w:tr>
    </w:tbl>
    <w:p w14:paraId="709EFB30" w14:textId="0AC91E9D" w:rsidR="00077492" w:rsidRDefault="00077492">
      <w:pPr>
        <w:spacing w:line="240" w:lineRule="auto"/>
        <w:jc w:val="both"/>
        <w:rPr>
          <w:ins w:id="231" w:author="Liu, Luyu" w:date="2020-07-29T23:09:00Z"/>
          <w:rFonts w:ascii="Times New Roman" w:hAnsi="Times New Roman" w:cs="Times New Roman"/>
          <w:sz w:val="24"/>
        </w:rPr>
        <w:pPrChange w:id="232"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w:t>
      </w:r>
      <w:del w:id="233" w:author="Liu, Luyu" w:date="2020-07-21T10:59:00Z">
        <w:r w:rsidDel="006A1FF6">
          <w:rPr>
            <w:rFonts w:ascii="Times New Roman" w:hAnsi="Times New Roman" w:cs="Times New Roman"/>
            <w:sz w:val="24"/>
          </w:rPr>
          <w:delText xml:space="preserve">model </w:delText>
        </w:r>
      </w:del>
      <w:ins w:id="234" w:author="Liu, Luyu" w:date="2020-07-21T10:59:00Z">
        <w:r w:rsidR="006A1FF6">
          <w:rPr>
            <w:rFonts w:ascii="Times New Roman" w:hAnsi="Times New Roman" w:cs="Times New Roman"/>
            <w:sz w:val="24"/>
          </w:rPr>
          <w:t>function</w:t>
        </w:r>
      </w:ins>
      <w:ins w:id="235" w:author="Liu, Luyu" w:date="2020-07-22T20:31:00Z">
        <w:r w:rsidR="009B6887">
          <w:rPr>
            <w:rFonts w:ascii="Times New Roman" w:hAnsi="Times New Roman" w:cs="Times New Roman"/>
            <w:sz w:val="24"/>
          </w:rPr>
          <w:t xml:space="preserve"> with a least </w:t>
        </w:r>
      </w:ins>
      <w:ins w:id="236" w:author="Liu, Luyu" w:date="2020-07-22T20:32:00Z">
        <w:r w:rsidR="009B6887">
          <w:rPr>
            <w:rFonts w:ascii="Times New Roman" w:hAnsi="Times New Roman" w:cs="Times New Roman"/>
            <w:sz w:val="24"/>
          </w:rPr>
          <w:t>square optimizer</w:t>
        </w:r>
      </w:ins>
      <w:ins w:id="237"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238" w:author="Liu, Luyu" w:date="2020-07-22T14:24:00Z">
        <w:r w:rsidR="000E1061">
          <w:rPr>
            <w:rFonts w:ascii="Times New Roman" w:hAnsi="Times New Roman" w:cs="Times New Roman"/>
            <w:sz w:val="24"/>
          </w:rPr>
          <w:t>;</w:t>
        </w:r>
      </w:ins>
      <w:ins w:id="239" w:author="Liu, Luyu" w:date="2020-07-21T21:40:00Z">
        <w:r w:rsidR="00F7740E">
          <w:rPr>
            <w:rFonts w:ascii="Times New Roman" w:hAnsi="Times New Roman" w:cs="Times New Roman"/>
            <w:sz w:val="24"/>
          </w:rPr>
          <w:t xml:space="preserve"> </w:t>
        </w:r>
      </w:ins>
      <w:ins w:id="240" w:author="Liu, Luyu" w:date="2020-07-22T14:24:00Z">
        <w:r w:rsidR="000E1061">
          <w:rPr>
            <w:rFonts w:ascii="Times New Roman" w:hAnsi="Times New Roman" w:cs="Times New Roman"/>
            <w:sz w:val="24"/>
          </w:rPr>
          <w:t xml:space="preserve">we moreover </w:t>
        </w:r>
      </w:ins>
      <w:ins w:id="241" w:author="Liu, Luyu" w:date="2020-07-21T21:40:00Z">
        <w:r w:rsidR="00F7740E">
          <w:rPr>
            <w:rFonts w:ascii="Times New Roman" w:hAnsi="Times New Roman" w:cs="Times New Roman"/>
            <w:sz w:val="24"/>
          </w:rPr>
          <w:t>test</w:t>
        </w:r>
      </w:ins>
      <w:ins w:id="242" w:author="Liu, Luyu" w:date="2020-08-02T21:50:00Z">
        <w:r w:rsidR="004452E9">
          <w:rPr>
            <w:rFonts w:ascii="Times New Roman" w:hAnsi="Times New Roman" w:cs="Times New Roman"/>
            <w:sz w:val="24"/>
          </w:rPr>
          <w:t>ed</w:t>
        </w:r>
      </w:ins>
      <w:ins w:id="243" w:author="Liu, Luyu" w:date="2020-07-21T21:40:00Z">
        <w:r w:rsidR="00F7740E">
          <w:rPr>
            <w:rFonts w:ascii="Times New Roman" w:hAnsi="Times New Roman" w:cs="Times New Roman"/>
            <w:sz w:val="24"/>
          </w:rPr>
          <w:t xml:space="preserve"> the goodness of </w:t>
        </w:r>
      </w:ins>
      <w:ins w:id="244" w:author="Liu, Luyu" w:date="2020-07-21T22:45:00Z">
        <w:r w:rsidR="00272B35">
          <w:rPr>
            <w:rFonts w:ascii="Times New Roman" w:hAnsi="Times New Roman" w:cs="Times New Roman"/>
            <w:sz w:val="24"/>
          </w:rPr>
          <w:t xml:space="preserve">fit </w:t>
        </w:r>
      </w:ins>
      <w:ins w:id="245" w:author="Liu, Luyu" w:date="2020-07-21T21:40:00Z">
        <w:r w:rsidR="00F7740E">
          <w:rPr>
            <w:rFonts w:ascii="Times New Roman" w:hAnsi="Times New Roman" w:cs="Times New Roman"/>
            <w:sz w:val="24"/>
          </w:rPr>
          <w:t xml:space="preserve">by </w:t>
        </w:r>
      </w:ins>
      <w:ins w:id="246" w:author="Liu, Luyu" w:date="2020-07-21T22:28:00Z">
        <w:r w:rsidR="00F7740E">
          <w:rPr>
            <w:rFonts w:ascii="Times New Roman" w:hAnsi="Times New Roman" w:cs="Times New Roman"/>
            <w:sz w:val="24"/>
          </w:rPr>
          <w:t xml:space="preserve">calculating </w:t>
        </w:r>
      </w:ins>
      <w:ins w:id="247" w:author="Liu, Luyu" w:date="2020-07-22T20:57:00Z">
        <w:r w:rsidR="00827526">
          <w:rPr>
            <w:rFonts w:ascii="Times New Roman" w:hAnsi="Times New Roman" w:cs="Times New Roman"/>
            <w:sz w:val="24"/>
          </w:rPr>
          <w:t>the</w:t>
        </w:r>
      </w:ins>
      <w:ins w:id="248" w:author="Liu, Luyu" w:date="2020-07-22T14:25:00Z">
        <w:r w:rsidR="000E1061">
          <w:rPr>
            <w:rFonts w:ascii="Times New Roman" w:hAnsi="Times New Roman" w:cs="Times New Roman"/>
            <w:sz w:val="24"/>
          </w:rPr>
          <w:t xml:space="preserve"> </w:t>
        </w:r>
      </w:ins>
      <w:ins w:id="249" w:author="Liu, Luyu" w:date="2020-07-21T22:28:00Z">
        <w:r w:rsidR="00F7740E">
          <w:rPr>
            <w:rFonts w:ascii="Times New Roman" w:hAnsi="Times New Roman" w:cs="Times New Roman"/>
            <w:sz w:val="24"/>
          </w:rPr>
          <w:t>R-squared</w:t>
        </w:r>
      </w:ins>
      <w:ins w:id="250" w:author="Liu, Luyu" w:date="2020-07-22T20:57:00Z">
        <w:r w:rsidR="006D69AA">
          <w:rPr>
            <w:rFonts w:ascii="Times New Roman" w:hAnsi="Times New Roman" w:cs="Times New Roman"/>
            <w:sz w:val="24"/>
          </w:rPr>
          <w:t xml:space="preserve"> between actual and fit values</w:t>
        </w:r>
      </w:ins>
      <w:ins w:id="251" w:author="Liu, Luyu" w:date="2020-07-21T22:28:00Z">
        <w:r w:rsidR="00F7740E">
          <w:rPr>
            <w:rFonts w:ascii="Times New Roman" w:hAnsi="Times New Roman" w:cs="Times New Roman"/>
            <w:sz w:val="24"/>
          </w:rPr>
          <w:t xml:space="preserve">, </w:t>
        </w:r>
      </w:ins>
      <w:ins w:id="252" w:author="Liu, Luyu" w:date="2020-07-22T14:24:00Z">
        <w:r w:rsidR="000E1061">
          <w:rPr>
            <w:rFonts w:ascii="Times New Roman" w:hAnsi="Times New Roman" w:cs="Times New Roman"/>
            <w:sz w:val="24"/>
          </w:rPr>
          <w:t>Shapiro-Wilk test</w:t>
        </w:r>
      </w:ins>
      <w:ins w:id="253" w:author="Liu, Luyu" w:date="2020-07-22T14:25:00Z">
        <w:r w:rsidR="000E1061">
          <w:rPr>
            <w:rFonts w:ascii="Times New Roman" w:hAnsi="Times New Roman" w:cs="Times New Roman"/>
            <w:sz w:val="24"/>
          </w:rPr>
          <w:t xml:space="preserve"> p-value</w:t>
        </w:r>
      </w:ins>
      <w:ins w:id="254" w:author="Liu, Luyu" w:date="2020-07-22T14:24:00Z">
        <w:r w:rsidR="000E1061">
          <w:rPr>
            <w:rFonts w:ascii="Times New Roman" w:hAnsi="Times New Roman" w:cs="Times New Roman"/>
            <w:sz w:val="24"/>
          </w:rPr>
          <w:t>,</w:t>
        </w:r>
      </w:ins>
      <w:ins w:id="255" w:author="Liu, Luyu" w:date="2020-07-22T14:25:00Z">
        <w:r w:rsidR="000E1061">
          <w:rPr>
            <w:rFonts w:ascii="Times New Roman" w:hAnsi="Times New Roman" w:cs="Times New Roman"/>
            <w:sz w:val="24"/>
          </w:rPr>
          <w:t xml:space="preserve"> and Q-Q plot.</w:t>
        </w:r>
      </w:ins>
      <w:ins w:id="256" w:author="Liu, Luyu" w:date="2020-07-22T14:24:00Z">
        <w:r w:rsidR="000E1061">
          <w:rPr>
            <w:rFonts w:ascii="Times New Roman" w:hAnsi="Times New Roman" w:cs="Times New Roman"/>
            <w:sz w:val="24"/>
          </w:rPr>
          <w:t xml:space="preserve"> </w:t>
        </w:r>
      </w:ins>
      <w:ins w:id="257" w:author="Liu, Luyu" w:date="2020-07-29T23:20:00Z">
        <w:r w:rsidR="007B4D7B">
          <w:rPr>
            <w:rFonts w:ascii="Times New Roman" w:hAnsi="Times New Roman" w:cs="Times New Roman"/>
            <w:sz w:val="24"/>
          </w:rPr>
          <w:fldChar w:fldCharType="begin"/>
        </w:r>
        <w:r w:rsidR="007B4D7B">
          <w:rPr>
            <w:rFonts w:ascii="Times New Roman" w:hAnsi="Times New Roman" w:cs="Times New Roman"/>
            <w:sz w:val="24"/>
          </w:rPr>
          <w:instrText xml:space="preserve"> REF _Ref46957252 \h </w:instrText>
        </w:r>
        <w:r w:rsidR="007B4D7B">
          <w:rPr>
            <w:rFonts w:ascii="Times New Roman" w:hAnsi="Times New Roman" w:cs="Times New Roman"/>
            <w:sz w:val="24"/>
          </w:rPr>
        </w:r>
      </w:ins>
      <w:r w:rsidR="007B4D7B">
        <w:rPr>
          <w:rFonts w:ascii="Times New Roman" w:hAnsi="Times New Roman" w:cs="Times New Roman"/>
          <w:sz w:val="24"/>
        </w:rPr>
        <w:fldChar w:fldCharType="separate"/>
      </w:r>
      <w:ins w:id="258" w:author="Liu, Luyu" w:date="2020-08-02T23:00:00Z">
        <w:r w:rsidR="0080193A" w:rsidRPr="00FF1A8A">
          <w:rPr>
            <w:rFonts w:ascii="Times New Roman" w:hAnsi="Times New Roman" w:cs="Times New Roman"/>
            <w:sz w:val="24"/>
          </w:rPr>
          <w:t xml:space="preserve">Fig </w:t>
        </w:r>
        <w:r w:rsidR="0080193A">
          <w:rPr>
            <w:rFonts w:ascii="Times New Roman" w:hAnsi="Times New Roman" w:cs="Times New Roman"/>
            <w:noProof/>
            <w:sz w:val="24"/>
          </w:rPr>
          <w:t>2</w:t>
        </w:r>
      </w:ins>
      <w:ins w:id="259" w:author="Liu, Luyu" w:date="2020-07-29T23:20:00Z">
        <w:r w:rsidR="007B4D7B">
          <w:rPr>
            <w:rFonts w:ascii="Times New Roman" w:hAnsi="Times New Roman" w:cs="Times New Roman"/>
            <w:sz w:val="24"/>
          </w:rPr>
          <w:fldChar w:fldCharType="end"/>
        </w:r>
        <w:r w:rsidR="007B4D7B">
          <w:rPr>
            <w:rFonts w:ascii="Times New Roman" w:hAnsi="Times New Roman" w:cs="Times New Roman"/>
            <w:sz w:val="24"/>
          </w:rPr>
          <w:t xml:space="preserve"> shows an example</w:t>
        </w:r>
        <w:r w:rsidR="00DA1B89">
          <w:rPr>
            <w:rFonts w:ascii="Times New Roman" w:hAnsi="Times New Roman" w:cs="Times New Roman"/>
            <w:sz w:val="24"/>
          </w:rPr>
          <w:t xml:space="preserve"> of curve fitting</w:t>
        </w:r>
      </w:ins>
      <w:ins w:id="260" w:author="Liu, Luyu" w:date="2020-07-29T23:21:00Z">
        <w:r w:rsidR="00A96E03">
          <w:rPr>
            <w:rFonts w:ascii="Times New Roman" w:hAnsi="Times New Roman" w:cs="Times New Roman"/>
            <w:sz w:val="24"/>
          </w:rPr>
          <w:t xml:space="preserve"> result</w:t>
        </w:r>
      </w:ins>
      <w:ins w:id="261" w:author="Liu, Luyu" w:date="2020-07-29T23:20:00Z">
        <w:r w:rsidR="007B4D7B">
          <w:rPr>
            <w:rFonts w:ascii="Times New Roman" w:hAnsi="Times New Roman" w:cs="Times New Roman"/>
            <w:sz w:val="24"/>
          </w:rPr>
          <w:t xml:space="preserve">. </w:t>
        </w:r>
      </w:ins>
      <w:ins w:id="262" w:author="Liu, Luyu" w:date="2020-07-22T14:30:00Z">
        <w:r w:rsidR="00C2220C">
          <w:rPr>
            <w:rFonts w:ascii="Times New Roman" w:hAnsi="Times New Roman" w:cs="Times New Roman"/>
            <w:sz w:val="24"/>
          </w:rPr>
          <w:t xml:space="preserve">In the following sections, we introduce </w:t>
        </w:r>
      </w:ins>
      <w:ins w:id="263" w:author="Liu, Luyu" w:date="2020-07-22T14:53:00Z">
        <w:r w:rsidR="00D2269C">
          <w:rPr>
            <w:rFonts w:ascii="Times New Roman" w:hAnsi="Times New Roman" w:cs="Times New Roman"/>
            <w:sz w:val="24"/>
          </w:rPr>
          <w:t>several</w:t>
        </w:r>
      </w:ins>
      <w:ins w:id="264" w:author="Liu, Luyu" w:date="2020-07-22T14:31:00Z">
        <w:r w:rsidR="00C2220C">
          <w:rPr>
            <w:rFonts w:ascii="Times New Roman" w:hAnsi="Times New Roman" w:cs="Times New Roman"/>
            <w:sz w:val="24"/>
          </w:rPr>
          <w:t xml:space="preserve"> </w:t>
        </w:r>
      </w:ins>
      <w:del w:id="265" w:author="Liu, Luyu" w:date="2020-07-21T22:27:00Z">
        <w:r w:rsidDel="00F7740E">
          <w:rPr>
            <w:rFonts w:ascii="Times New Roman" w:hAnsi="Times New Roman" w:cs="Times New Roman"/>
            <w:sz w:val="24"/>
          </w:rPr>
          <w:delText xml:space="preserve"> and </w:delText>
        </w:r>
      </w:del>
      <w:del w:id="266" w:author="Liu, Luyu" w:date="2020-07-22T14:30:00Z">
        <w:r w:rsidDel="00C2220C">
          <w:rPr>
            <w:rFonts w:ascii="Times New Roman" w:hAnsi="Times New Roman" w:cs="Times New Roman"/>
            <w:sz w:val="24"/>
          </w:rPr>
          <w:delText xml:space="preserve">calculate </w:delText>
        </w:r>
      </w:del>
      <w:r>
        <w:rPr>
          <w:rFonts w:ascii="Times New Roman" w:hAnsi="Times New Roman" w:cs="Times New Roman"/>
          <w:sz w:val="24"/>
        </w:rPr>
        <w:t>key parameters</w:t>
      </w:r>
      <w:ins w:id="267" w:author="Liu, Luyu" w:date="2020-07-22T14:31:00Z">
        <w:r w:rsidR="00C2220C">
          <w:rPr>
            <w:rFonts w:ascii="Times New Roman" w:hAnsi="Times New Roman" w:cs="Times New Roman"/>
            <w:sz w:val="24"/>
          </w:rPr>
          <w:t xml:space="preserve"> </w:t>
        </w:r>
      </w:ins>
      <w:ins w:id="268" w:author="Liu, Luyu" w:date="2020-07-22T14:53:00Z">
        <w:r w:rsidR="00D2269C">
          <w:rPr>
            <w:rFonts w:ascii="Times New Roman" w:hAnsi="Times New Roman" w:cs="Times New Roman"/>
            <w:sz w:val="24"/>
          </w:rPr>
          <w:t xml:space="preserve">derived from the logistic function that </w:t>
        </w:r>
      </w:ins>
      <w:ins w:id="269" w:author="Liu, Luyu" w:date="2020-07-22T14:57:00Z">
        <w:r w:rsidR="00D2269C">
          <w:rPr>
            <w:rFonts w:ascii="Times New Roman" w:hAnsi="Times New Roman" w:cs="Times New Roman"/>
            <w:sz w:val="24"/>
          </w:rPr>
          <w:t xml:space="preserve">describe </w:t>
        </w:r>
      </w:ins>
      <w:ins w:id="270" w:author="Liu, Luyu" w:date="2020-07-22T14:31:00Z">
        <w:r w:rsidR="00C2220C">
          <w:rPr>
            <w:rFonts w:ascii="Times New Roman" w:hAnsi="Times New Roman" w:cs="Times New Roman"/>
            <w:sz w:val="24"/>
          </w:rPr>
          <w:t xml:space="preserve">the demand </w:t>
        </w:r>
      </w:ins>
      <w:ins w:id="271" w:author="Liu, Luyu" w:date="2020-07-22T14:57:00Z">
        <w:r w:rsidR="0012456D">
          <w:rPr>
            <w:rFonts w:ascii="Times New Roman" w:hAnsi="Times New Roman" w:cs="Times New Roman"/>
            <w:sz w:val="24"/>
          </w:rPr>
          <w:t xml:space="preserve">decline </w:t>
        </w:r>
      </w:ins>
      <w:ins w:id="272" w:author="Liu, Luyu" w:date="2020-07-22T14:31:00Z">
        <w:r w:rsidR="00C2220C">
          <w:rPr>
            <w:rFonts w:ascii="Times New Roman" w:hAnsi="Times New Roman" w:cs="Times New Roman"/>
            <w:sz w:val="24"/>
          </w:rPr>
          <w:t>process</w:t>
        </w:r>
      </w:ins>
      <w:del w:id="273" w:author="Liu, Luyu" w:date="2020-07-22T14:31:00Z">
        <w:r w:rsidDel="00C2220C">
          <w:rPr>
            <w:rFonts w:ascii="Times New Roman" w:hAnsi="Times New Roman" w:cs="Times New Roman"/>
            <w:sz w:val="24"/>
          </w:rPr>
          <w:delText xml:space="preserve"> that describe the process for each transit system</w:delText>
        </w:r>
      </w:del>
      <w:r>
        <w:rPr>
          <w:rFonts w:ascii="Times New Roman" w:hAnsi="Times New Roman" w:cs="Times New Roman"/>
          <w:sz w:val="24"/>
        </w:rPr>
        <w:t>.</w:t>
      </w:r>
    </w:p>
    <w:p w14:paraId="4E5657A7" w14:textId="479C0B48" w:rsidR="006C64A6" w:rsidRPr="00C94C81" w:rsidRDefault="00810688" w:rsidP="00C94C81">
      <w:pPr>
        <w:spacing w:line="240" w:lineRule="auto"/>
        <w:rPr>
          <w:ins w:id="274" w:author="Liu, Luyu" w:date="2020-07-29T23:09:00Z"/>
          <w:rFonts w:ascii="Times New Roman" w:hAnsi="Times New Roman" w:cs="Times New Roman"/>
          <w:b/>
          <w:sz w:val="24"/>
          <w:rPrChange w:id="275" w:author="Liu, Luyu" w:date="2020-08-02T23:05:00Z">
            <w:rPr>
              <w:ins w:id="276" w:author="Liu, Luyu" w:date="2020-07-29T23:09:00Z"/>
              <w:rFonts w:ascii="Times New Roman" w:hAnsi="Times New Roman" w:cs="Times New Roman"/>
              <w:sz w:val="24"/>
            </w:rPr>
          </w:rPrChange>
        </w:rPr>
        <w:pPrChange w:id="277" w:author="Liu, Luyu" w:date="2020-08-02T23:05:00Z">
          <w:pPr>
            <w:spacing w:line="480" w:lineRule="auto"/>
            <w:jc w:val="both"/>
          </w:pPr>
        </w:pPrChange>
      </w:pPr>
      <w:bookmarkStart w:id="278" w:name="_Ref46958112"/>
      <w:ins w:id="279" w:author="Liu, Luyu" w:date="2020-07-29T23:34:00Z">
        <w:r w:rsidRPr="00C94C81">
          <w:rPr>
            <w:rFonts w:ascii="Times New Roman" w:hAnsi="Times New Roman" w:cs="Times New Roman"/>
            <w:b/>
            <w:sz w:val="24"/>
            <w:rPrChange w:id="280" w:author="Liu, Luyu" w:date="2020-08-02T23:05:00Z">
              <w:rPr/>
            </w:rPrChange>
          </w:rPr>
          <w:t xml:space="preserve">Fig </w:t>
        </w:r>
        <w:r w:rsidRPr="00C94C81">
          <w:rPr>
            <w:rFonts w:ascii="Times New Roman" w:hAnsi="Times New Roman" w:cs="Times New Roman"/>
            <w:b/>
            <w:sz w:val="24"/>
            <w:rPrChange w:id="281" w:author="Liu, Luyu" w:date="2020-08-02T23:05:00Z">
              <w:rPr/>
            </w:rPrChange>
          </w:rPr>
          <w:fldChar w:fldCharType="begin"/>
        </w:r>
        <w:r w:rsidRPr="00C94C81">
          <w:rPr>
            <w:rFonts w:ascii="Times New Roman" w:hAnsi="Times New Roman" w:cs="Times New Roman"/>
            <w:b/>
            <w:sz w:val="24"/>
            <w:rPrChange w:id="282" w:author="Liu, Luyu" w:date="2020-08-02T23:05:00Z">
              <w:rPr/>
            </w:rPrChange>
          </w:rPr>
          <w:instrText xml:space="preserve"> SEQ Fig \* ARABIC </w:instrText>
        </w:r>
      </w:ins>
      <w:r w:rsidRPr="00C94C81">
        <w:rPr>
          <w:rFonts w:ascii="Times New Roman" w:hAnsi="Times New Roman" w:cs="Times New Roman"/>
          <w:b/>
          <w:sz w:val="24"/>
          <w:rPrChange w:id="283" w:author="Liu, Luyu" w:date="2020-08-02T23:05:00Z">
            <w:rPr/>
          </w:rPrChange>
        </w:rPr>
        <w:fldChar w:fldCharType="separate"/>
      </w:r>
      <w:ins w:id="284" w:author="Liu, Luyu" w:date="2020-07-29T23:36:00Z">
        <w:r w:rsidR="000F49FB" w:rsidRPr="00C94C81">
          <w:rPr>
            <w:rFonts w:ascii="Times New Roman" w:hAnsi="Times New Roman" w:cs="Times New Roman"/>
            <w:b/>
            <w:noProof/>
            <w:sz w:val="24"/>
            <w:rPrChange w:id="285" w:author="Liu, Luyu" w:date="2020-08-02T23:05:00Z">
              <w:rPr>
                <w:rFonts w:ascii="Times New Roman" w:hAnsi="Times New Roman" w:cs="Times New Roman"/>
                <w:noProof/>
                <w:sz w:val="24"/>
              </w:rPr>
            </w:rPrChange>
          </w:rPr>
          <w:t>1</w:t>
        </w:r>
      </w:ins>
      <w:ins w:id="286" w:author="Liu, Luyu" w:date="2020-07-29T23:34:00Z">
        <w:r w:rsidRPr="00C94C81">
          <w:rPr>
            <w:rFonts w:ascii="Times New Roman" w:hAnsi="Times New Roman" w:cs="Times New Roman"/>
            <w:b/>
            <w:sz w:val="24"/>
            <w:rPrChange w:id="287" w:author="Liu, Luyu" w:date="2020-08-02T23:05:00Z">
              <w:rPr/>
            </w:rPrChange>
          </w:rPr>
          <w:fldChar w:fldCharType="end"/>
        </w:r>
      </w:ins>
      <w:bookmarkEnd w:id="278"/>
      <w:ins w:id="288" w:author="Liu, Luyu" w:date="2020-08-02T23:06:00Z">
        <w:r w:rsidR="00C94C81">
          <w:rPr>
            <w:rFonts w:ascii="Times New Roman" w:hAnsi="Times New Roman" w:cs="Times New Roman"/>
            <w:b/>
            <w:sz w:val="24"/>
          </w:rPr>
          <w:t>.</w:t>
        </w:r>
      </w:ins>
      <w:ins w:id="289" w:author="Liu, Luyu" w:date="2020-07-29T23:34:00Z">
        <w:r w:rsidRPr="00C94C81">
          <w:rPr>
            <w:rFonts w:ascii="Times New Roman" w:hAnsi="Times New Roman" w:cs="Times New Roman"/>
            <w:b/>
            <w:sz w:val="24"/>
            <w:rPrChange w:id="290" w:author="Liu, Luyu" w:date="2020-08-02T23:05:00Z">
              <w:rPr/>
            </w:rPrChange>
          </w:rPr>
          <w:t xml:space="preserve"> The temporal patterns of </w:t>
        </w:r>
      </w:ins>
      <w:ins w:id="291" w:author="Liu, Luyu" w:date="2020-07-29T23:35:00Z">
        <w:r w:rsidR="00AB6493" w:rsidRPr="00C94C81">
          <w:rPr>
            <w:rFonts w:ascii="Times New Roman" w:hAnsi="Times New Roman" w:cs="Times New Roman"/>
            <w:b/>
            <w:sz w:val="24"/>
            <w:rPrChange w:id="292" w:author="Liu, Luyu" w:date="2020-08-02T23:05:00Z">
              <w:rPr>
                <w:rFonts w:ascii="Times New Roman" w:hAnsi="Times New Roman" w:cs="Times New Roman"/>
                <w:sz w:val="24"/>
              </w:rPr>
            </w:rPrChange>
          </w:rPr>
          <w:t xml:space="preserve">all US </w:t>
        </w:r>
      </w:ins>
      <w:ins w:id="293" w:author="Liu, Luyu" w:date="2020-07-29T23:34:00Z">
        <w:r w:rsidRPr="00C94C81">
          <w:rPr>
            <w:rFonts w:ascii="Times New Roman" w:hAnsi="Times New Roman" w:cs="Times New Roman"/>
            <w:b/>
            <w:sz w:val="24"/>
            <w:rPrChange w:id="294" w:author="Liu, Luyu" w:date="2020-08-02T23:05:00Z">
              <w:rPr/>
            </w:rPrChange>
          </w:rPr>
          <w:t>systems’ average transit demand across the study period.</w:t>
        </w:r>
      </w:ins>
    </w:p>
    <w:p w14:paraId="4EC79ED4" w14:textId="3F6931AD" w:rsidR="007455D1" w:rsidRPr="00C94C81" w:rsidRDefault="007455D1" w:rsidP="00C94C81">
      <w:pPr>
        <w:spacing w:line="240" w:lineRule="auto"/>
        <w:rPr>
          <w:ins w:id="295" w:author="Liu, Luyu" w:date="2020-08-02T23:00:00Z"/>
          <w:rFonts w:ascii="Times New Roman" w:hAnsi="Times New Roman" w:cs="Times New Roman"/>
          <w:b/>
          <w:sz w:val="24"/>
          <w:rPrChange w:id="296" w:author="Liu, Luyu" w:date="2020-08-02T23:05:00Z">
            <w:rPr>
              <w:ins w:id="297" w:author="Liu, Luyu" w:date="2020-08-02T23:00:00Z"/>
              <w:rFonts w:ascii="Times New Roman" w:hAnsi="Times New Roman" w:cs="Times New Roman"/>
              <w:sz w:val="24"/>
            </w:rPr>
          </w:rPrChange>
        </w:rPr>
        <w:pPrChange w:id="298" w:author="Liu, Luyu" w:date="2020-08-02T23:05:00Z">
          <w:pPr>
            <w:spacing w:line="240" w:lineRule="auto"/>
            <w:jc w:val="center"/>
          </w:pPr>
        </w:pPrChange>
      </w:pPr>
      <w:bookmarkStart w:id="299" w:name="_Ref46957252"/>
      <w:ins w:id="300" w:author="Liu, Luyu" w:date="2020-08-02T23:00:00Z">
        <w:r w:rsidRPr="00C94C81">
          <w:rPr>
            <w:rFonts w:ascii="Times New Roman" w:hAnsi="Times New Roman" w:cs="Times New Roman"/>
            <w:b/>
            <w:sz w:val="24"/>
            <w:rPrChange w:id="301"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302"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303"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304"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305"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306" w:author="Liu, Luyu" w:date="2020-08-02T23:05:00Z">
              <w:rPr>
                <w:rFonts w:ascii="Times New Roman" w:hAnsi="Times New Roman" w:cs="Times New Roman"/>
                <w:sz w:val="24"/>
              </w:rPr>
            </w:rPrChange>
          </w:rPr>
          <w:fldChar w:fldCharType="end"/>
        </w:r>
        <w:bookmarkEnd w:id="299"/>
        <w:r w:rsidR="00C94C81">
          <w:rPr>
            <w:rFonts w:ascii="Times New Roman" w:hAnsi="Times New Roman" w:cs="Times New Roman"/>
            <w:b/>
            <w:sz w:val="24"/>
            <w:rPrChange w:id="307" w:author="Liu, Luyu" w:date="2020-08-02T23:05:00Z">
              <w:rPr>
                <w:rFonts w:ascii="Times New Roman" w:hAnsi="Times New Roman" w:cs="Times New Roman"/>
                <w:b/>
                <w:sz w:val="24"/>
              </w:rPr>
            </w:rPrChange>
          </w:rPr>
          <w:t>.</w:t>
        </w:r>
        <w:r w:rsidRPr="00C94C81">
          <w:rPr>
            <w:rFonts w:ascii="Times New Roman" w:hAnsi="Times New Roman" w:cs="Times New Roman"/>
            <w:b/>
            <w:sz w:val="24"/>
            <w:rPrChange w:id="308" w:author="Liu, Luyu" w:date="2020-08-02T23:05:00Z">
              <w:rPr>
                <w:rFonts w:ascii="Times New Roman" w:hAnsi="Times New Roman" w:cs="Times New Roman"/>
                <w:sz w:val="24"/>
              </w:rPr>
            </w:rPrChange>
          </w:rPr>
          <w:t xml:space="preserve"> </w:t>
        </w:r>
      </w:ins>
      <w:ins w:id="309" w:author="Liu, Luyu" w:date="2020-08-02T23:06:00Z">
        <w:r w:rsidR="00C94C81">
          <w:rPr>
            <w:rFonts w:ascii="Times New Roman" w:hAnsi="Times New Roman" w:cs="Times New Roman"/>
            <w:b/>
            <w:sz w:val="24"/>
          </w:rPr>
          <w:t>C</w:t>
        </w:r>
      </w:ins>
      <w:ins w:id="310" w:author="Liu, Luyu" w:date="2020-08-02T23:00:00Z">
        <w:r w:rsidRPr="00C94C81">
          <w:rPr>
            <w:rFonts w:ascii="Times New Roman" w:hAnsi="Times New Roman" w:cs="Times New Roman"/>
            <w:b/>
            <w:sz w:val="24"/>
            <w:rPrChange w:id="311" w:author="Liu, Luyu" w:date="2020-08-02T23:05:00Z">
              <w:rPr>
                <w:rFonts w:ascii="Times New Roman" w:hAnsi="Times New Roman" w:cs="Times New Roman"/>
                <w:sz w:val="24"/>
              </w:rPr>
            </w:rPrChange>
          </w:rPr>
          <w:t>urve fitting and presentations of key parameters with the transit demand data of the Metropolitan Transportation Authority (MTA) Manhattan bus.</w:t>
        </w:r>
      </w:ins>
    </w:p>
    <w:p w14:paraId="0291C2D5" w14:textId="77777777" w:rsidR="006C64A6" w:rsidRDefault="006C64A6">
      <w:pPr>
        <w:spacing w:line="240" w:lineRule="auto"/>
        <w:jc w:val="both"/>
        <w:rPr>
          <w:rFonts w:ascii="Times New Roman" w:hAnsi="Times New Roman" w:cs="Times New Roman"/>
          <w:sz w:val="24"/>
        </w:rPr>
        <w:pPrChange w:id="312" w:author="Liu, Luyu" w:date="2020-07-20T23:14:00Z">
          <w:pPr>
            <w:spacing w:line="480" w:lineRule="auto"/>
            <w:jc w:val="both"/>
          </w:pPr>
        </w:pPrChange>
      </w:pPr>
    </w:p>
    <w:p w14:paraId="1E17569A" w14:textId="2F19A16E" w:rsidR="00077492" w:rsidRPr="00FF2732" w:rsidRDefault="00610EAA" w:rsidP="00FF2732">
      <w:pPr>
        <w:spacing w:line="240" w:lineRule="auto"/>
        <w:rPr>
          <w:rStyle w:val="Emphasis"/>
          <w:rPrChange w:id="313" w:author="Liu, Luyu" w:date="2020-08-02T21:17:00Z">
            <w:rPr/>
          </w:rPrChange>
        </w:rPr>
        <w:pPrChange w:id="314" w:author="Liu, Luyu" w:date="2020-08-02T21:17:00Z">
          <w:pPr>
            <w:pStyle w:val="ListParagraph"/>
            <w:numPr>
              <w:ilvl w:val="2"/>
              <w:numId w:val="2"/>
            </w:numPr>
            <w:spacing w:line="480" w:lineRule="auto"/>
            <w:ind w:hanging="720"/>
          </w:pPr>
        </w:pPrChange>
      </w:pPr>
      <w:ins w:id="315" w:author="Liu, Luyu" w:date="2020-07-22T20:40:00Z">
        <w:r w:rsidRPr="00FF2732">
          <w:rPr>
            <w:rStyle w:val="Emphasis"/>
            <w:rPrChange w:id="316" w:author="Liu, Luyu" w:date="2020-08-02T21:17:00Z">
              <w:rPr/>
            </w:rPrChange>
          </w:rPr>
          <w:lastRenderedPageBreak/>
          <w:t>Base</w:t>
        </w:r>
      </w:ins>
      <w:del w:id="317" w:author="Liu, Luyu" w:date="2020-07-22T20:40:00Z">
        <w:r w:rsidR="00077492" w:rsidRPr="00FF2732" w:rsidDel="00610EAA">
          <w:rPr>
            <w:rStyle w:val="Emphasis"/>
            <w:rPrChange w:id="318" w:author="Liu, Luyu" w:date="2020-08-02T21:17:00Z">
              <w:rPr/>
            </w:rPrChange>
          </w:rPr>
          <w:delText>Floor</w:delText>
        </w:r>
      </w:del>
      <w:r w:rsidR="00077492" w:rsidRPr="00FF2732">
        <w:rPr>
          <w:rStyle w:val="Emphasis"/>
          <w:rPrChange w:id="319" w:author="Liu, Luyu" w:date="2020-08-02T21:17:00Z">
            <w:rPr/>
          </w:rPrChange>
        </w:rPr>
        <w:t xml:space="preserve"> value</w:t>
      </w:r>
    </w:p>
    <w:p w14:paraId="006216A9" w14:textId="2A24CC0F" w:rsidR="00077492" w:rsidRDefault="00077492" w:rsidP="00D2338B">
      <w:pPr>
        <w:spacing w:line="240" w:lineRule="auto"/>
        <w:ind w:firstLine="720"/>
        <w:jc w:val="both"/>
        <w:rPr>
          <w:rFonts w:ascii="Times New Roman" w:hAnsi="Times New Roman" w:cs="Times New Roman"/>
          <w:sz w:val="24"/>
        </w:rPr>
        <w:pPrChange w:id="320" w:author="Liu, Luyu" w:date="2020-08-02T21:20:00Z">
          <w:pPr>
            <w:spacing w:line="480" w:lineRule="auto"/>
            <w:jc w:val="both"/>
          </w:pPr>
        </w:pPrChange>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321" w:author="Liu, Luyu" w:date="2020-07-22T20:34:00Z">
        <w:r w:rsidR="009B6887">
          <w:rPr>
            <w:rFonts w:ascii="Times New Roman" w:hAnsi="Times New Roman" w:cs="Times New Roman"/>
            <w:sz w:val="24"/>
          </w:rPr>
          <w:t xml:space="preserve">define it as </w:t>
        </w:r>
      </w:ins>
      <w:del w:id="322" w:author="Liu, Luyu" w:date="2020-07-22T20:34:00Z">
        <w:r w:rsidDel="009B6887">
          <w:rPr>
            <w:rFonts w:ascii="Times New Roman" w:hAnsi="Times New Roman" w:cs="Times New Roman"/>
            <w:sz w:val="24"/>
          </w:rPr>
          <w:delText xml:space="preserve">call this the </w:delText>
        </w:r>
      </w:del>
      <w:del w:id="323" w:author="Liu, Luyu" w:date="2020-07-22T20:40:00Z">
        <w:r w:rsidRPr="00986B72" w:rsidDel="00610EAA">
          <w:rPr>
            <w:rFonts w:ascii="Times New Roman" w:hAnsi="Times New Roman" w:cs="Times New Roman"/>
            <w:i/>
            <w:sz w:val="24"/>
          </w:rPr>
          <w:delText xml:space="preserve">floor </w:delText>
        </w:r>
      </w:del>
      <w:ins w:id="324"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325"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326"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r w:rsidR="0023011C">
          <w:rPr>
            <w:rFonts w:ascii="Times New Roman" w:hAnsi="Times New Roman" w:cs="Times New Roman"/>
            <w:sz w:val="24"/>
          </w:rPr>
        </w:r>
      </w:ins>
      <w:r w:rsidR="0023011C">
        <w:rPr>
          <w:rFonts w:ascii="Times New Roman" w:hAnsi="Times New Roman" w:cs="Times New Roman"/>
          <w:sz w:val="24"/>
        </w:rPr>
        <w:fldChar w:fldCharType="separate"/>
      </w:r>
      <w:ins w:id="327" w:author="Liu, Luyu" w:date="2020-07-29T23:37:00Z">
        <w:r w:rsidR="000F49FB" w:rsidRPr="006C64A6">
          <w:rPr>
            <w:rFonts w:ascii="Times New Roman" w:hAnsi="Times New Roman" w:cs="Times New Roman"/>
            <w:sz w:val="24"/>
            <w:rPrChange w:id="328" w:author="Liu, Luyu" w:date="2020-07-29T23:11:00Z">
              <w:rPr/>
            </w:rPrChange>
          </w:rPr>
          <w:t xml:space="preserve">Fig </w:t>
        </w:r>
        <w:r w:rsidR="000F49FB">
          <w:rPr>
            <w:rFonts w:ascii="Times New Roman" w:hAnsi="Times New Roman" w:cs="Times New Roman"/>
            <w:noProof/>
            <w:sz w:val="24"/>
          </w:rPr>
          <w:t>2</w:t>
        </w:r>
      </w:ins>
      <w:ins w:id="329"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330" w:author="Liu, Luyu" w:date="2020-07-29T17:13:00Z">
        <w:r w:rsidDel="00D75BD2">
          <w:rPr>
            <w:rFonts w:ascii="Times New Roman" w:hAnsi="Times New Roman" w:cs="Times New Roman"/>
            <w:sz w:val="24"/>
          </w:rPr>
          <w:delText>floor</w:delText>
        </w:r>
      </w:del>
      <w:ins w:id="331"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5C82C1DF" w:rsidR="00077492" w:rsidRDefault="00077492">
      <w:pPr>
        <w:spacing w:line="240" w:lineRule="auto"/>
        <w:ind w:firstLine="720"/>
        <w:jc w:val="both"/>
        <w:rPr>
          <w:rFonts w:ascii="Times New Roman" w:hAnsi="Times New Roman" w:cs="Times New Roman"/>
          <w:sz w:val="24"/>
        </w:rPr>
        <w:pPrChange w:id="332" w:author="Liu, Luyu" w:date="2020-07-20T23:14:00Z">
          <w:pPr>
            <w:spacing w:line="480" w:lineRule="auto"/>
            <w:ind w:firstLine="720"/>
            <w:jc w:val="both"/>
          </w:pPr>
        </w:pPrChange>
      </w:pPr>
      <w:r>
        <w:rPr>
          <w:rFonts w:ascii="Times New Roman" w:hAnsi="Times New Roman" w:cs="Times New Roman"/>
          <w:sz w:val="24"/>
        </w:rPr>
        <w:t>We examine</w:t>
      </w:r>
      <w:ins w:id="333" w:author="Liu, Luyu" w:date="2020-07-22T14:59:00Z">
        <w:r w:rsidR="0074093C">
          <w:rPr>
            <w:rFonts w:ascii="Times New Roman" w:hAnsi="Times New Roman" w:cs="Times New Roman"/>
            <w:sz w:val="24"/>
          </w:rPr>
          <w:t>d</w:t>
        </w:r>
      </w:ins>
      <w:r>
        <w:rPr>
          <w:rFonts w:ascii="Times New Roman" w:hAnsi="Times New Roman" w:cs="Times New Roman"/>
          <w:sz w:val="24"/>
        </w:rPr>
        <w:t xml:space="preserve"> relationships between the estimated </w:t>
      </w:r>
      <w:del w:id="334" w:author="Liu, Luyu" w:date="2020-07-29T17:13:00Z">
        <w:r w:rsidDel="00D75BD2">
          <w:rPr>
            <w:rFonts w:ascii="Times New Roman" w:hAnsi="Times New Roman" w:cs="Times New Roman"/>
            <w:sz w:val="24"/>
          </w:rPr>
          <w:delText>floor</w:delText>
        </w:r>
      </w:del>
      <w:ins w:id="335"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w:t>
      </w:r>
      <w:r>
        <w:rPr>
          <w:rFonts w:ascii="Times New Roman" w:hAnsi="Times New Roman" w:cs="Times New Roman"/>
          <w:sz w:val="24"/>
        </w:rPr>
        <w:t xml:space="preserve"> We use</w:t>
      </w:r>
      <w:ins w:id="336" w:author="Liu, Luyu" w:date="2020-08-02T21:50:00Z">
        <w:r w:rsidR="005F6B5B">
          <w:rPr>
            <w:rFonts w:ascii="Times New Roman" w:hAnsi="Times New Roman" w:cs="Times New Roman"/>
            <w:sz w:val="24"/>
          </w:rPr>
          <w:t>d</w:t>
        </w:r>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337" w:author="Liu, Luyu" w:date="2020-08-02T21:51:00Z">
        <w:r w:rsidR="00B3371E">
          <w:rPr>
            <w:rFonts w:ascii="Times New Roman" w:hAnsi="Times New Roman" w:cs="Times New Roman"/>
            <w:sz w:val="24"/>
          </w:rPr>
          <w:t>ed</w:t>
        </w:r>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with which people can work from home remotely. </w:t>
      </w:r>
    </w:p>
    <w:p w14:paraId="3BA2AD86" w14:textId="564DDCB2" w:rsidR="00077492" w:rsidRDefault="00077492">
      <w:pPr>
        <w:spacing w:line="240" w:lineRule="auto"/>
        <w:ind w:firstLine="720"/>
        <w:jc w:val="both"/>
        <w:rPr>
          <w:rFonts w:ascii="Times New Roman" w:hAnsi="Times New Roman" w:cs="Times New Roman"/>
          <w:sz w:val="24"/>
        </w:rPr>
        <w:pPrChange w:id="338" w:author="Liu, Luyu" w:date="2020-07-20T23:14:00Z">
          <w:pPr>
            <w:spacing w:line="480" w:lineRule="auto"/>
            <w:ind w:firstLine="720"/>
            <w:jc w:val="both"/>
          </w:pPr>
        </w:pPrChange>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w:t>
      </w:r>
      <w:ins w:id="339" w:author="Liu, Luyu" w:date="2020-08-02T21:51:00Z">
        <w:r w:rsidR="006B7C71">
          <w:rPr>
            <w:rFonts w:ascii="Times New Roman" w:hAnsi="Times New Roman" w:cs="Times New Roman"/>
            <w:sz w:val="24"/>
          </w:rPr>
          <w:t>d</w:t>
        </w:r>
      </w:ins>
      <w:r>
        <w:rPr>
          <w:rFonts w:ascii="Times New Roman" w:hAnsi="Times New Roman" w:cs="Times New Roman"/>
          <w:sz w:val="24"/>
        </w:rPr>
        <w:t xml:space="preserve"> the median income data from ACS.</w:t>
      </w:r>
    </w:p>
    <w:p w14:paraId="6AE7D3BB" w14:textId="48AA1840" w:rsidR="00077492" w:rsidRDefault="00077492">
      <w:pPr>
        <w:spacing w:line="240" w:lineRule="auto"/>
        <w:ind w:firstLine="720"/>
        <w:jc w:val="both"/>
        <w:rPr>
          <w:rFonts w:ascii="Times New Roman" w:hAnsi="Times New Roman" w:cs="Times New Roman"/>
          <w:sz w:val="24"/>
        </w:rPr>
        <w:pPrChange w:id="340" w:author="Liu, Luyu" w:date="2020-07-20T23:14:00Z">
          <w:pPr>
            <w:spacing w:line="480" w:lineRule="auto"/>
            <w:ind w:firstLine="720"/>
            <w:jc w:val="both"/>
          </w:pPr>
        </w:pPrChange>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341" w:author="Liu, Luyu" w:date="2020-08-02T21:51:00Z">
        <w:r w:rsidR="00483118">
          <w:rPr>
            <w:rFonts w:ascii="Times New Roman" w:hAnsi="Times New Roman" w:cs="Times New Roman"/>
            <w:sz w:val="24"/>
          </w:rPr>
          <w:t>d</w:t>
        </w:r>
      </w:ins>
      <w:r w:rsidRPr="009D4EE1">
        <w:rPr>
          <w:rFonts w:ascii="Times New Roman" w:hAnsi="Times New Roman" w:cs="Times New Roman"/>
          <w:sz w:val="24"/>
        </w:rPr>
        <w:t xml:space="preserve"> the relationship between </w:t>
      </w:r>
      <w:del w:id="342" w:author="Liu, Luyu" w:date="2020-07-29T17:13:00Z">
        <w:r w:rsidRPr="009D4EE1" w:rsidDel="00D75BD2">
          <w:rPr>
            <w:rFonts w:ascii="Times New Roman" w:hAnsi="Times New Roman" w:cs="Times New Roman"/>
            <w:sz w:val="24"/>
          </w:rPr>
          <w:delText>floor</w:delText>
        </w:r>
      </w:del>
      <w:ins w:id="343"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344" w:author="Liu, Luyu" w:date="2020-08-02T21:51:00Z">
        <w:r w:rsidR="00EA025D">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AB295E8" w14:textId="558B454D" w:rsidR="00077492" w:rsidRPr="009D4EE1" w:rsidRDefault="00077492">
      <w:pPr>
        <w:spacing w:line="240" w:lineRule="auto"/>
        <w:ind w:firstLine="720"/>
        <w:jc w:val="both"/>
        <w:rPr>
          <w:rFonts w:ascii="Times New Roman" w:hAnsi="Times New Roman" w:cs="Times New Roman"/>
          <w:sz w:val="24"/>
        </w:rPr>
        <w:pPrChange w:id="345"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We use</w:t>
      </w:r>
      <w:ins w:id="346" w:author="Liu, Luyu" w:date="2020-08-02T21:51:00Z">
        <w:r w:rsidR="00D743A3">
          <w:rPr>
            <w:rFonts w:ascii="Times New Roman" w:hAnsi="Times New Roman" w:cs="Times New Roman"/>
            <w:sz w:val="24"/>
          </w:rPr>
          <w:t>d</w:t>
        </w:r>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347" w:author="Liu, Luyu" w:date="2020-08-02T21:52:00Z">
        <w:r w:rsidR="002316DB">
          <w:rPr>
            <w:rFonts w:ascii="Times New Roman" w:hAnsi="Times New Roman" w:cs="Times New Roman"/>
            <w:sz w:val="24"/>
          </w:rPr>
          <w:t>d</w:t>
        </w:r>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4FAED407" w:rsidR="00077492" w:rsidRDefault="00077492">
      <w:pPr>
        <w:spacing w:line="240" w:lineRule="auto"/>
        <w:ind w:firstLine="720"/>
        <w:jc w:val="both"/>
        <w:rPr>
          <w:rFonts w:ascii="Times New Roman" w:hAnsi="Times New Roman" w:cs="Times New Roman"/>
          <w:sz w:val="24"/>
        </w:rPr>
        <w:pPrChange w:id="348" w:author="Liu, Luyu" w:date="2020-07-20T23:14:00Z">
          <w:pPr>
            <w:spacing w:line="480" w:lineRule="auto"/>
            <w:ind w:firstLine="720"/>
            <w:jc w:val="both"/>
          </w:pPr>
        </w:pPrChange>
      </w:pPr>
      <w:r>
        <w:rPr>
          <w:rFonts w:ascii="Times New Roman" w:hAnsi="Times New Roman" w:cs="Times New Roman"/>
          <w:sz w:val="24"/>
        </w:rPr>
        <w:t>Moreover, we use</w:t>
      </w:r>
      <w:ins w:id="349" w:author="Liu, Luyu" w:date="2020-08-02T21:52:00Z">
        <w:r w:rsidR="00A73AC5">
          <w:rPr>
            <w:rFonts w:ascii="Times New Roman" w:hAnsi="Times New Roman" w:cs="Times New Roman"/>
            <w:sz w:val="24"/>
          </w:rPr>
          <w:t>d</w:t>
        </w:r>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350" w:author="Liu, Luyu" w:date="2020-07-29T17:13:00Z">
        <w:r w:rsidRPr="009D4EE1" w:rsidDel="00D75BD2">
          <w:rPr>
            <w:rFonts w:ascii="Times New Roman" w:hAnsi="Times New Roman" w:cs="Times New Roman"/>
            <w:sz w:val="24"/>
          </w:rPr>
          <w:delText>floor</w:delText>
        </w:r>
      </w:del>
      <w:ins w:id="351"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352"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We select</w:t>
      </w:r>
      <w:ins w:id="353" w:author="Liu, Luyu" w:date="2020-08-02T21:52:00Z">
        <w:r w:rsidR="00EE2E3D">
          <w:rPr>
            <w:rFonts w:ascii="Times New Roman" w:hAnsi="Times New Roman" w:cs="Times New Roman"/>
            <w:sz w:val="24"/>
          </w:rPr>
          <w:t>ed</w:t>
        </w:r>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6DD88C70" w:rsidR="00077492" w:rsidRPr="009D4EE1" w:rsidRDefault="00077492">
      <w:pPr>
        <w:spacing w:line="240" w:lineRule="auto"/>
        <w:ind w:firstLine="720"/>
        <w:jc w:val="both"/>
        <w:rPr>
          <w:rFonts w:ascii="Times New Roman" w:hAnsi="Times New Roman" w:cs="Times New Roman"/>
          <w:sz w:val="24"/>
        </w:rPr>
        <w:pPrChange w:id="354" w:author="Liu, Luyu" w:date="2020-07-20T23:14:00Z">
          <w:pPr>
            <w:spacing w:line="480" w:lineRule="auto"/>
            <w:ind w:firstLine="720"/>
            <w:jc w:val="both"/>
          </w:pPr>
        </w:pPrChange>
      </w:pPr>
      <w:r>
        <w:rPr>
          <w:rFonts w:ascii="Times New Roman" w:hAnsi="Times New Roman" w:cs="Times New Roman"/>
          <w:sz w:val="24"/>
        </w:rPr>
        <w:lastRenderedPageBreak/>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355" w:author="Liu, Luyu" w:date="2020-07-29T17:13:00Z">
        <w:r w:rsidDel="00D75BD2">
          <w:rPr>
            <w:rFonts w:ascii="Times New Roman" w:hAnsi="Times New Roman" w:cs="Times New Roman"/>
            <w:sz w:val="24"/>
          </w:rPr>
          <w:delText>floor</w:delText>
        </w:r>
      </w:del>
      <w:ins w:id="356" w:author="Liu, Luyu" w:date="2020-07-30T19:48:00Z">
        <w:r w:rsidR="007D36F4">
          <w:rPr>
            <w:rFonts w:ascii="Times New Roman" w:hAnsi="Times New Roman" w:cs="Times New Roman"/>
            <w:sz w:val="24"/>
          </w:rPr>
          <w:t xml:space="preserve">usage rate </w:t>
        </w:r>
      </w:ins>
      <w:ins w:id="357" w:author="Liu, Luyu" w:date="2020-07-30T20:00:00Z">
        <w:r w:rsidR="008A6B31">
          <w:rPr>
            <w:rFonts w:ascii="Times New Roman" w:hAnsi="Times New Roman" w:cs="Times New Roman"/>
            <w:sz w:val="24"/>
          </w:rPr>
          <w:fldChar w:fldCharType="begin" w:fldLock="1"/>
        </w:r>
      </w:ins>
      <w:r w:rsidR="008A6B31">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operties":{"noteIndex":0},"schema":"https://github.com/citation-style-language/schema/raw/master/csl-citation.json"}</w:instrText>
      </w:r>
      <w:r w:rsidR="008A6B31">
        <w:rPr>
          <w:rFonts w:ascii="Times New Roman" w:hAnsi="Times New Roman" w:cs="Times New Roman"/>
          <w:sz w:val="24"/>
        </w:rPr>
        <w:fldChar w:fldCharType="separate"/>
      </w:r>
      <w:r w:rsidR="008A6B31" w:rsidRPr="008A6B31">
        <w:rPr>
          <w:rFonts w:ascii="Times New Roman" w:hAnsi="Times New Roman" w:cs="Times New Roman"/>
          <w:noProof/>
          <w:sz w:val="24"/>
        </w:rPr>
        <w:t>[27]</w:t>
      </w:r>
      <w:ins w:id="358"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359" w:author="Liu, Luyu" w:date="2020-07-30T19:48:00Z">
        <w:r w:rsidR="007D36F4">
          <w:rPr>
            <w:rFonts w:ascii="Times New Roman" w:hAnsi="Times New Roman" w:cs="Times New Roman"/>
            <w:sz w:val="24"/>
          </w:rPr>
          <w:t>and base value</w:t>
        </w:r>
      </w:ins>
      <w:del w:id="360"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361" w:author="Liu, Luyu" w:date="2020-08-02T21:52:00Z">
        <w:r w:rsidR="00686BE5">
          <w:rPr>
            <w:rFonts w:ascii="Times New Roman" w:hAnsi="Times New Roman" w:cs="Times New Roman"/>
            <w:sz w:val="24"/>
          </w:rPr>
          <w:t>d</w:t>
        </w:r>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06D3DFA9" w:rsidR="00077492" w:rsidRDefault="00077492">
      <w:pPr>
        <w:spacing w:line="240" w:lineRule="auto"/>
        <w:ind w:firstLine="720"/>
        <w:jc w:val="both"/>
        <w:rPr>
          <w:rFonts w:ascii="Times New Roman" w:hAnsi="Times New Roman" w:cs="Times New Roman"/>
          <w:sz w:val="24"/>
        </w:rPr>
        <w:pPrChange w:id="362" w:author="Liu, Luyu" w:date="2020-07-20T23:14:00Z">
          <w:pPr>
            <w:spacing w:line="480" w:lineRule="auto"/>
            <w:ind w:firstLine="720"/>
            <w:jc w:val="both"/>
          </w:pPr>
        </w:pPrChange>
      </w:pPr>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[13,28,29]","plainTextFormattedCitation":"[13,28,29]","previouslyFormattedCitation":"[13,27,28]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[13,28,29]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363" w:author="Liu, Luyu" w:date="2020-07-20T23:14:00Z">
          <w:pPr>
            <w:spacing w:line="480" w:lineRule="auto"/>
          </w:pPr>
        </w:pPrChange>
      </w:pPr>
    </w:p>
    <w:p w14:paraId="7781C4ED" w14:textId="76B61846" w:rsidR="00077492" w:rsidRPr="00FF2732" w:rsidRDefault="00077492" w:rsidP="00FF2732">
      <w:pPr>
        <w:spacing w:line="240" w:lineRule="auto"/>
        <w:jc w:val="both"/>
        <w:rPr>
          <w:rStyle w:val="Emphasis"/>
          <w:rPrChange w:id="364" w:author="Liu, Luyu" w:date="2020-08-02T21:17:00Z">
            <w:rPr/>
          </w:rPrChange>
        </w:rPr>
        <w:pPrChange w:id="365" w:author="Liu, Luyu" w:date="2020-08-02T21:17:00Z">
          <w:pPr>
            <w:pStyle w:val="ListParagraph"/>
            <w:numPr>
              <w:ilvl w:val="2"/>
              <w:numId w:val="2"/>
            </w:numPr>
            <w:spacing w:line="480" w:lineRule="auto"/>
            <w:ind w:hanging="720"/>
            <w:jc w:val="both"/>
          </w:pPr>
        </w:pPrChange>
      </w:pPr>
      <w:r w:rsidRPr="00FF2732">
        <w:rPr>
          <w:rStyle w:val="Emphasis"/>
          <w:rPrChange w:id="366" w:author="Liu, Luyu" w:date="2020-08-02T21:17:00Z">
            <w:rPr/>
          </w:rPrChange>
        </w:rPr>
        <w:t>Cliff/</w:t>
      </w:r>
      <w:del w:id="367" w:author="Liu, Luyu" w:date="2020-07-29T17:13:00Z">
        <w:r w:rsidRPr="00FF2732" w:rsidDel="00D75BD2">
          <w:rPr>
            <w:rStyle w:val="Emphasis"/>
            <w:rPrChange w:id="368" w:author="Liu, Luyu" w:date="2020-08-02T21:17:00Z">
              <w:rPr/>
            </w:rPrChange>
          </w:rPr>
          <w:delText>floor</w:delText>
        </w:r>
      </w:del>
      <w:ins w:id="369" w:author="Liu, Luyu" w:date="2020-07-29T17:13:00Z">
        <w:r w:rsidR="00D75BD2" w:rsidRPr="00FF2732">
          <w:rPr>
            <w:rStyle w:val="Emphasis"/>
            <w:rPrChange w:id="370" w:author="Liu, Luyu" w:date="2020-08-02T21:17:00Z">
              <w:rPr/>
            </w:rPrChange>
          </w:rPr>
          <w:t>base</w:t>
        </w:r>
      </w:ins>
      <w:r w:rsidRPr="00FF2732">
        <w:rPr>
          <w:rStyle w:val="Emphasis"/>
          <w:rPrChange w:id="371" w:author="Liu, Luyu" w:date="2020-08-02T21:17:00Z">
            <w:rPr/>
          </w:rPrChange>
        </w:rPr>
        <w:t xml:space="preserve"> points and decay rate</w:t>
      </w:r>
    </w:p>
    <w:p w14:paraId="486CB36E" w14:textId="027E963E" w:rsidR="00077492" w:rsidRDefault="00077492" w:rsidP="00AF6A1D">
      <w:pPr>
        <w:spacing w:line="240" w:lineRule="auto"/>
        <w:ind w:firstLine="720"/>
        <w:jc w:val="both"/>
        <w:rPr>
          <w:rFonts w:ascii="Times New Roman" w:hAnsi="Times New Roman" w:cs="Times New Roman"/>
          <w:sz w:val="24"/>
        </w:rPr>
        <w:pPrChange w:id="372"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373" w:author="Liu, Luyu" w:date="2020-07-29T17:13:00Z">
        <w:r w:rsidR="00D75BD2">
          <w:rPr>
            <w:rFonts w:ascii="Times New Roman" w:hAnsi="Times New Roman" w:cs="Times New Roman"/>
            <w:i/>
            <w:sz w:val="24"/>
          </w:rPr>
          <w:t xml:space="preserve"> </w:t>
        </w:r>
        <w:proofErr w:type="spellStart"/>
        <w:proofErr w:type="gramStart"/>
        <w:r w:rsidR="00D75BD2">
          <w:rPr>
            <w:rFonts w:ascii="Times New Roman" w:hAnsi="Times New Roman" w:cs="Times New Roman"/>
            <w:i/>
            <w:sz w:val="24"/>
          </w:rPr>
          <w:t>t</w:t>
        </w:r>
        <w:r w:rsidR="00D75BD2">
          <w:rPr>
            <w:rFonts w:ascii="Times New Roman" w:hAnsi="Times New Roman" w:cs="Times New Roman"/>
            <w:i/>
            <w:sz w:val="24"/>
            <w:vertAlign w:val="subscript"/>
          </w:rPr>
          <w:t>c</w:t>
        </w:r>
      </w:ins>
      <w:proofErr w:type="spellEnd"/>
      <w:proofErr w:type="gramEnd"/>
      <w:del w:id="374"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375" w:author="Liu, Luyu" w:date="2020-07-29T17:13:00Z">
        <w:r w:rsidDel="00D75BD2">
          <w:rPr>
            <w:rFonts w:ascii="Times New Roman" w:hAnsi="Times New Roman" w:cs="Times New Roman"/>
            <w:i/>
            <w:sz w:val="24"/>
          </w:rPr>
          <w:delText>floor</w:delText>
        </w:r>
      </w:del>
      <w:ins w:id="376"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377" w:author="Liu, Luyu" w:date="2020-07-29T17:14:00Z">
        <w:r w:rsidR="00D75BD2">
          <w:rPr>
            <w:rFonts w:ascii="Times New Roman" w:hAnsi="Times New Roman" w:cs="Times New Roman"/>
            <w:i/>
            <w:sz w:val="24"/>
          </w:rPr>
          <w:t xml:space="preserve">int </w:t>
        </w:r>
        <w:proofErr w:type="spellStart"/>
        <w:r w:rsidR="00D75BD2">
          <w:rPr>
            <w:rFonts w:ascii="Times New Roman" w:hAnsi="Times New Roman" w:cs="Times New Roman"/>
            <w:i/>
            <w:sz w:val="24"/>
          </w:rPr>
          <w:t>t</w:t>
        </w:r>
      </w:ins>
      <w:ins w:id="378" w:author="Liu, Luyu" w:date="2020-07-29T17:15:00Z">
        <w:r w:rsidR="00D75BD2">
          <w:rPr>
            <w:rFonts w:ascii="Times New Roman" w:hAnsi="Times New Roman" w:cs="Times New Roman"/>
            <w:i/>
            <w:sz w:val="24"/>
            <w:vertAlign w:val="subscript"/>
          </w:rPr>
          <w:t>b</w:t>
        </w:r>
      </w:ins>
      <w:proofErr w:type="spellEnd"/>
      <w:ins w:id="379"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380" w:author="Liu, Luyu" w:date="2020-07-29T17:14:00Z">
              <w:rPr>
                <w:rFonts w:ascii="Times New Roman" w:hAnsi="Times New Roman" w:cs="Times New Roman"/>
                <w:i/>
                <w:sz w:val="24"/>
              </w:rPr>
            </w:rPrChange>
          </w:rPr>
          <w:t>a</w:t>
        </w:r>
      </w:ins>
      <w:del w:id="381" w:author="Liu, Luyu" w:date="2020-07-29T17:14:00Z">
        <w:r w:rsidRPr="00D75BD2" w:rsidDel="00D75BD2">
          <w:rPr>
            <w:rFonts w:ascii="Times New Roman" w:hAnsi="Times New Roman" w:cs="Times New Roman"/>
            <w:sz w:val="24"/>
            <w:rPrChange w:id="382" w:author="Liu, Luyu" w:date="2020-07-29T17:14:00Z">
              <w:rPr>
                <w:rFonts w:ascii="Times New Roman" w:hAnsi="Times New Roman" w:cs="Times New Roman"/>
                <w:i/>
                <w:sz w:val="24"/>
              </w:rPr>
            </w:rPrChange>
          </w:rPr>
          <w:delText>in</w:delText>
        </w:r>
      </w:del>
      <w:del w:id="383" w:author="Liu, Luyu" w:date="2020-07-29T17:13:00Z">
        <w:r w:rsidRPr="00D75BD2" w:rsidDel="00D75BD2">
          <w:rPr>
            <w:rFonts w:ascii="Times New Roman" w:hAnsi="Times New Roman" w:cs="Times New Roman"/>
            <w:sz w:val="24"/>
            <w:vertAlign w:val="subscript"/>
            <w:rPrChange w:id="384"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Change w:id="385" w:author="Liu, Luyu" w:date="2020-07-29T17:14:00Z">
                    <w:rPr>
                      <w:rFonts w:ascii="Cambria Math" w:hAnsi="Cambria Math" w:cs="Times New Roman"/>
                      <w:i/>
                      <w:sz w:val="24"/>
                    </w:rPr>
                  </w:rPrChange>
                </w:rPr>
              </m:ctrlPr>
            </m:sSubPr>
            <m:e>
              <m:r>
                <m:rPr>
                  <m:sty m:val="p"/>
                </m:rPr>
                <w:rPr>
                  <w:rFonts w:ascii="Cambria Math" w:hAnsi="Cambria Math" w:cs="Times New Roman"/>
                  <w:sz w:val="24"/>
                  <w:vertAlign w:val="subscript"/>
                  <w:rPrChange w:id="386" w:author="Liu, Luyu" w:date="2020-07-29T17:14:00Z">
                    <w:rPr>
                      <w:rFonts w:ascii="Cambria Math" w:hAnsi="Cambria Math" w:cs="Times New Roman"/>
                      <w:sz w:val="24"/>
                      <w:vertAlign w:val="subscript"/>
                    </w:rPr>
                  </w:rPrChange>
                </w:rPr>
                <m:t>t</m:t>
              </m:r>
            </m:e>
            <m:sub>
              <m:r>
                <m:rPr>
                  <m:sty m:val="p"/>
                </m:rPr>
                <w:rPr>
                  <w:rFonts w:ascii="Cambria Math" w:hAnsi="Cambria Math" w:cs="Times New Roman"/>
                  <w:sz w:val="24"/>
                  <w:vertAlign w:val="subscript"/>
                  <w:rPrChange w:id="387" w:author="Liu, Luyu" w:date="2020-07-29T17:14:00Z">
                    <w:rPr>
                      <w:rFonts w:ascii="Cambria Math" w:hAnsi="Cambria Math" w:cs="Times New Roman"/>
                      <w:sz w:val="24"/>
                      <w:vertAlign w:val="subscript"/>
                    </w:rPr>
                  </w:rPrChange>
                </w:rPr>
                <m:t>f</m:t>
              </m:r>
            </m:sub>
          </m:sSub>
        </m:oMath>
      </w:del>
      <w:del w:id="388"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389"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r w:rsidR="009E6663">
          <w:rPr>
            <w:rFonts w:ascii="Times New Roman" w:hAnsi="Times New Roman" w:cs="Times New Roman"/>
            <w:sz w:val="24"/>
          </w:rPr>
        </w:r>
      </w:ins>
      <w:r w:rsidR="009E6663">
        <w:rPr>
          <w:rFonts w:ascii="Times New Roman" w:hAnsi="Times New Roman" w:cs="Times New Roman"/>
          <w:sz w:val="24"/>
        </w:rPr>
        <w:fldChar w:fldCharType="separate"/>
      </w:r>
      <w:ins w:id="390" w:author="Liu, Luyu" w:date="2020-07-29T23:37:00Z">
        <w:r w:rsidR="000F49FB" w:rsidRPr="006C64A6">
          <w:rPr>
            <w:rFonts w:ascii="Times New Roman" w:hAnsi="Times New Roman" w:cs="Times New Roman"/>
            <w:sz w:val="24"/>
            <w:rPrChange w:id="391" w:author="Liu, Luyu" w:date="2020-07-29T23:11:00Z">
              <w:rPr/>
            </w:rPrChange>
          </w:rPr>
          <w:t xml:space="preserve">Fig </w:t>
        </w:r>
        <w:r w:rsidR="000F49FB">
          <w:rPr>
            <w:rFonts w:ascii="Times New Roman" w:hAnsi="Times New Roman" w:cs="Times New Roman"/>
            <w:noProof/>
            <w:sz w:val="24"/>
          </w:rPr>
          <w:t>2</w:t>
        </w:r>
      </w:ins>
      <w:ins w:id="392"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393" w:author="Liu, Luyu" w:date="2020-08-02T21:52:00Z">
        <w:r w:rsidR="00EE684B">
          <w:rPr>
            <w:rFonts w:ascii="Times New Roman" w:hAnsi="Times New Roman" w:cs="Times New Roman"/>
            <w:sz w:val="24"/>
          </w:rPr>
          <w:t>d</w:t>
        </w:r>
      </w:ins>
      <w:r>
        <w:rPr>
          <w:rFonts w:ascii="Times New Roman" w:hAnsi="Times New Roman" w:cs="Times New Roman"/>
          <w:sz w:val="24"/>
        </w:rPr>
        <w:t xml:space="preserve"> these from the logistic curve using confidence interval theory rather than the observed data to provide more stable estimates. We derive</w:t>
      </w:r>
      <w:ins w:id="394" w:author="Liu, Luyu" w:date="2020-08-02T21:53:00Z">
        <w:r w:rsidR="00E02617">
          <w:rPr>
            <w:rFonts w:ascii="Times New Roman" w:hAnsi="Times New Roman" w:cs="Times New Roman"/>
            <w:sz w:val="24"/>
          </w:rPr>
          <w:t>d</w:t>
        </w:r>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395"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396"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39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397"/>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398" w:author="Liu, Luyu" w:date="2020-07-20T23:14:00Z">
                <w:pPr>
                  <w:spacing w:line="480" w:lineRule="auto"/>
                  <w:jc w:val="center"/>
                </w:pPr>
              </w:pPrChange>
            </w:pPr>
          </w:p>
        </w:tc>
        <w:tc>
          <w:tcPr>
            <w:tcW w:w="4462" w:type="pct"/>
            <w:vAlign w:val="center"/>
            <w:hideMark/>
          </w:tcPr>
          <w:p w14:paraId="6EFEBD6D" w14:textId="1BC0ABE6" w:rsidR="00077492" w:rsidRPr="00AB345C" w:rsidRDefault="00077492" w:rsidP="00E71AC6">
            <w:pPr>
              <w:spacing w:line="240" w:lineRule="auto"/>
              <w:jc w:val="center"/>
              <w:rPr>
                <w:rFonts w:ascii="Times New Roman" w:hAnsi="Times New Roman" w:cs="Times New Roman"/>
                <w:sz w:val="24"/>
              </w:rPr>
              <w:pPrChange w:id="399"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400" w:author="Liu, Luyu" w:date="2020-07-29T17:23:00Z">
                            <w:rPr>
                              <w:rFonts w:ascii="Cambria Math" w:eastAsia="Yu Mincho" w:hAnsi="Cambria Math" w:cs="Times New Roman"/>
                              <w:i/>
                              <w:sz w:val="24"/>
                              <w:szCs w:val="24"/>
                              <w:lang w:eastAsia="ja-JP"/>
                            </w:rPr>
                          </w:del>
                        </m:ctrlPr>
                      </m:sSubPr>
                      <m:e>
                        <m:r>
                          <w:del w:id="401" w:author="Liu, Luyu" w:date="2020-07-29T17:23:00Z">
                            <w:rPr>
                              <w:rFonts w:ascii="Cambria Math" w:eastAsia="Yu Mincho" w:hAnsi="Cambria Math" w:cs="Times New Roman"/>
                              <w:sz w:val="24"/>
                              <w:szCs w:val="24"/>
                              <w:lang w:eastAsia="ja-JP"/>
                            </w:rPr>
                            <m:t>t</m:t>
                          </w:del>
                        </m:r>
                      </m:e>
                      <m:sub>
                        <m:r>
                          <w:del w:id="402" w:author="Liu, Luyu" w:date="2020-07-29T17:23:00Z">
                            <w:rPr>
                              <w:rFonts w:ascii="Cambria Math" w:eastAsia="Yu Mincho" w:hAnsi="Cambria Math" w:cs="Times New Roman"/>
                              <w:sz w:val="24"/>
                              <w:szCs w:val="24"/>
                              <w:lang w:eastAsia="ja-JP"/>
                            </w:rPr>
                            <m:t>f</m:t>
                          </w:del>
                        </m:r>
                      </m:sub>
                    </m:sSub>
                    <m:sSub>
                      <m:sSubPr>
                        <m:ctrlPr>
                          <w:ins w:id="403" w:author="Liu, Luyu" w:date="2020-07-29T17:23:00Z">
                            <w:rPr>
                              <w:rFonts w:ascii="Cambria Math" w:eastAsia="Yu Mincho" w:hAnsi="Cambria Math" w:cs="Times New Roman"/>
                              <w:i/>
                              <w:sz w:val="24"/>
                              <w:szCs w:val="24"/>
                              <w:lang w:eastAsia="ja-JP"/>
                            </w:rPr>
                          </w:ins>
                        </m:ctrlPr>
                      </m:sSubPr>
                      <m:e>
                        <m:r>
                          <w:ins w:id="404" w:author="Liu, Luyu" w:date="2020-07-29T17:23:00Z">
                            <w:rPr>
                              <w:rFonts w:ascii="Cambria Math" w:eastAsia="Yu Mincho" w:hAnsi="Cambria Math" w:cs="Times New Roman"/>
                              <w:sz w:val="24"/>
                              <w:szCs w:val="24"/>
                              <w:lang w:eastAsia="ja-JP"/>
                            </w:rPr>
                            <m:t>t</m:t>
                          </w:ins>
                        </m:r>
                      </m:e>
                      <m:sub>
                        <m:r>
                          <w:ins w:id="405"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06" w:author="Liu, Luyu" w:date="2020-07-29T17:23:00Z">
                                <w:rPr>
                                  <w:rFonts w:ascii="Cambria Math" w:eastAsia="Yu Mincho" w:hAnsi="Cambria Math" w:cs="Times New Roman"/>
                                  <w:sz w:val="24"/>
                                  <w:szCs w:val="24"/>
                                  <w:lang w:eastAsia="ja-JP"/>
                                </w:rPr>
                                <m:t>b</m:t>
                              </w:ins>
                            </m:r>
                            <m:r>
                              <w:del w:id="407"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08" w:author="Liu, Luyu" w:date="2020-07-20T23:14:00Z">
                <w:pPr>
                  <w:spacing w:line="480" w:lineRule="auto"/>
                  <w:jc w:val="center"/>
                </w:pPr>
              </w:pPrChange>
            </w:pPr>
            <w:bookmarkStart w:id="409"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409"/>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10"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411"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12" w:author="Liu, Luyu" w:date="2020-07-20T23:14:00Z">
                <w:pPr>
                  <w:spacing w:line="480" w:lineRule="auto"/>
                  <w:jc w:val="center"/>
                </w:pPr>
              </w:pPrChange>
            </w:pPr>
            <w:bookmarkStart w:id="413"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413"/>
            <w:r w:rsidRPr="00E714F0">
              <w:rPr>
                <w:rFonts w:ascii="Times New Roman" w:eastAsia="Yu Mincho" w:hAnsi="Times New Roman" w:cs="Times New Roman"/>
                <w:sz w:val="24"/>
                <w:szCs w:val="24"/>
                <w:lang w:eastAsia="ja-JP"/>
              </w:rPr>
              <w:t>)</w:t>
            </w:r>
          </w:p>
        </w:tc>
      </w:tr>
    </w:tbl>
    <w:p w14:paraId="4FBD307A" w14:textId="131DE40A" w:rsidR="00077492" w:rsidRDefault="00077492">
      <w:pPr>
        <w:spacing w:line="240" w:lineRule="auto"/>
        <w:jc w:val="both"/>
        <w:rPr>
          <w:rFonts w:ascii="Times New Roman" w:hAnsi="Times New Roman" w:cs="Times New Roman"/>
          <w:sz w:val="24"/>
        </w:rPr>
        <w:pPrChange w:id="414"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415" w:author="Liu, Luyu" w:date="2020-08-02T21:53:00Z">
        <w:r w:rsidR="00381777">
          <w:rPr>
            <w:rFonts w:ascii="Times New Roman" w:hAnsi="Times New Roman" w:cs="Times New Roman"/>
            <w:sz w:val="24"/>
          </w:rPr>
          <w:t>ed</w:t>
        </w:r>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416" w:author="Liu, Luyu" w:date="2020-08-02T21:53:00Z">
        <w:r w:rsidR="00381777">
          <w:rPr>
            <w:rFonts w:ascii="Times New Roman" w:hAnsi="Times New Roman" w:cs="Times New Roman"/>
            <w:sz w:val="24"/>
          </w:rPr>
          <w:t>d</w:t>
        </w:r>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17"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418"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19"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420"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421"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422"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23" w:author="Liu, Luyu" w:date="2020-07-29T17:24:00Z">
                    <w:rPr>
                      <w:rFonts w:ascii="Cambria Math" w:eastAsia="Yu Mincho" w:hAnsi="Cambria Math" w:cs="Times New Roman"/>
                      <w:sz w:val="24"/>
                      <w:szCs w:val="24"/>
                      <w:lang w:eastAsia="ja-JP"/>
                    </w:rPr>
                    <m:t>b</m:t>
                  </w:ins>
                </m:r>
                <m:r>
                  <w:del w:id="424"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25" w:author="Liu, Luyu" w:date="2020-07-29T17:24:00Z">
                    <w:rPr>
                      <w:rFonts w:ascii="Cambria Math" w:eastAsia="Yu Mincho" w:hAnsi="Cambria Math" w:cs="Times New Roman"/>
                      <w:sz w:val="24"/>
                      <w:szCs w:val="24"/>
                      <w:lang w:eastAsia="ja-JP"/>
                    </w:rPr>
                    <m:t>b</m:t>
                  </w:ins>
                </m:r>
                <m:r>
                  <w:del w:id="426"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427" w:author="Liu, Luyu" w:date="2020-07-29T17:13:00Z">
        <w:r w:rsidDel="00D75BD2">
          <w:rPr>
            <w:rFonts w:ascii="Times New Roman" w:eastAsia="Yu Mincho" w:hAnsi="Times New Roman" w:cs="Times New Roman"/>
            <w:sz w:val="24"/>
            <w:szCs w:val="24"/>
            <w:lang w:eastAsia="ja-JP"/>
          </w:rPr>
          <w:delText>floor</w:delText>
        </w:r>
      </w:del>
      <w:ins w:id="428"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 . From the formula, we give the direct definition of cliff and </w:t>
      </w:r>
      <w:del w:id="429" w:author="Liu, Luyu" w:date="2020-07-29T17:13:00Z">
        <w:r w:rsidDel="00D75BD2">
          <w:rPr>
            <w:rFonts w:ascii="Times New Roman" w:eastAsia="Yu Mincho" w:hAnsi="Times New Roman" w:cs="Times New Roman"/>
            <w:sz w:val="24"/>
            <w:szCs w:val="24"/>
            <w:lang w:eastAsia="ja-JP"/>
          </w:rPr>
          <w:delText>floor</w:delText>
        </w:r>
      </w:del>
      <w:ins w:id="430"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31" w:author="Liu, Luyu" w:date="2020-07-20T23:14:00Z">
                <w:pPr>
                  <w:spacing w:line="480" w:lineRule="auto"/>
                  <w:jc w:val="both"/>
                </w:pPr>
              </w:pPrChange>
            </w:pPr>
          </w:p>
        </w:tc>
        <w:tc>
          <w:tcPr>
            <w:tcW w:w="4463" w:type="pct"/>
            <w:vAlign w:val="center"/>
            <w:hideMark/>
          </w:tcPr>
          <w:p w14:paraId="2E3AAB9E" w14:textId="77777777" w:rsidR="00077492" w:rsidRPr="00E714F0" w:rsidRDefault="006A7A63">
            <w:pPr>
              <w:spacing w:line="240" w:lineRule="auto"/>
              <w:jc w:val="center"/>
              <w:rPr>
                <w:rFonts w:ascii="Times New Roman" w:eastAsia="Yu Mincho" w:hAnsi="Times New Roman" w:cs="Times New Roman"/>
                <w:sz w:val="24"/>
                <w:szCs w:val="24"/>
                <w:lang w:eastAsia="ja-JP"/>
              </w:rPr>
              <w:pPrChange w:id="432"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433"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433"/>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34" w:author="Liu, Luyu" w:date="2020-07-20T23:14:00Z">
                <w:pPr>
                  <w:spacing w:line="480" w:lineRule="auto"/>
                  <w:jc w:val="both"/>
                </w:pPr>
              </w:pPrChange>
            </w:pPr>
          </w:p>
        </w:tc>
        <w:tc>
          <w:tcPr>
            <w:tcW w:w="4463" w:type="pct"/>
            <w:vAlign w:val="center"/>
            <w:hideMark/>
          </w:tcPr>
          <w:p w14:paraId="3852B7CE" w14:textId="3B1CB8B8" w:rsidR="00077492" w:rsidRPr="00A36F5B" w:rsidRDefault="006A7A63">
            <w:pPr>
              <w:spacing w:line="240" w:lineRule="auto"/>
              <w:jc w:val="center"/>
              <w:rPr>
                <w:rFonts w:ascii="Cambria Math" w:eastAsia="Yu Mincho" w:hAnsi="Cambria Math" w:cs="Times New Roman"/>
                <w:sz w:val="24"/>
                <w:szCs w:val="24"/>
                <w:lang w:eastAsia="ja-JP"/>
                <w:oMath/>
              </w:rPr>
              <w:pPrChange w:id="435"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436" w:author="Liu, Luyu" w:date="2020-07-29T17:24:00Z">
                        <w:rPr>
                          <w:rFonts w:ascii="Cambria Math" w:eastAsia="Yu Mincho" w:hAnsi="Cambria Math" w:cs="Times New Roman"/>
                          <w:sz w:val="24"/>
                          <w:szCs w:val="24"/>
                          <w:lang w:eastAsia="ja-JP"/>
                        </w:rPr>
                        <m:t>b</m:t>
                      </w:ins>
                    </m:r>
                    <m:r>
                      <w:del w:id="437"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438" w:author="Liu, Luyu" w:date="2020-07-20T23:14:00Z">
                <w:pPr>
                  <w:spacing w:line="480" w:lineRule="auto"/>
                  <w:jc w:val="both"/>
                </w:pPr>
              </w:pPrChange>
            </w:pPr>
            <w:bookmarkStart w:id="439"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439"/>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440" w:author="Liu, Luyu" w:date="2020-07-20T23:14:00Z">
          <w:pPr>
            <w:spacing w:line="480" w:lineRule="auto"/>
            <w:jc w:val="both"/>
          </w:pPr>
        </w:pPrChange>
      </w:pPr>
    </w:p>
    <w:p w14:paraId="1A5D6FB7" w14:textId="344C7ED4" w:rsidR="00077492" w:rsidDel="002730D3" w:rsidRDefault="00077492">
      <w:pPr>
        <w:spacing w:line="240" w:lineRule="auto"/>
        <w:jc w:val="both"/>
        <w:rPr>
          <w:del w:id="441" w:author="Liu, Luyu" w:date="2020-08-02T22:56:00Z"/>
          <w:rFonts w:ascii="Times New Roman" w:hAnsi="Times New Roman" w:cs="Times New Roman"/>
          <w:sz w:val="24"/>
        </w:rPr>
        <w:pPrChange w:id="442" w:author="Liu, Luyu" w:date="2020-07-20T23:14: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443" w:author="Liu, Luyu" w:date="2020-07-29T17:24:00Z">
        <w:r w:rsidDel="00E71AC6">
          <w:rPr>
            <w:rFonts w:ascii="Times New Roman" w:hAnsi="Times New Roman" w:cs="Times New Roman"/>
            <w:sz w:val="24"/>
          </w:rPr>
          <w:delText>floor</w:delText>
        </w:r>
      </w:del>
      <w:ins w:id="444"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Naturally, we can expect the cliff point to be impacted by the policy of </w:t>
      </w:r>
      <w:r>
        <w:rPr>
          <w:rFonts w:ascii="Times New Roman" w:hAnsi="Times New Roman" w:cs="Times New Roman"/>
          <w:sz w:val="24"/>
        </w:rPr>
        <w:lastRenderedPageBreak/>
        <w:t>local government. We therefore collect</w:t>
      </w:r>
      <w:ins w:id="445" w:author="Liu, Luyu" w:date="2020-08-02T21:53:00Z">
        <w:r w:rsidR="005E7EC6">
          <w:rPr>
            <w:rFonts w:ascii="Times New Roman" w:hAnsi="Times New Roman" w:cs="Times New Roman"/>
            <w:sz w:val="24"/>
          </w:rPr>
          <w:t>ed</w:t>
        </w:r>
      </w:ins>
      <w:r>
        <w:rPr>
          <w:rFonts w:ascii="Times New Roman" w:hAnsi="Times New Roman" w:cs="Times New Roman"/>
          <w:sz w:val="24"/>
        </w:rPr>
        <w:t xml:space="preserve"> the date when each state declared the state of emergency due to COVID-19 and conduct correlation analysis between the emergency date and the cliff point.</w:t>
      </w:r>
    </w:p>
    <w:p w14:paraId="2831AB2A" w14:textId="77777777" w:rsidR="007455D1" w:rsidRDefault="00077492" w:rsidP="007455D1">
      <w:pPr>
        <w:spacing w:line="240" w:lineRule="auto"/>
        <w:rPr>
          <w:ins w:id="446" w:author="Liu, Luyu" w:date="2020-08-02T23:00:00Z"/>
          <w:rFonts w:ascii="Times New Roman" w:hAnsi="Times New Roman" w:cs="Times New Roman"/>
          <w:sz w:val="24"/>
        </w:rPr>
        <w:pPrChange w:id="447" w:author="Liu, Luyu" w:date="2020-08-02T23:00:00Z">
          <w:pPr>
            <w:spacing w:line="480" w:lineRule="auto"/>
          </w:pPr>
        </w:pPrChange>
      </w:pPr>
      <w:r>
        <w:rPr>
          <w:rFonts w:ascii="Times New Roman" w:hAnsi="Times New Roman" w:cs="Times New Roman"/>
          <w:sz w:val="24"/>
        </w:rPr>
        <w:tab/>
      </w:r>
      <w:del w:id="448"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449" w:author="Liu, Luyu" w:date="2020-07-29T17:24:00Z">
        <w:r w:rsidDel="00E71AC6">
          <w:rPr>
            <w:rFonts w:ascii="Times New Roman" w:hAnsi="Times New Roman" w:cs="Times New Roman"/>
            <w:sz w:val="24"/>
          </w:rPr>
          <w:delText>floor</w:delText>
        </w:r>
      </w:del>
      <w:del w:id="450"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rPr>
          <w:del w:id="451" w:author="Liu, Luyu" w:date="2020-07-29T23:33:00Z"/>
          <w:rFonts w:ascii="Times New Roman" w:hAnsi="Times New Roman" w:cs="Times New Roman"/>
          <w:sz w:val="24"/>
        </w:rPr>
        <w:pPrChange w:id="452" w:author="Liu, Luyu" w:date="2020-07-20T23:14:00Z">
          <w:pPr>
            <w:spacing w:line="480" w:lineRule="auto"/>
          </w:pPr>
        </w:pPrChange>
      </w:pPr>
      <w:ins w:id="453" w:author="Liu, Luyu" w:date="2020-08-02T23:00:00Z">
        <w:r>
          <w:rPr>
            <w:rFonts w:ascii="Times New Roman" w:hAnsi="Times New Roman" w:cs="Times New Roman"/>
            <w:sz w:val="24"/>
          </w:rPr>
          <w:tab/>
        </w:r>
      </w:ins>
      <w:del w:id="454" w:author="Liu, Luyu" w:date="2020-08-02T23:00:00Z">
        <w:r w:rsidR="00077492" w:rsidDel="007455D1">
          <w:rPr>
            <w:rFonts w:ascii="Times New Roman" w:hAnsi="Times New Roman" w:cs="Times New Roman"/>
            <w:sz w:val="24"/>
          </w:rPr>
          <w:delText xml:space="preserve"> </w:delText>
        </w:r>
      </w:del>
    </w:p>
    <w:p w14:paraId="0F57E948" w14:textId="1FA63B46" w:rsidR="006C64A6" w:rsidRDefault="002730D3" w:rsidP="007455D1">
      <w:pPr>
        <w:spacing w:line="240" w:lineRule="auto"/>
        <w:rPr>
          <w:ins w:id="455" w:author="Liu, Luyu" w:date="2020-08-02T22:56:00Z"/>
          <w:rFonts w:ascii="Times New Roman" w:hAnsi="Times New Roman" w:cs="Times New Roman"/>
          <w:sz w:val="24"/>
        </w:rPr>
        <w:pPrChange w:id="456" w:author="Liu, Luyu" w:date="2020-08-02T23:00:00Z">
          <w:pPr>
            <w:spacing w:line="480" w:lineRule="auto"/>
          </w:pPr>
        </w:pPrChange>
      </w:pPr>
      <w:ins w:id="457"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who have the ability to stay at home or not use public transit. We also conducted the correlation analysis between decay rate and cliff/base point.</w:t>
        </w:r>
      </w:ins>
    </w:p>
    <w:p w14:paraId="55865E09" w14:textId="77777777" w:rsidR="002730D3" w:rsidRDefault="002730D3">
      <w:pPr>
        <w:spacing w:line="240" w:lineRule="auto"/>
        <w:rPr>
          <w:rFonts w:ascii="Times New Roman" w:hAnsi="Times New Roman" w:cs="Times New Roman"/>
          <w:sz w:val="24"/>
        </w:rPr>
        <w:pPrChange w:id="458" w:author="Liu, Luyu" w:date="2020-07-20T23:14:00Z">
          <w:pPr>
            <w:spacing w:line="480" w:lineRule="auto"/>
          </w:pPr>
        </w:pPrChange>
      </w:pPr>
    </w:p>
    <w:p w14:paraId="602BAB8D" w14:textId="77777777" w:rsidR="00077492" w:rsidRPr="00FF2732" w:rsidRDefault="00077492" w:rsidP="00FF2732">
      <w:pPr>
        <w:spacing w:line="240" w:lineRule="auto"/>
        <w:jc w:val="both"/>
        <w:rPr>
          <w:rStyle w:val="Emphasis"/>
          <w:rPrChange w:id="459" w:author="Liu, Luyu" w:date="2020-08-02T21:18:00Z">
            <w:rPr/>
          </w:rPrChange>
        </w:rPr>
        <w:pPrChange w:id="460" w:author="Liu, Luyu" w:date="2020-08-02T21:18:00Z">
          <w:pPr>
            <w:pStyle w:val="ListParagraph"/>
            <w:numPr>
              <w:ilvl w:val="2"/>
              <w:numId w:val="2"/>
            </w:numPr>
            <w:spacing w:line="480" w:lineRule="auto"/>
            <w:ind w:hanging="720"/>
            <w:jc w:val="both"/>
          </w:pPr>
        </w:pPrChange>
      </w:pPr>
      <w:r w:rsidRPr="00FF2732">
        <w:rPr>
          <w:rStyle w:val="Emphasis"/>
          <w:rPrChange w:id="461" w:author="Liu, Luyu" w:date="2020-08-02T21:18:00Z">
            <w:rPr/>
          </w:rPrChange>
        </w:rPr>
        <w:t>Response intervals with incubation lags</w:t>
      </w:r>
    </w:p>
    <w:p w14:paraId="066139FC" w14:textId="7D0E8D0D" w:rsidR="00077492" w:rsidRDefault="00077492" w:rsidP="00AF6A1D">
      <w:pPr>
        <w:spacing w:line="240" w:lineRule="auto"/>
        <w:ind w:firstLine="720"/>
        <w:jc w:val="both"/>
        <w:rPr>
          <w:rFonts w:ascii="Times New Roman" w:hAnsi="Times New Roman" w:cs="Times New Roman" w:hint="eastAsia"/>
          <w:sz w:val="24"/>
        </w:rPr>
        <w:pPrChange w:id="462"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463" w:author="Liu, Luyu" w:date="2020-07-29T17:24:00Z">
        <w:r w:rsidDel="00E71AC6">
          <w:rPr>
            <w:rFonts w:ascii="Times New Roman" w:hAnsi="Times New Roman" w:cs="Times New Roman"/>
            <w:sz w:val="24"/>
          </w:rPr>
          <w:delText>floor</w:delText>
        </w:r>
      </w:del>
      <w:ins w:id="464"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79CF1EBF" w:rsidR="00077492" w:rsidRDefault="00077492">
      <w:pPr>
        <w:spacing w:line="240" w:lineRule="auto"/>
        <w:ind w:firstLine="720"/>
        <w:jc w:val="both"/>
        <w:rPr>
          <w:rFonts w:ascii="Times New Roman" w:hAnsi="Times New Roman" w:cs="Times New Roman"/>
          <w:sz w:val="24"/>
        </w:rPr>
        <w:pPrChange w:id="465"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[29]"},"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[30–32]"},"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[33,34]"},"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 xml:space="preserve">response intervals relative to the cliff and </w:t>
      </w:r>
      <w:del w:id="466" w:author="Liu, Luyu" w:date="2020-07-29T17:24:00Z">
        <w:r w:rsidRPr="009457DC" w:rsidDel="00E71AC6">
          <w:rPr>
            <w:rFonts w:ascii="Times New Roman" w:hAnsi="Times New Roman" w:cs="Times New Roman"/>
            <w:sz w:val="24"/>
          </w:rPr>
          <w:delText>floor</w:delText>
        </w:r>
      </w:del>
      <w:ins w:id="467"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68" w:author="Liu, Luyu" w:date="2020-07-20T23:14:00Z">
                <w:pPr>
                  <w:spacing w:line="480" w:lineRule="auto"/>
                  <w:jc w:val="center"/>
                </w:pPr>
              </w:pPrChange>
            </w:pPr>
          </w:p>
        </w:tc>
        <w:tc>
          <w:tcPr>
            <w:tcW w:w="4463" w:type="pct"/>
            <w:vAlign w:val="center"/>
            <w:hideMark/>
          </w:tcPr>
          <w:p w14:paraId="0A9CB44B" w14:textId="77777777" w:rsidR="00077492" w:rsidRPr="0053358D" w:rsidRDefault="006A7A63">
            <w:pPr>
              <w:spacing w:line="240" w:lineRule="auto"/>
              <w:jc w:val="both"/>
              <w:rPr>
                <w:rFonts w:ascii="Times New Roman" w:eastAsia="Yu Mincho" w:hAnsi="Times New Roman" w:cs="Times New Roman"/>
                <w:sz w:val="24"/>
                <w:szCs w:val="24"/>
                <w:lang w:eastAsia="ja-JP"/>
              </w:rPr>
              <w:pPrChange w:id="469"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7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71" w:author="Liu, Luyu" w:date="2020-07-20T23:14:00Z">
                <w:pPr>
                  <w:spacing w:line="480" w:lineRule="auto"/>
                  <w:jc w:val="center"/>
                </w:pPr>
              </w:pPrChange>
            </w:pPr>
          </w:p>
        </w:tc>
        <w:tc>
          <w:tcPr>
            <w:tcW w:w="4463" w:type="pct"/>
            <w:vAlign w:val="center"/>
            <w:hideMark/>
          </w:tcPr>
          <w:p w14:paraId="570801F6" w14:textId="212A35F3" w:rsidR="00077492" w:rsidRPr="007744F3" w:rsidRDefault="006A7A63">
            <w:pPr>
              <w:spacing w:line="240" w:lineRule="auto"/>
              <w:jc w:val="both"/>
              <w:rPr>
                <w:rFonts w:ascii="Cambria Math" w:eastAsia="Yu Mincho" w:hAnsi="Cambria Math" w:cs="Times New Roman"/>
                <w:sz w:val="24"/>
                <w:szCs w:val="24"/>
                <w:lang w:eastAsia="ja-JP"/>
                <w:oMath/>
              </w:rPr>
              <w:pPrChange w:id="472"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473" w:author="Liu, Luyu" w:date="2020-07-29T17:24:00Z">
                        <m:rPr>
                          <m:sty m:val="p"/>
                        </m:rPr>
                        <w:rPr>
                          <w:rFonts w:ascii="Cambria Math" w:eastAsia="Yu Mincho" w:hAnsi="Cambria Math" w:cs="Times New Roman"/>
                          <w:sz w:val="24"/>
                          <w:szCs w:val="24"/>
                          <w:lang w:eastAsia="ja-JP"/>
                        </w:rPr>
                        <m:t>b</m:t>
                      </w:ins>
                    </m:r>
                    <m:r>
                      <w:del w:id="474"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475" w:author="Liu, Luyu" w:date="2020-07-29T17:24:00Z">
                        <w:rPr>
                          <w:rFonts w:ascii="Cambria Math" w:eastAsia="Yu Mincho" w:hAnsi="Cambria Math" w:cs="Times New Roman"/>
                          <w:sz w:val="24"/>
                          <w:szCs w:val="24"/>
                          <w:lang w:eastAsia="ja-JP"/>
                        </w:rPr>
                        <m:t>b</m:t>
                      </w:ins>
                    </m:r>
                    <m:r>
                      <w:del w:id="476"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477"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2C34D828" w:rsidR="00077492" w:rsidRPr="006B2355" w:rsidRDefault="00077492">
      <w:pPr>
        <w:spacing w:line="240" w:lineRule="auto"/>
        <w:jc w:val="both"/>
        <w:rPr>
          <w:rFonts w:ascii="Times New Roman" w:hAnsi="Times New Roman" w:cs="Times New Roman"/>
          <w:sz w:val="24"/>
        </w:rPr>
        <w:pPrChange w:id="478"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w:t>
      </w:r>
      <w:del w:id="479" w:author="Liu, Luyu" w:date="2020-07-29T17:24:00Z">
        <w:r w:rsidDel="00E71AC6">
          <w:rPr>
            <w:rFonts w:ascii="Times New Roman" w:hAnsi="Times New Roman" w:cs="Times New Roman"/>
            <w:sz w:val="24"/>
          </w:rPr>
          <w:delText>floor</w:delText>
        </w:r>
      </w:del>
      <w:ins w:id="480"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proofErr w:type="spellStart"/>
      <w:r>
        <w:rPr>
          <w:rFonts w:ascii="Times New Roman" w:hAnsi="Times New Roman" w:cs="Times New Roman"/>
          <w:sz w:val="24"/>
        </w:rPr>
        <w:t>r</w:t>
      </w:r>
      <w:r w:rsidRPr="005E5D01">
        <w:rPr>
          <w:rFonts w:ascii="Times New Roman" w:hAnsi="Times New Roman" w:cs="Times New Roman"/>
          <w:sz w:val="24"/>
          <w:vertAlign w:val="subscript"/>
        </w:rPr>
        <w:t>c</w:t>
      </w:r>
      <w:proofErr w:type="spellEnd"/>
      <w:r>
        <w:rPr>
          <w:rFonts w:ascii="Times New Roman" w:hAnsi="Times New Roman" w:cs="Times New Roman"/>
          <w:sz w:val="24"/>
        </w:rPr>
        <w:t xml:space="preserve"> and </w:t>
      </w:r>
      <w:proofErr w:type="spellStart"/>
      <w:r>
        <w:rPr>
          <w:rFonts w:ascii="Times New Roman" w:hAnsi="Times New Roman" w:cs="Times New Roman"/>
          <w:sz w:val="24"/>
        </w:rPr>
        <w:t>r</w:t>
      </w:r>
      <w:ins w:id="481" w:author="Liu, Luyu" w:date="2020-07-29T17:25:00Z">
        <w:r w:rsidR="00E71AC6">
          <w:rPr>
            <w:rFonts w:ascii="Times New Roman" w:hAnsi="Times New Roman" w:cs="Times New Roman"/>
            <w:sz w:val="24"/>
            <w:vertAlign w:val="subscript"/>
          </w:rPr>
          <w:t>b</w:t>
        </w:r>
      </w:ins>
      <w:proofErr w:type="spellEnd"/>
      <w:del w:id="482"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483" w:author="Liu, Luyu" w:date="2020-07-29T17:24:00Z">
        <w:r w:rsidDel="00E71AC6">
          <w:rPr>
            <w:rFonts w:ascii="Times New Roman" w:hAnsi="Times New Roman" w:cs="Times New Roman"/>
            <w:sz w:val="24"/>
          </w:rPr>
          <w:delText>floor</w:delText>
        </w:r>
      </w:del>
      <w:ins w:id="484"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 xml:space="preserve">time (a negative </w:t>
      </w:r>
      <w:del w:id="485" w:author="Liu, Luyu" w:date="2020-07-29T17:25:00Z">
        <w:r w:rsidDel="00E71AC6">
          <w:rPr>
            <w:rFonts w:ascii="Times New Roman" w:hAnsi="Times New Roman" w:cs="Times New Roman"/>
            <w:sz w:val="24"/>
          </w:rPr>
          <w:delText>floor</w:delText>
        </w:r>
      </w:del>
      <w:ins w:id="486"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 for example, indicates that public transit reached its minimum level long after the first confirmed case in the county).</w:t>
      </w:r>
    </w:p>
    <w:p w14:paraId="16A598D3" w14:textId="77777777" w:rsidR="00077492" w:rsidRPr="006B2355" w:rsidRDefault="00077492">
      <w:pPr>
        <w:spacing w:line="240" w:lineRule="auto"/>
        <w:rPr>
          <w:rFonts w:ascii="Times New Roman" w:hAnsi="Times New Roman" w:cs="Times New Roman"/>
          <w:sz w:val="24"/>
        </w:rPr>
        <w:pPrChange w:id="487" w:author="Liu, Luyu" w:date="2020-07-20T23:14:00Z">
          <w:pPr>
            <w:spacing w:line="480" w:lineRule="auto"/>
          </w:pPr>
        </w:pPrChange>
      </w:pPr>
    </w:p>
    <w:p w14:paraId="69E4822F" w14:textId="77777777" w:rsidR="00077492" w:rsidRPr="00FF2732" w:rsidRDefault="00077492" w:rsidP="00FF2732">
      <w:pPr>
        <w:spacing w:line="240" w:lineRule="auto"/>
        <w:rPr>
          <w:rStyle w:val="SubtleEmphasis"/>
          <w:rPrChange w:id="488" w:author="Liu, Luyu" w:date="2020-08-02T21:18:00Z">
            <w:rPr/>
          </w:rPrChange>
        </w:rPr>
        <w:pPrChange w:id="489" w:author="Liu, Luyu" w:date="2020-08-02T21:18:00Z">
          <w:pPr>
            <w:pStyle w:val="ListParagraph"/>
            <w:numPr>
              <w:ilvl w:val="1"/>
              <w:numId w:val="2"/>
            </w:numPr>
            <w:spacing w:line="480" w:lineRule="auto"/>
            <w:ind w:left="360" w:hanging="360"/>
          </w:pPr>
        </w:pPrChange>
      </w:pPr>
      <w:del w:id="490" w:author="Liu, Luyu" w:date="2020-08-02T21:18:00Z">
        <w:r w:rsidRPr="00FF2732" w:rsidDel="00FF2732">
          <w:rPr>
            <w:rStyle w:val="SubtleEmphasis"/>
            <w:rPrChange w:id="491" w:author="Liu, Luyu" w:date="2020-08-02T21:18:00Z">
              <w:rPr/>
            </w:rPrChange>
          </w:rPr>
          <w:delText xml:space="preserve"> </w:delText>
        </w:r>
      </w:del>
      <w:r w:rsidRPr="00FF2732">
        <w:rPr>
          <w:rStyle w:val="SubtleEmphasis"/>
          <w:rPrChange w:id="492" w:author="Liu, Luyu" w:date="2020-08-02T21:18:00Z">
            <w:rPr/>
          </w:rPrChange>
        </w:rPr>
        <w:t>Change in daily transit demand dynamics</w:t>
      </w:r>
    </w:p>
    <w:p w14:paraId="7E63335D" w14:textId="0522E98A" w:rsidR="00077492" w:rsidRDefault="00077492" w:rsidP="00AF6A1D">
      <w:pPr>
        <w:spacing w:line="240" w:lineRule="auto"/>
        <w:ind w:firstLine="720"/>
        <w:jc w:val="both"/>
        <w:rPr>
          <w:rFonts w:ascii="Times New Roman" w:hAnsi="Times New Roman" w:cs="Times New Roman"/>
          <w:sz w:val="24"/>
        </w:rPr>
        <w:pPrChange w:id="493" w:author="Liu, Luyu" w:date="2020-08-02T21:20:00Z">
          <w:pPr>
            <w:spacing w:line="480" w:lineRule="auto"/>
            <w:jc w:val="both"/>
          </w:pPr>
        </w:pPrChange>
      </w:pPr>
      <w:r w:rsidRPr="006B2355">
        <w:rPr>
          <w:rFonts w:ascii="Times New Roman" w:hAnsi="Times New Roman" w:cs="Times New Roman"/>
          <w:sz w:val="24"/>
        </w:rPr>
        <w:t>The analyses based on the average daily transit demand shows the coarse-grained temporal variation among different transit system</w:t>
      </w:r>
      <w:r>
        <w:rPr>
          <w:rFonts w:ascii="Times New Roman" w:hAnsi="Times New Roman" w:cs="Times New Roman"/>
          <w:sz w:val="24"/>
        </w:rPr>
        <w:t>s</w:t>
      </w:r>
      <w:r w:rsidRPr="006B2355">
        <w:rPr>
          <w:rFonts w:ascii="Times New Roman" w:hAnsi="Times New Roman" w:cs="Times New Roman"/>
          <w:sz w:val="24"/>
        </w:rPr>
        <w:t>.</w:t>
      </w:r>
      <w:r>
        <w:rPr>
          <w:rFonts w:ascii="Times New Roman" w:hAnsi="Times New Roman" w:cs="Times New Roman"/>
          <w:sz w:val="24"/>
        </w:rPr>
        <w:t xml:space="preserve"> 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a pandemic.</w:t>
      </w:r>
      <w:r>
        <w:rPr>
          <w:rFonts w:ascii="Times New Roman" w:hAnsi="Times New Roman" w:cs="Times New Roman"/>
          <w:sz w:val="24"/>
        </w:rPr>
        <w:t xml:space="preserve"> </w:t>
      </w:r>
      <w:r w:rsidRPr="006B2355">
        <w:rPr>
          <w:rFonts w:ascii="Times New Roman" w:hAnsi="Times New Roman" w:cs="Times New Roman"/>
          <w:sz w:val="24"/>
        </w:rPr>
        <w:t xml:space="preserve">For example, </w:t>
      </w:r>
      <w:ins w:id="494"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r w:rsidR="00EA4E55">
          <w:rPr>
            <w:rFonts w:ascii="Times New Roman" w:hAnsi="Times New Roman" w:cs="Times New Roman"/>
            <w:sz w:val="24"/>
          </w:rPr>
        </w:r>
      </w:ins>
      <w:r w:rsidR="00EA4E55">
        <w:rPr>
          <w:rFonts w:ascii="Times New Roman" w:hAnsi="Times New Roman" w:cs="Times New Roman"/>
          <w:sz w:val="24"/>
        </w:rPr>
        <w:fldChar w:fldCharType="separate"/>
      </w:r>
      <w:ins w:id="495"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496" w:author="Liu, Luyu" w:date="2020-07-30T17:35:00Z">
        <w:r w:rsidDel="00EA4E55">
          <w:rPr>
            <w:rFonts w:ascii="Times New Roman" w:hAnsi="Times New Roman" w:cs="Times New Roman"/>
            <w:sz w:val="24"/>
          </w:rPr>
          <w:fldChar w:fldCharType="begin"/>
        </w:r>
        <w:r w:rsidRPr="00216ABB" w:rsidDel="00EA4E55">
          <w:rPr>
            <w:rFonts w:ascii="Times New Roman" w:hAnsi="Times New Roman" w:cs="Times New Roman"/>
            <w:sz w:val="24"/>
            <w:rPrChange w:id="497" w:author="Liu, Luyu" w:date="2020-07-30T17:36:00Z">
              <w:rPr>
                <w:rFonts w:ascii="Times New Roman" w:hAnsi="Times New Roman" w:cs="Times New Roman"/>
                <w:sz w:val="24"/>
              </w:rPr>
            </w:rPrChange>
          </w:rPr>
          <w:delInstrText xml:space="preserve"> REF _Ref41950150 \h </w:delInstrText>
        </w:r>
        <w:r w:rsidRPr="00216ABB" w:rsidDel="00EA4E55">
          <w:rPr>
            <w:rFonts w:ascii="Times New Roman" w:hAnsi="Times New Roman" w:cs="Times New Roman"/>
            <w:sz w:val="24"/>
            <w:rPrChange w:id="498" w:author="Liu, Luyu" w:date="2020-07-30T17:36:00Z">
              <w:rPr>
                <w:rFonts w:ascii="Times New Roman" w:hAnsi="Times New Roman" w:cs="Times New Roman"/>
                <w:sz w:val="24"/>
              </w:rPr>
            </w:rPrChange>
          </w:rPr>
        </w:r>
        <w:r w:rsidDel="00EA4E55">
          <w:rPr>
            <w:rFonts w:ascii="Times New Roman" w:hAnsi="Times New Roman" w:cs="Times New Roman"/>
            <w:sz w:val="24"/>
          </w:rPr>
          <w:fldChar w:fldCharType="separate"/>
        </w:r>
      </w:del>
      <w:del w:id="499" w:author="Liu, Luyu" w:date="2020-07-29T23:37:00Z">
        <w:r w:rsidRPr="008A6B31" w:rsidDel="000F49FB">
          <w:rPr>
            <w:rFonts w:ascii="Times New Roman" w:hAnsi="Times New Roman" w:cs="Times New Roman"/>
            <w:sz w:val="24"/>
          </w:rPr>
          <w:delText xml:space="preserve">Fig </w:delText>
        </w:r>
        <w:r w:rsidRPr="008A6B31" w:rsidDel="000F49FB">
          <w:rPr>
            <w:rFonts w:ascii="Times New Roman" w:hAnsi="Times New Roman" w:cs="Times New Roman"/>
            <w:noProof/>
            <w:sz w:val="24"/>
          </w:rPr>
          <w:delText>1</w:delText>
        </w:r>
      </w:del>
      <w:del w:id="500" w:author="Liu, Luyu" w:date="2020-07-30T17:35:00Z">
        <w:r w:rsidDel="00EA4E55">
          <w:rPr>
            <w:rFonts w:ascii="Times New Roman" w:hAnsi="Times New Roman" w:cs="Times New Roman"/>
            <w:sz w:val="24"/>
          </w:rPr>
          <w:fldChar w:fldCharType="end"/>
        </w:r>
        <w:r w:rsidRPr="00703BB3" w:rsidDel="00EA4E55">
          <w:rPr>
            <w:rFonts w:ascii="Times New Roman" w:hAnsi="Times New Roman" w:cs="Times New Roman"/>
            <w:sz w:val="24"/>
          </w:rPr>
          <w:fldChar w:fldCharType="begin"/>
        </w:r>
        <w:r w:rsidRPr="006B2355" w:rsidDel="00EA4E55">
          <w:rPr>
            <w:rFonts w:ascii="Times New Roman" w:hAnsi="Times New Roman" w:cs="Times New Roman"/>
            <w:sz w:val="24"/>
          </w:rPr>
          <w:delInstrText xml:space="preserve"> REF _Ref40969774 \h </w:delInstrText>
        </w:r>
        <w:r w:rsidDel="00EA4E55">
          <w:rPr>
            <w:rFonts w:ascii="Times New Roman" w:hAnsi="Times New Roman" w:cs="Times New Roman"/>
            <w:sz w:val="24"/>
          </w:rPr>
          <w:delInstrText xml:space="preserve"> \* MERGEFORMAT </w:delInstrText>
        </w:r>
        <w:r w:rsidRPr="00703BB3" w:rsidDel="00EA4E55">
          <w:rPr>
            <w:rFonts w:ascii="Times New Roman" w:hAnsi="Times New Roman" w:cs="Times New Roman"/>
            <w:sz w:val="24"/>
          </w:rPr>
        </w:r>
        <w:r w:rsidR="000F49FB" w:rsidDel="00EA4E55">
          <w:rPr>
            <w:rFonts w:ascii="Times New Roman" w:hAnsi="Times New Roman" w:cs="Times New Roman"/>
            <w:sz w:val="24"/>
          </w:rPr>
          <w:fldChar w:fldCharType="separate"/>
        </w:r>
        <w:r w:rsidRPr="00703BB3" w:rsidDel="00EA4E55">
          <w:rPr>
            <w:rFonts w:ascii="Times New Roman" w:hAnsi="Times New Roman" w:cs="Times New Roman"/>
            <w:sz w:val="24"/>
          </w:rPr>
          <w:fldChar w:fldCharType="end"/>
        </w:r>
        <w:r w:rsidRPr="006B2355" w:rsidDel="00EA4E55">
          <w:rPr>
            <w:rFonts w:ascii="Times New Roman" w:hAnsi="Times New Roman" w:cs="Times New Roman"/>
            <w:sz w:val="24"/>
          </w:rPr>
          <w:delText xml:space="preserve"> below </w:delText>
        </w:r>
      </w:del>
      <w:r w:rsidRPr="006B2355">
        <w:rPr>
          <w:rFonts w:ascii="Times New Roman" w:hAnsi="Times New Roman" w:cs="Times New Roman"/>
          <w:sz w:val="24"/>
        </w:rPr>
        <w:t>shows changes in transit demand by hour before (</w:t>
      </w:r>
      <w:del w:id="501" w:author="Liu, Luyu" w:date="2020-08-02T22:01:00Z">
        <w:r w:rsidRPr="006B2355" w:rsidDel="001A2D51">
          <w:rPr>
            <w:rFonts w:ascii="Times New Roman" w:hAnsi="Times New Roman" w:cs="Times New Roman"/>
            <w:sz w:val="24"/>
          </w:rPr>
          <w:delText>blue</w:delText>
        </w:r>
      </w:del>
      <w:ins w:id="502" w:author="Liu, Luyu" w:date="2020-08-02T22:01:00Z">
        <w:r w:rsidR="001A2D51">
          <w:rPr>
            <w:rFonts w:ascii="Times New Roman" w:hAnsi="Times New Roman" w:cs="Times New Roman"/>
            <w:sz w:val="24"/>
          </w:rPr>
          <w:t>orange</w:t>
        </w:r>
      </w:ins>
      <w:r w:rsidRPr="006B2355">
        <w:rPr>
          <w:rFonts w:ascii="Times New Roman" w:hAnsi="Times New Roman" w:cs="Times New Roman"/>
          <w:sz w:val="24"/>
        </w:rPr>
        <w:t>) and during COVID (</w:t>
      </w:r>
      <w:del w:id="503" w:author="Liu, Luyu" w:date="2020-08-02T22:02:00Z">
        <w:r w:rsidDel="001A2D51">
          <w:rPr>
            <w:rFonts w:ascii="Times New Roman" w:hAnsi="Times New Roman" w:cs="Times New Roman"/>
            <w:sz w:val="24"/>
          </w:rPr>
          <w:delText>orange</w:delText>
        </w:r>
      </w:del>
      <w:ins w:id="504" w:author="Liu, Luyu" w:date="2020-08-02T22:02:00Z">
        <w:r w:rsidR="001A2D51">
          <w:rPr>
            <w:rFonts w:ascii="Times New Roman" w:hAnsi="Times New Roman" w:cs="Times New Roman"/>
            <w:sz w:val="24"/>
          </w:rPr>
          <w:t>blue</w:t>
        </w:r>
      </w:ins>
      <w:r>
        <w:rPr>
          <w:rFonts w:ascii="Times New Roman" w:hAnsi="Times New Roman" w:cs="Times New Roman"/>
          <w:sz w:val="24"/>
        </w:rPr>
        <w:t xml:space="preserve">) for the New York City subway. The higher and peaky curve is a typical US daily travel demand pattern, with morning and afternoon peak demand periods </w:t>
      </w:r>
      <w:r>
        <w:rPr>
          <w:rFonts w:ascii="Times New Roman" w:hAnsi="Times New Roman" w:cs="Times New Roman"/>
          <w:sz w:val="24"/>
        </w:rPr>
        <w:lastRenderedPageBreak/>
        <w:t>corresponding to commuting to and from work (for the “standard”, nine-to-five work day), respectively. In contrast, the COVID demand curve indicates not only lower demand, but less pronounced peak demand periods.</w:t>
      </w:r>
    </w:p>
    <w:p w14:paraId="3EB68560" w14:textId="78710B3F" w:rsidR="00077492" w:rsidRPr="00C94C81" w:rsidDel="00166595" w:rsidRDefault="00077492">
      <w:pPr>
        <w:spacing w:line="240" w:lineRule="auto"/>
        <w:jc w:val="both"/>
        <w:rPr>
          <w:del w:id="505" w:author="Liu, Luyu" w:date="2020-07-29T17:37:00Z"/>
          <w:rFonts w:ascii="Times New Roman" w:hAnsi="Times New Roman" w:cs="Times New Roman"/>
          <w:b/>
          <w:sz w:val="24"/>
          <w:rPrChange w:id="506" w:author="Liu, Luyu" w:date="2020-08-02T23:06:00Z">
            <w:rPr>
              <w:del w:id="507" w:author="Liu, Luyu" w:date="2020-07-29T17:37:00Z"/>
              <w:rFonts w:ascii="Times New Roman" w:hAnsi="Times New Roman" w:cs="Times New Roman"/>
              <w:sz w:val="24"/>
            </w:rPr>
          </w:rPrChange>
        </w:rPr>
        <w:pPrChange w:id="508" w:author="Liu, Luyu" w:date="2020-07-20T23:14:00Z">
          <w:pPr>
            <w:spacing w:line="480" w:lineRule="auto"/>
            <w:jc w:val="both"/>
          </w:pPr>
        </w:pPrChange>
      </w:pPr>
    </w:p>
    <w:p w14:paraId="7B2780D3" w14:textId="23C96B98" w:rsidR="00077492" w:rsidRPr="00C94C81" w:rsidDel="00166595" w:rsidRDefault="00077492" w:rsidP="00166595">
      <w:pPr>
        <w:keepNext/>
        <w:spacing w:line="240" w:lineRule="auto"/>
        <w:rPr>
          <w:del w:id="509" w:author="Liu, Luyu" w:date="2020-07-29T17:37:00Z"/>
          <w:b/>
          <w:rPrChange w:id="510" w:author="Liu, Luyu" w:date="2020-08-02T23:06:00Z">
            <w:rPr>
              <w:del w:id="511" w:author="Liu, Luyu" w:date="2020-07-29T17:37:00Z"/>
            </w:rPr>
          </w:rPrChange>
        </w:rPr>
        <w:pPrChange w:id="512" w:author="Liu, Luyu" w:date="2020-07-29T17:37:00Z">
          <w:pPr>
            <w:keepNext/>
            <w:spacing w:line="480" w:lineRule="auto"/>
            <w:jc w:val="center"/>
          </w:pPr>
        </w:pPrChange>
      </w:pPr>
      <w:del w:id="513" w:author="Liu, Luyu" w:date="2020-07-29T17:37:00Z">
        <w:r w:rsidRPr="00C94C81" w:rsidDel="00166595">
          <w:rPr>
            <w:b/>
            <w:noProof/>
            <w:rPrChange w:id="514"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rsidP="00C94C81">
      <w:pPr>
        <w:spacing w:line="240" w:lineRule="auto"/>
        <w:rPr>
          <w:rFonts w:ascii="Times New Roman" w:hAnsi="Times New Roman" w:cs="Times New Roman"/>
          <w:b/>
          <w:sz w:val="24"/>
          <w:rPrChange w:id="515" w:author="Liu, Luyu" w:date="2020-08-02T23:06:00Z">
            <w:rPr>
              <w:rFonts w:ascii="Times New Roman" w:hAnsi="Times New Roman" w:cs="Times New Roman"/>
              <w:sz w:val="24"/>
            </w:rPr>
          </w:rPrChange>
        </w:rPr>
        <w:pPrChange w:id="516" w:author="Liu, Luyu" w:date="2020-08-02T23:06:00Z">
          <w:pPr>
            <w:spacing w:line="480" w:lineRule="auto"/>
            <w:jc w:val="center"/>
          </w:pPr>
        </w:pPrChange>
      </w:pPr>
      <w:bookmarkStart w:id="517" w:name="_Ref41950150"/>
      <w:bookmarkStart w:id="518" w:name="_Ref40969774"/>
      <w:r w:rsidRPr="00C94C81">
        <w:rPr>
          <w:rFonts w:ascii="Times New Roman" w:hAnsi="Times New Roman" w:cs="Times New Roman"/>
          <w:b/>
          <w:sz w:val="24"/>
          <w:rPrChange w:id="519"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520"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521"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522" w:author="Liu, Luyu" w:date="2020-08-02T23:06:00Z">
            <w:rPr>
              <w:rFonts w:ascii="Times New Roman" w:hAnsi="Times New Roman" w:cs="Times New Roman"/>
              <w:sz w:val="24"/>
            </w:rPr>
          </w:rPrChange>
        </w:rPr>
        <w:fldChar w:fldCharType="separate"/>
      </w:r>
      <w:ins w:id="523" w:author="Liu, Luyu" w:date="2020-07-29T23:37:00Z">
        <w:r w:rsidR="000F49FB" w:rsidRPr="00C94C81">
          <w:rPr>
            <w:rFonts w:ascii="Times New Roman" w:hAnsi="Times New Roman" w:cs="Times New Roman"/>
            <w:b/>
            <w:noProof/>
            <w:sz w:val="24"/>
            <w:rPrChange w:id="524" w:author="Liu, Luyu" w:date="2020-08-02T23:06:00Z">
              <w:rPr>
                <w:rFonts w:ascii="Times New Roman" w:hAnsi="Times New Roman" w:cs="Times New Roman"/>
                <w:noProof/>
                <w:sz w:val="24"/>
              </w:rPr>
            </w:rPrChange>
          </w:rPr>
          <w:t>3</w:t>
        </w:r>
      </w:ins>
      <w:del w:id="525" w:author="Liu, Luyu" w:date="2020-07-29T23:11:00Z">
        <w:r w:rsidRPr="00C94C81" w:rsidDel="006C64A6">
          <w:rPr>
            <w:rFonts w:ascii="Times New Roman" w:hAnsi="Times New Roman" w:cs="Times New Roman"/>
            <w:b/>
            <w:noProof/>
            <w:sz w:val="24"/>
            <w:rPrChange w:id="526"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527" w:author="Liu, Luyu" w:date="2020-08-02T23:06:00Z">
            <w:rPr>
              <w:rFonts w:ascii="Times New Roman" w:hAnsi="Times New Roman" w:cs="Times New Roman"/>
              <w:sz w:val="24"/>
            </w:rPr>
          </w:rPrChange>
        </w:rPr>
        <w:fldChar w:fldCharType="end"/>
      </w:r>
      <w:bookmarkEnd w:id="517"/>
      <w:r w:rsidRPr="00C94C81">
        <w:rPr>
          <w:rFonts w:ascii="Times New Roman" w:hAnsi="Times New Roman" w:cs="Times New Roman"/>
          <w:b/>
          <w:sz w:val="24"/>
          <w:rPrChange w:id="528" w:author="Liu, Luyu" w:date="2020-08-02T23:06:00Z">
            <w:rPr>
              <w:rFonts w:ascii="Times New Roman" w:hAnsi="Times New Roman" w:cs="Times New Roman"/>
              <w:sz w:val="24"/>
            </w:rPr>
          </w:rPrChange>
        </w:rPr>
        <w:t xml:space="preserve">. MTA New York City Subway hourly transit demand curves (blue: </w:t>
      </w:r>
      <w:del w:id="529" w:author="Liu, Luyu" w:date="2020-07-22T20:58:00Z">
        <w:r w:rsidRPr="00C94C81" w:rsidDel="003B5A72">
          <w:rPr>
            <w:rFonts w:ascii="Times New Roman" w:hAnsi="Times New Roman" w:cs="Times New Roman"/>
            <w:b/>
            <w:sz w:val="24"/>
            <w:rPrChange w:id="530" w:author="Liu, Luyu" w:date="2020-08-02T23:06:00Z">
              <w:rPr>
                <w:rFonts w:ascii="Times New Roman" w:hAnsi="Times New Roman" w:cs="Times New Roman"/>
                <w:sz w:val="24"/>
              </w:rPr>
            </w:rPrChange>
          </w:rPr>
          <w:delText xml:space="preserve">typical </w:delText>
        </w:r>
      </w:del>
      <w:ins w:id="531" w:author="Liu, Luyu" w:date="2020-07-22T20:58:00Z">
        <w:r w:rsidR="003B5A72" w:rsidRPr="00C94C81">
          <w:rPr>
            <w:rFonts w:ascii="Times New Roman" w:hAnsi="Times New Roman" w:cs="Times New Roman"/>
            <w:b/>
            <w:sz w:val="24"/>
            <w:rPrChange w:id="532"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533" w:author="Liu, Luyu" w:date="2020-08-02T23:06:00Z">
            <w:rPr>
              <w:rFonts w:ascii="Times New Roman" w:hAnsi="Times New Roman" w:cs="Times New Roman"/>
              <w:sz w:val="24"/>
            </w:rPr>
          </w:rPrChange>
        </w:rPr>
        <w:t xml:space="preserve">curve; orange: </w:t>
      </w:r>
      <w:ins w:id="534" w:author="Liu, Luyu" w:date="2020-07-22T20:58:00Z">
        <w:r w:rsidR="003B5A72" w:rsidRPr="00C94C81">
          <w:rPr>
            <w:rFonts w:ascii="Times New Roman" w:hAnsi="Times New Roman" w:cs="Times New Roman"/>
            <w:b/>
            <w:sz w:val="24"/>
            <w:rPrChange w:id="535" w:author="Liu, Luyu" w:date="2020-08-02T23:06:00Z">
              <w:rPr>
                <w:rFonts w:ascii="Times New Roman" w:hAnsi="Times New Roman" w:cs="Times New Roman"/>
                <w:sz w:val="24"/>
              </w:rPr>
            </w:rPrChange>
          </w:rPr>
          <w:t xml:space="preserve">typical </w:t>
        </w:r>
      </w:ins>
      <w:del w:id="536" w:author="Liu, Luyu" w:date="2020-07-22T20:58:00Z">
        <w:r w:rsidRPr="00C94C81" w:rsidDel="003B5A72">
          <w:rPr>
            <w:rFonts w:ascii="Times New Roman" w:hAnsi="Times New Roman" w:cs="Times New Roman"/>
            <w:b/>
            <w:sz w:val="24"/>
            <w:rPrChange w:id="537"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538" w:author="Liu, Luyu" w:date="2020-08-02T23:06:00Z">
            <w:rPr>
              <w:rFonts w:ascii="Times New Roman" w:hAnsi="Times New Roman" w:cs="Times New Roman"/>
              <w:sz w:val="24"/>
            </w:rPr>
          </w:rPrChange>
        </w:rPr>
        <w:t>curve)</w:t>
      </w:r>
    </w:p>
    <w:bookmarkEnd w:id="518"/>
    <w:p w14:paraId="72BCC783" w14:textId="48F6D39D" w:rsidR="00077492" w:rsidRDefault="00077492">
      <w:pPr>
        <w:spacing w:line="240" w:lineRule="auto"/>
        <w:jc w:val="both"/>
        <w:rPr>
          <w:rFonts w:ascii="Times New Roman" w:hAnsi="Times New Roman" w:cs="Times New Roman"/>
          <w:sz w:val="24"/>
        </w:rPr>
        <w:pPrChange w:id="539" w:author="Liu, Luyu" w:date="2020-07-20T23:14:00Z">
          <w:pPr>
            <w:spacing w:line="480" w:lineRule="auto"/>
            <w:jc w:val="both"/>
          </w:pPr>
        </w:pPrChange>
      </w:pPr>
      <w:r>
        <w:rPr>
          <w:rFonts w:ascii="Times New Roman" w:hAnsi="Times New Roman" w:cs="Times New Roman"/>
          <w:b/>
          <w:sz w:val="24"/>
        </w:rPr>
        <w:tab/>
      </w:r>
      <w:r>
        <w:rPr>
          <w:rFonts w:ascii="Times New Roman" w:hAnsi="Times New Roman" w:cs="Times New Roman"/>
          <w:sz w:val="24"/>
        </w:rPr>
        <w:t>We utilize</w:t>
      </w:r>
      <w:ins w:id="540" w:author="Liu, Luyu" w:date="2020-08-02T22:02:00Z">
        <w:r w:rsidR="00210E64">
          <w:rPr>
            <w:rFonts w:ascii="Times New Roman" w:hAnsi="Times New Roman" w:cs="Times New Roman"/>
            <w:sz w:val="24"/>
          </w:rPr>
          <w:t>d</w:t>
        </w:r>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[35]"},"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541" w:author="Liu, Luyu" w:date="2020-08-02T22:02:00Z">
        <w:r w:rsidR="00D119F5">
          <w:rPr>
            <w:rFonts w:ascii="Times New Roman" w:hAnsi="Times New Roman" w:cs="Times New Roman"/>
            <w:sz w:val="24"/>
          </w:rPr>
          <w:t xml:space="preserve"> introduce</w:t>
        </w:r>
      </w:ins>
      <w:del w:id="542"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43"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544"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545"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46"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77777777" w:rsidR="00077492" w:rsidRDefault="00077492">
      <w:pPr>
        <w:spacing w:line="240" w:lineRule="auto"/>
        <w:jc w:val="both"/>
        <w:rPr>
          <w:rFonts w:ascii="Times New Roman" w:hAnsi="Times New Roman" w:cs="Times New Roman"/>
          <w:sz w:val="24"/>
        </w:rPr>
        <w:pPrChange w:id="547" w:author="Liu, Luyu" w:date="2020-07-20T23:14:00Z">
          <w:pPr>
            <w:spacing w:line="480" w:lineRule="auto"/>
            <w:jc w:val="both"/>
          </w:pPr>
        </w:pPrChange>
      </w:pPr>
      <w:r>
        <w:rPr>
          <w:rFonts w:ascii="Times New Roman" w:hAnsi="Times New Roman" w:cs="Times New Roman"/>
          <w:sz w:val="24"/>
        </w:rPr>
        <w:t xml:space="preserve">Where </w:t>
      </w:r>
      <w:proofErr w:type="gramStart"/>
      <w:r w:rsidRPr="004B68F2">
        <w:rPr>
          <w:rFonts w:ascii="Times New Roman" w:hAnsi="Times New Roman" w:cs="Times New Roman"/>
          <w:i/>
          <w:sz w:val="24"/>
        </w:rPr>
        <w:t>S(</w:t>
      </w:r>
      <w:proofErr w:type="gramEnd"/>
      <w:r w:rsidRPr="004B68F2">
        <w:rPr>
          <w:rFonts w:ascii="Times New Roman" w:hAnsi="Times New Roman" w:cs="Times New Roman"/>
          <w:i/>
          <w:sz w:val="24"/>
        </w:rPr>
        <w:t>p)</w:t>
      </w:r>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w:r w:rsidRPr="002F4605">
        <w:rPr>
          <w:rFonts w:ascii="Times New Roman" w:hAnsi="Times New Roman" w:cs="Times New Roman"/>
          <w:i/>
          <w:sz w:val="24"/>
        </w:rPr>
        <w:t>p</w:t>
      </w:r>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w:r w:rsidRPr="000966A0">
        <w:rPr>
          <w:rFonts w:ascii="Times New Roman" w:hAnsi="Times New Roman" w:cs="Times New Roman"/>
          <w:i/>
          <w:sz w:val="24"/>
        </w:rPr>
        <w:t>h</w:t>
      </w:r>
      <w:r>
        <w:rPr>
          <w:rFonts w:ascii="Times New Roman" w:hAnsi="Times New Roman" w:cs="Times New Roman"/>
          <w:sz w:val="24"/>
        </w:rPr>
        <w:t xml:space="preserve"> is the number of data points in the dataset, </w:t>
      </w:r>
      <w:r w:rsidRPr="000966A0">
        <w:rPr>
          <w:rFonts w:ascii="Times New Roman" w:hAnsi="Times New Roman" w:cs="Times New Roman"/>
          <w:i/>
          <w:sz w:val="24"/>
        </w:rPr>
        <w:t>f(t)</w:t>
      </w:r>
      <w:r>
        <w:rPr>
          <w:rFonts w:ascii="Times New Roman" w:hAnsi="Times New Roman" w:cs="Times New Roman"/>
          <w:sz w:val="24"/>
        </w:rPr>
        <w:t xml:space="preserve"> and </w:t>
      </w:r>
      <w:r w:rsidRPr="000966A0">
        <w:rPr>
          <w:rFonts w:ascii="Times New Roman" w:hAnsi="Times New Roman" w:cs="Times New Roman"/>
          <w:i/>
          <w:sz w:val="24"/>
        </w:rPr>
        <w:t>g(t)</w:t>
      </w:r>
      <w:r>
        <w:rPr>
          <w:rFonts w:ascii="Times New Roman" w:hAnsi="Times New Roman" w:cs="Times New Roman"/>
          <w:sz w:val="24"/>
        </w:rPr>
        <w:t xml:space="preserve"> are the two curves’ value at time </w:t>
      </w:r>
      <w:r w:rsidRPr="00430E62">
        <w:rPr>
          <w:rFonts w:ascii="Times New Roman" w:hAnsi="Times New Roman" w:cs="Times New Roman"/>
          <w:i/>
          <w:sz w:val="24"/>
        </w:rPr>
        <w:t>t</w:t>
      </w:r>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48"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549"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55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77777777" w:rsidR="00077492" w:rsidRDefault="00077492">
      <w:pPr>
        <w:spacing w:line="240" w:lineRule="auto"/>
        <w:jc w:val="both"/>
        <w:rPr>
          <w:rFonts w:ascii="Times New Roman" w:hAnsi="Times New Roman" w:cs="Times New Roman"/>
          <w:sz w:val="24"/>
        </w:rPr>
        <w:pPrChange w:id="551" w:author="Liu, Luyu" w:date="2020-07-20T23:14:00Z">
          <w:pPr>
            <w:spacing w:line="480" w:lineRule="auto"/>
            <w:jc w:val="both"/>
          </w:pPr>
        </w:pPrChange>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of analysis between the two curves.</w:t>
      </w:r>
    </w:p>
    <w:p w14:paraId="5A312A39" w14:textId="4F4B5C42" w:rsidR="00077492" w:rsidRDefault="00077492">
      <w:pPr>
        <w:spacing w:line="240" w:lineRule="auto"/>
        <w:ind w:firstLine="720"/>
        <w:jc w:val="both"/>
        <w:rPr>
          <w:rFonts w:ascii="Times New Roman" w:hAnsi="Times New Roman" w:cs="Times New Roman"/>
          <w:sz w:val="24"/>
        </w:rPr>
        <w:pPrChange w:id="552"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553" w:author="Liu, Luyu" w:date="2020-08-02T22:05:00Z">
        <w:r w:rsidR="00D73FC1">
          <w:rPr>
            <w:rFonts w:ascii="Times New Roman" w:hAnsi="Times New Roman" w:cs="Times New Roman"/>
            <w:sz w:val="24"/>
            <w:szCs w:val="24"/>
          </w:rPr>
          <w:t>d</w:t>
        </w:r>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 xml:space="preserve">curve for each day </w:t>
      </w:r>
      <w:proofErr w:type="gramStart"/>
      <w:r>
        <w:rPr>
          <w:rFonts w:ascii="Times New Roman" w:hAnsi="Times New Roman" w:cs="Times New Roman"/>
          <w:sz w:val="24"/>
        </w:rPr>
        <w:t>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proofErr w:type="gramEnd"/>
      <w:r>
        <w:rPr>
          <w:rFonts w:ascii="Times New Roman" w:hAnsi="Times New Roman" w:cs="Times New Roman"/>
          <w:sz w:val="24"/>
        </w:rPr>
        <w:t xml:space="preserve"> and calculate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554" w:author="Liu, Luyu" w:date="2020-08-02T22:05:00Z">
        <w:r w:rsidR="00E70748">
          <w:rPr>
            <w:rFonts w:ascii="Times New Roman" w:hAnsi="Times New Roman" w:cs="Times New Roman"/>
            <w:sz w:val="24"/>
          </w:rPr>
          <w:t>d</w:t>
        </w:r>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wish to see if </w:t>
      </w:r>
      <w:r>
        <w:rPr>
          <w:rFonts w:ascii="Times New Roman" w:hAnsi="Times New Roman" w:cs="Times New Roman"/>
          <w:sz w:val="24"/>
        </w:rPr>
        <w:t xml:space="preserve">weekday and weekend public transit demand profiles have converged during COVID. </w:t>
      </w:r>
    </w:p>
    <w:p w14:paraId="2B2DA340" w14:textId="77777777" w:rsidR="00077492" w:rsidRDefault="00077492">
      <w:pPr>
        <w:spacing w:line="240" w:lineRule="auto"/>
        <w:rPr>
          <w:rFonts w:ascii="Times New Roman" w:hAnsi="Times New Roman" w:cs="Times New Roman"/>
          <w:sz w:val="24"/>
        </w:rPr>
        <w:pPrChange w:id="555" w:author="Liu, Luyu" w:date="2020-07-20T23:14:00Z">
          <w:pPr>
            <w:spacing w:line="480" w:lineRule="auto"/>
          </w:pPr>
        </w:pPrChange>
      </w:pPr>
    </w:p>
    <w:p w14:paraId="10DCA03A" w14:textId="29D27EA5" w:rsidR="00077492" w:rsidRPr="00057EE9" w:rsidDel="004C179B" w:rsidRDefault="00077492" w:rsidP="00FF2732">
      <w:pPr>
        <w:pStyle w:val="Subtitle"/>
        <w:rPr>
          <w:del w:id="556" w:author="Liu, Luyu" w:date="2020-07-22T16:42:00Z"/>
        </w:rPr>
        <w:pPrChange w:id="557" w:author="Liu, Luyu" w:date="2020-08-02T21:18:00Z">
          <w:pPr>
            <w:pStyle w:val="ListParagraph"/>
            <w:spacing w:line="480" w:lineRule="auto"/>
            <w:ind w:left="360"/>
          </w:pPr>
        </w:pPrChange>
      </w:pPr>
      <w:r w:rsidRPr="00057EE9">
        <w:t>Results</w:t>
      </w:r>
    </w:p>
    <w:p w14:paraId="0B51494D" w14:textId="77777777" w:rsidR="004C179B" w:rsidRDefault="004C179B" w:rsidP="00FF2732">
      <w:pPr>
        <w:pStyle w:val="Subtitle"/>
        <w:rPr>
          <w:ins w:id="558" w:author="Liu, Luyu" w:date="2020-07-22T16:42:00Z"/>
        </w:rPr>
        <w:pPrChange w:id="559" w:author="Liu, Luyu" w:date="2020-08-02T21:18:00Z">
          <w:pPr>
            <w:pStyle w:val="ListParagraph"/>
            <w:numPr>
              <w:numId w:val="2"/>
            </w:numPr>
            <w:spacing w:line="480" w:lineRule="auto"/>
            <w:ind w:left="360" w:hanging="360"/>
          </w:pPr>
        </w:pPrChange>
      </w:pPr>
    </w:p>
    <w:p w14:paraId="1BE7263E" w14:textId="5F7D9A2D" w:rsidR="004C179B" w:rsidRPr="00FF2732" w:rsidRDefault="004C179B" w:rsidP="00FF2732">
      <w:pPr>
        <w:spacing w:line="240" w:lineRule="auto"/>
        <w:rPr>
          <w:ins w:id="560" w:author="Liu, Luyu" w:date="2020-07-22T16:42:00Z"/>
          <w:rStyle w:val="SubtleEmphasis"/>
          <w:rPrChange w:id="561" w:author="Liu, Luyu" w:date="2020-08-02T21:18:00Z">
            <w:rPr>
              <w:ins w:id="562" w:author="Liu, Luyu" w:date="2020-07-22T16:42:00Z"/>
            </w:rPr>
          </w:rPrChange>
        </w:rPr>
        <w:pPrChange w:id="563" w:author="Liu, Luyu" w:date="2020-08-02T21:18:00Z">
          <w:pPr>
            <w:pStyle w:val="ListParagraph"/>
            <w:spacing w:line="480" w:lineRule="auto"/>
            <w:ind w:left="360"/>
          </w:pPr>
        </w:pPrChange>
      </w:pPr>
      <w:ins w:id="564" w:author="Liu, Luyu" w:date="2020-07-22T16:42:00Z">
        <w:r w:rsidRPr="00FF2732">
          <w:rPr>
            <w:rStyle w:val="SubtleEmphasis"/>
            <w:rPrChange w:id="565" w:author="Liu, Luyu" w:date="2020-08-02T21:18:00Z">
              <w:rPr/>
            </w:rPrChange>
          </w:rPr>
          <w:t>Logistic function fitting</w:t>
        </w:r>
      </w:ins>
    </w:p>
    <w:p w14:paraId="64AA7100" w14:textId="6CD9CEA8" w:rsidR="004C179B" w:rsidRPr="004C179B" w:rsidRDefault="006D69AA" w:rsidP="00AF6A1D">
      <w:pPr>
        <w:spacing w:line="240" w:lineRule="auto"/>
        <w:ind w:firstLine="720"/>
        <w:rPr>
          <w:ins w:id="566" w:author="Liu, Luyu" w:date="2020-07-22T16:43:00Z"/>
          <w:rFonts w:ascii="Times New Roman" w:hAnsi="Times New Roman" w:cs="Times New Roman"/>
          <w:sz w:val="24"/>
          <w:rPrChange w:id="567" w:author="Liu, Luyu" w:date="2020-07-22T16:43:00Z">
            <w:rPr>
              <w:ins w:id="568" w:author="Liu, Luyu" w:date="2020-07-22T16:43:00Z"/>
              <w:rFonts w:ascii="Times New Roman" w:hAnsi="Times New Roman" w:cs="Times New Roman"/>
              <w:b/>
              <w:sz w:val="24"/>
            </w:rPr>
          </w:rPrChange>
        </w:rPr>
        <w:pPrChange w:id="569" w:author="Liu, Luyu" w:date="2020-08-02T21:20:00Z">
          <w:pPr>
            <w:pStyle w:val="ListParagraph"/>
            <w:spacing w:line="480" w:lineRule="auto"/>
            <w:ind w:left="360"/>
          </w:pPr>
        </w:pPrChange>
      </w:pPr>
      <w:ins w:id="570" w:author="Liu, Luyu" w:date="2020-07-22T20:30:00Z">
        <w:r>
          <w:rPr>
            <w:rFonts w:ascii="Times New Roman" w:hAnsi="Times New Roman" w:cs="Times New Roman"/>
            <w:sz w:val="24"/>
          </w:rPr>
          <w:t xml:space="preserve">The </w:t>
        </w:r>
      </w:ins>
      <w:ins w:id="571" w:author="Liu, Luyu" w:date="2020-07-22T20:56:00Z">
        <w:r>
          <w:rPr>
            <w:rFonts w:ascii="Times New Roman" w:hAnsi="Times New Roman" w:cs="Times New Roman"/>
            <w:sz w:val="24"/>
          </w:rPr>
          <w:t xml:space="preserve">R-squared </w:t>
        </w:r>
      </w:ins>
      <w:ins w:id="572" w:author="Liu, Luyu" w:date="2020-07-22T20:58:00Z">
        <w:r w:rsidR="006811AE">
          <w:rPr>
            <w:rFonts w:ascii="Times New Roman" w:hAnsi="Times New Roman" w:cs="Times New Roman"/>
            <w:sz w:val="24"/>
          </w:rPr>
          <w:t>between</w:t>
        </w:r>
      </w:ins>
      <w:ins w:id="573" w:author="Liu, Luyu" w:date="2020-07-29T17:37:00Z">
        <w:r w:rsidR="003C2F55">
          <w:rPr>
            <w:rFonts w:ascii="Times New Roman" w:hAnsi="Times New Roman" w:cs="Times New Roman"/>
            <w:sz w:val="24"/>
          </w:rPr>
          <w:t xml:space="preserve"> the</w:t>
        </w:r>
      </w:ins>
      <w:ins w:id="574" w:author="Liu, Luyu" w:date="2020-07-22T20:58:00Z">
        <w:r w:rsidR="006811AE">
          <w:rPr>
            <w:rFonts w:ascii="Times New Roman" w:hAnsi="Times New Roman" w:cs="Times New Roman"/>
            <w:sz w:val="24"/>
          </w:rPr>
          <w:t xml:space="preserve"> actual and fit value</w:t>
        </w:r>
      </w:ins>
      <w:ins w:id="575" w:author="Liu, Luyu" w:date="2020-07-29T17:37:00Z">
        <w:r w:rsidR="003C2F55">
          <w:rPr>
            <w:rFonts w:ascii="Times New Roman" w:hAnsi="Times New Roman" w:cs="Times New Roman"/>
            <w:sz w:val="24"/>
          </w:rPr>
          <w:t>s</w:t>
        </w:r>
      </w:ins>
      <w:ins w:id="576" w:author="Liu, Luyu" w:date="2020-07-22T20:58:00Z">
        <w:r w:rsidR="006811AE">
          <w:rPr>
            <w:rFonts w:ascii="Times New Roman" w:hAnsi="Times New Roman" w:cs="Times New Roman"/>
            <w:sz w:val="24"/>
          </w:rPr>
          <w:t xml:space="preserve"> shows </w:t>
        </w:r>
      </w:ins>
      <w:ins w:id="577" w:author="Liu, Luyu" w:date="2020-07-22T21:23:00Z">
        <w:r w:rsidR="001F3ACA">
          <w:rPr>
            <w:rFonts w:ascii="Times New Roman" w:hAnsi="Times New Roman" w:cs="Times New Roman"/>
            <w:sz w:val="24"/>
          </w:rPr>
          <w:t xml:space="preserve">logistic function’s </w:t>
        </w:r>
      </w:ins>
      <w:ins w:id="578" w:author="Liu, Luyu" w:date="2020-07-22T20:59:00Z">
        <w:r w:rsidR="006811AE">
          <w:rPr>
            <w:rFonts w:ascii="Times New Roman" w:hAnsi="Times New Roman" w:cs="Times New Roman"/>
            <w:sz w:val="24"/>
          </w:rPr>
          <w:t xml:space="preserve">fitting accuracy is very high: the </w:t>
        </w:r>
      </w:ins>
      <w:ins w:id="579" w:author="Liu, Luyu" w:date="2020-07-22T21:19:00Z">
        <w:r w:rsidR="001F3ACA">
          <w:rPr>
            <w:rFonts w:ascii="Times New Roman" w:hAnsi="Times New Roman" w:cs="Times New Roman"/>
            <w:sz w:val="24"/>
          </w:rPr>
          <w:t>median of all</w:t>
        </w:r>
      </w:ins>
      <w:ins w:id="580" w:author="Liu, Luyu" w:date="2020-07-22T20:59:00Z">
        <w:r w:rsidR="006811AE">
          <w:rPr>
            <w:rFonts w:ascii="Times New Roman" w:hAnsi="Times New Roman" w:cs="Times New Roman"/>
            <w:sz w:val="24"/>
          </w:rPr>
          <w:t xml:space="preserve"> R-squared is</w:t>
        </w:r>
        <w:r w:rsidR="001F3ACA">
          <w:rPr>
            <w:rFonts w:ascii="Times New Roman" w:hAnsi="Times New Roman" w:cs="Times New Roman"/>
            <w:sz w:val="24"/>
          </w:rPr>
          <w:t xml:space="preserve"> 0.969 and the 5% </w:t>
        </w:r>
      </w:ins>
      <w:ins w:id="581" w:author="Liu, Luyu" w:date="2020-07-22T21:21:00Z">
        <w:r w:rsidR="001F3ACA">
          <w:rPr>
            <w:rFonts w:ascii="Times New Roman" w:hAnsi="Times New Roman" w:cs="Times New Roman"/>
            <w:sz w:val="24"/>
          </w:rPr>
          <w:t>percentile is 0.92.</w:t>
        </w:r>
      </w:ins>
      <w:ins w:id="582" w:author="Liu, Luyu" w:date="2020-07-22T21:22:00Z">
        <w:r w:rsidR="001F3ACA">
          <w:rPr>
            <w:rFonts w:ascii="Times New Roman" w:hAnsi="Times New Roman" w:cs="Times New Roman"/>
            <w:sz w:val="24"/>
          </w:rPr>
          <w:t xml:space="preserve"> </w:t>
        </w:r>
      </w:ins>
      <w:ins w:id="583" w:author="Liu, Luyu" w:date="2020-07-22T21:26:00Z">
        <w:r w:rsidR="00ED527A">
          <w:rPr>
            <w:rFonts w:ascii="Times New Roman" w:hAnsi="Times New Roman" w:cs="Times New Roman"/>
            <w:sz w:val="24"/>
          </w:rPr>
          <w:t xml:space="preserve">The Shapiro-Wilk </w:t>
        </w:r>
      </w:ins>
      <w:ins w:id="584" w:author="Liu, Luyu" w:date="2020-07-22T21:27:00Z">
        <w:r w:rsidR="00ED527A">
          <w:rPr>
            <w:rFonts w:ascii="Times New Roman" w:hAnsi="Times New Roman" w:cs="Times New Roman"/>
            <w:sz w:val="24"/>
          </w:rPr>
          <w:t xml:space="preserve">test </w:t>
        </w:r>
      </w:ins>
      <w:ins w:id="585" w:author="Liu, Luyu" w:date="2020-07-22T21:29:00Z">
        <w:r w:rsidR="00CE678E">
          <w:rPr>
            <w:rFonts w:ascii="Times New Roman" w:hAnsi="Times New Roman" w:cs="Times New Roman"/>
            <w:sz w:val="24"/>
          </w:rPr>
          <w:t>also shows that</w:t>
        </w:r>
      </w:ins>
      <w:ins w:id="586" w:author="Liu, Luyu" w:date="2020-07-22T21:40:00Z">
        <w:r w:rsidR="004E2FFB">
          <w:rPr>
            <w:rFonts w:ascii="Times New Roman" w:hAnsi="Times New Roman" w:cs="Times New Roman"/>
            <w:sz w:val="24"/>
          </w:rPr>
          <w:t xml:space="preserve"> </w:t>
        </w:r>
      </w:ins>
      <w:ins w:id="587" w:author="Liu, Luyu" w:date="2020-07-22T22:11:00Z">
        <w:r w:rsidR="00D6391E">
          <w:rPr>
            <w:rFonts w:ascii="Times New Roman" w:hAnsi="Times New Roman" w:cs="Times New Roman"/>
            <w:sz w:val="24"/>
          </w:rPr>
          <w:t>30</w:t>
        </w:r>
        <w:r w:rsidR="00D20056">
          <w:rPr>
            <w:rFonts w:ascii="Times New Roman" w:hAnsi="Times New Roman" w:cs="Times New Roman"/>
            <w:sz w:val="24"/>
          </w:rPr>
          <w:t xml:space="preserve"> </w:t>
        </w:r>
      </w:ins>
      <w:ins w:id="588" w:author="Liu, Luyu" w:date="2020-07-22T21:40:00Z">
        <w:r w:rsidR="004E2FFB">
          <w:rPr>
            <w:rFonts w:ascii="Times New Roman" w:hAnsi="Times New Roman" w:cs="Times New Roman"/>
            <w:sz w:val="24"/>
          </w:rPr>
          <w:t xml:space="preserve">of </w:t>
        </w:r>
      </w:ins>
      <w:ins w:id="589" w:author="Liu, Luyu" w:date="2020-07-22T22:11:00Z">
        <w:r w:rsidR="00D20056">
          <w:rPr>
            <w:rFonts w:ascii="Times New Roman" w:hAnsi="Times New Roman" w:cs="Times New Roman"/>
            <w:sz w:val="24"/>
          </w:rPr>
          <w:t xml:space="preserve">all 119 </w:t>
        </w:r>
      </w:ins>
      <w:ins w:id="590" w:author="Liu, Luyu" w:date="2020-07-22T21:30:00Z">
        <w:r w:rsidR="00CE678E">
          <w:rPr>
            <w:rFonts w:ascii="Times New Roman" w:hAnsi="Times New Roman" w:cs="Times New Roman"/>
            <w:sz w:val="24"/>
          </w:rPr>
          <w:t xml:space="preserve">systems’ residual </w:t>
        </w:r>
      </w:ins>
      <w:ins w:id="591" w:author="Liu, Luyu" w:date="2020-07-22T22:15:00Z">
        <w:r w:rsidR="00636D1A">
          <w:rPr>
            <w:rFonts w:ascii="Times New Roman" w:hAnsi="Times New Roman" w:cs="Times New Roman"/>
            <w:sz w:val="24"/>
          </w:rPr>
          <w:t xml:space="preserve">cannot reject the </w:t>
        </w:r>
      </w:ins>
      <w:ins w:id="592" w:author="Liu, Luyu" w:date="2020-07-22T21:38:00Z">
        <w:r w:rsidR="004E2FFB">
          <w:rPr>
            <w:rFonts w:ascii="Times New Roman" w:hAnsi="Times New Roman" w:cs="Times New Roman"/>
            <w:sz w:val="24"/>
          </w:rPr>
          <w:t xml:space="preserve">normality </w:t>
        </w:r>
      </w:ins>
      <w:ins w:id="593" w:author="Liu, Luyu" w:date="2020-07-22T21:41:00Z">
        <w:r w:rsidR="00F176CD">
          <w:rPr>
            <w:rFonts w:ascii="Times New Roman" w:hAnsi="Times New Roman" w:cs="Times New Roman"/>
            <w:sz w:val="24"/>
          </w:rPr>
          <w:t>assumption</w:t>
        </w:r>
      </w:ins>
      <w:ins w:id="594" w:author="Liu, Luyu" w:date="2020-07-22T22:12:00Z">
        <w:r w:rsidR="00A123AE">
          <w:rPr>
            <w:rFonts w:ascii="Times New Roman" w:hAnsi="Times New Roman" w:cs="Times New Roman"/>
            <w:sz w:val="24"/>
          </w:rPr>
          <w:t xml:space="preserve"> </w:t>
        </w:r>
      </w:ins>
      <w:ins w:id="595" w:author="Liu, Luyu" w:date="2020-07-22T22:13:00Z">
        <w:r w:rsidR="00A123AE">
          <w:rPr>
            <w:rFonts w:ascii="Times New Roman" w:hAnsi="Times New Roman" w:cs="Times New Roman"/>
            <w:sz w:val="24"/>
          </w:rPr>
          <w:lastRenderedPageBreak/>
          <w:t>for</w:t>
        </w:r>
      </w:ins>
      <w:ins w:id="596" w:author="Liu, Luyu" w:date="2020-07-22T22:12:00Z">
        <w:r w:rsidR="00A123AE">
          <w:rPr>
            <w:rFonts w:ascii="Times New Roman" w:hAnsi="Times New Roman" w:cs="Times New Roman"/>
            <w:sz w:val="24"/>
          </w:rPr>
          <w:t xml:space="preserve"> alpha </w:t>
        </w:r>
      </w:ins>
      <w:ins w:id="597" w:author="Liu, Luyu" w:date="2020-07-22T22:16:00Z">
        <w:r w:rsidR="0019668F">
          <w:rPr>
            <w:rFonts w:ascii="Times New Roman" w:hAnsi="Times New Roman" w:cs="Times New Roman"/>
            <w:sz w:val="24"/>
          </w:rPr>
          <w:t xml:space="preserve">= 0.05 </w:t>
        </w:r>
      </w:ins>
      <w:ins w:id="598" w:author="Liu, Luyu" w:date="2020-07-22T22:13:00Z">
        <w:r w:rsidR="00D6391E">
          <w:rPr>
            <w:rFonts w:ascii="Times New Roman" w:hAnsi="Times New Roman" w:cs="Times New Roman"/>
            <w:sz w:val="24"/>
          </w:rPr>
          <w:t>and 47</w:t>
        </w:r>
        <w:r w:rsidR="00A123AE">
          <w:rPr>
            <w:rFonts w:ascii="Times New Roman" w:hAnsi="Times New Roman" w:cs="Times New Roman"/>
            <w:sz w:val="24"/>
          </w:rPr>
          <w:t xml:space="preserve"> for alpha</w:t>
        </w:r>
      </w:ins>
      <w:ins w:id="599" w:author="Liu, Luyu" w:date="2020-07-22T22:16:00Z">
        <w:r w:rsidR="0019668F">
          <w:rPr>
            <w:rFonts w:ascii="Times New Roman" w:hAnsi="Times New Roman" w:cs="Times New Roman"/>
            <w:sz w:val="24"/>
          </w:rPr>
          <w:t xml:space="preserve"> = 0.01</w:t>
        </w:r>
      </w:ins>
      <w:ins w:id="600" w:author="Liu, Luyu" w:date="2020-07-22T22:12:00Z">
        <w:r w:rsidR="00A123AE">
          <w:rPr>
            <w:rFonts w:ascii="Times New Roman" w:hAnsi="Times New Roman" w:cs="Times New Roman"/>
            <w:sz w:val="24"/>
          </w:rPr>
          <w:t xml:space="preserve">. However, </w:t>
        </w:r>
      </w:ins>
      <w:ins w:id="601" w:author="Liu, Luyu" w:date="2020-07-22T22:13:00Z">
        <w:r w:rsidR="00A123AE">
          <w:rPr>
            <w:rFonts w:ascii="Times New Roman" w:hAnsi="Times New Roman" w:cs="Times New Roman"/>
            <w:sz w:val="24"/>
          </w:rPr>
          <w:t xml:space="preserve">since Shapiro-Wilk test </w:t>
        </w:r>
      </w:ins>
      <w:ins w:id="602" w:author="Liu, Luyu" w:date="2020-07-22T22:14:00Z">
        <w:r w:rsidR="00A123AE">
          <w:rPr>
            <w:rFonts w:ascii="Times New Roman" w:hAnsi="Times New Roman" w:cs="Times New Roman"/>
            <w:sz w:val="24"/>
          </w:rPr>
          <w:t xml:space="preserve">is very sensitive for large sample size, we </w:t>
        </w:r>
      </w:ins>
      <w:ins w:id="603" w:author="Liu, Luyu" w:date="2020-07-22T22:31:00Z">
        <w:r w:rsidR="00757F5E">
          <w:rPr>
            <w:rFonts w:ascii="Times New Roman" w:hAnsi="Times New Roman" w:cs="Times New Roman"/>
            <w:sz w:val="24"/>
          </w:rPr>
          <w:t xml:space="preserve">moreover </w:t>
        </w:r>
      </w:ins>
      <w:ins w:id="604" w:author="Liu, Luyu" w:date="2020-07-22T22:14:00Z">
        <w:r w:rsidR="00A123AE">
          <w:rPr>
            <w:rFonts w:ascii="Times New Roman" w:hAnsi="Times New Roman" w:cs="Times New Roman"/>
            <w:sz w:val="24"/>
          </w:rPr>
          <w:t xml:space="preserve">used </w:t>
        </w:r>
      </w:ins>
      <w:ins w:id="605" w:author="Liu, Luyu" w:date="2020-07-22T21:41:00Z">
        <w:r w:rsidR="00F176CD">
          <w:rPr>
            <w:rFonts w:ascii="Times New Roman" w:hAnsi="Times New Roman" w:cs="Times New Roman"/>
            <w:sz w:val="24"/>
          </w:rPr>
          <w:t>Q-Q plots</w:t>
        </w:r>
      </w:ins>
      <w:ins w:id="606" w:author="Liu, Luyu" w:date="2020-07-22T22:31:00Z">
        <w:r w:rsidR="00757F5E">
          <w:rPr>
            <w:rFonts w:ascii="Times New Roman" w:hAnsi="Times New Roman" w:cs="Times New Roman"/>
            <w:sz w:val="24"/>
          </w:rPr>
          <w:t xml:space="preserve">: </w:t>
        </w:r>
      </w:ins>
      <w:ins w:id="607" w:author="Liu, Luyu" w:date="2020-07-22T22:33:00Z">
        <w:r w:rsidR="00757F5E">
          <w:rPr>
            <w:rFonts w:ascii="Times New Roman" w:hAnsi="Times New Roman" w:cs="Times New Roman"/>
            <w:sz w:val="24"/>
          </w:rPr>
          <w:t>the results show</w:t>
        </w:r>
      </w:ins>
      <w:ins w:id="608" w:author="Liu, Luyu" w:date="2020-07-22T23:25:00Z">
        <w:r w:rsidR="00975C7C">
          <w:rPr>
            <w:rFonts w:ascii="Times New Roman" w:hAnsi="Times New Roman" w:cs="Times New Roman"/>
            <w:sz w:val="24"/>
          </w:rPr>
          <w:t xml:space="preserve"> that</w:t>
        </w:r>
      </w:ins>
      <w:ins w:id="609" w:author="Liu, Luyu" w:date="2020-07-22T22:33:00Z">
        <w:r w:rsidR="00757F5E">
          <w:rPr>
            <w:rFonts w:ascii="Times New Roman" w:hAnsi="Times New Roman" w:cs="Times New Roman"/>
            <w:sz w:val="24"/>
          </w:rPr>
          <w:t xml:space="preserve"> </w:t>
        </w:r>
      </w:ins>
      <w:ins w:id="610" w:author="Liu, Luyu" w:date="2020-07-22T23:15:00Z">
        <w:r w:rsidR="002A7F68">
          <w:rPr>
            <w:rFonts w:ascii="Times New Roman" w:hAnsi="Times New Roman" w:cs="Times New Roman"/>
            <w:sz w:val="24"/>
          </w:rPr>
          <w:t xml:space="preserve">each system’s </w:t>
        </w:r>
      </w:ins>
      <w:ins w:id="611" w:author="Liu, Luyu" w:date="2020-07-22T23:13:00Z">
        <w:r w:rsidR="00D02036">
          <w:rPr>
            <w:rFonts w:ascii="Times New Roman" w:hAnsi="Times New Roman" w:cs="Times New Roman"/>
            <w:sz w:val="24"/>
          </w:rPr>
          <w:t xml:space="preserve">actual </w:t>
        </w:r>
      </w:ins>
      <w:ins w:id="612" w:author="Liu, Luyu" w:date="2020-07-22T23:14:00Z">
        <w:r w:rsidR="00D02036">
          <w:rPr>
            <w:rFonts w:ascii="Times New Roman" w:hAnsi="Times New Roman" w:cs="Times New Roman"/>
            <w:sz w:val="24"/>
          </w:rPr>
          <w:t xml:space="preserve">quantiles are </w:t>
        </w:r>
      </w:ins>
      <w:ins w:id="613" w:author="Liu, Luyu" w:date="2020-07-22T23:13:00Z">
        <w:r w:rsidR="00D02036">
          <w:rPr>
            <w:rFonts w:ascii="Times New Roman" w:hAnsi="Times New Roman" w:cs="Times New Roman"/>
            <w:sz w:val="24"/>
          </w:rPr>
          <w:t xml:space="preserve">very close to the theoretical </w:t>
        </w:r>
      </w:ins>
      <w:ins w:id="614" w:author="Liu, Luyu" w:date="2020-07-22T23:08:00Z">
        <w:r w:rsidR="00AA3AEC">
          <w:rPr>
            <w:rFonts w:ascii="Times New Roman" w:hAnsi="Times New Roman" w:cs="Times New Roman"/>
            <w:sz w:val="24"/>
          </w:rPr>
          <w:t>normal distribution</w:t>
        </w:r>
      </w:ins>
      <w:ins w:id="615" w:author="Liu, Luyu" w:date="2020-07-22T23:14:00Z">
        <w:r w:rsidR="00D02036">
          <w:rPr>
            <w:rFonts w:ascii="Times New Roman" w:hAnsi="Times New Roman" w:cs="Times New Roman"/>
            <w:sz w:val="24"/>
          </w:rPr>
          <w:t xml:space="preserve"> quantiles</w:t>
        </w:r>
      </w:ins>
      <w:ins w:id="616" w:author="Liu, Luyu" w:date="2020-07-22T22:32:00Z">
        <w:r w:rsidR="00757F5E">
          <w:rPr>
            <w:rFonts w:ascii="Times New Roman" w:hAnsi="Times New Roman" w:cs="Times New Roman"/>
            <w:sz w:val="24"/>
          </w:rPr>
          <w:t>.</w:t>
        </w:r>
      </w:ins>
      <w:ins w:id="617" w:author="Liu, Luyu" w:date="2020-07-22T22:33:00Z">
        <w:r w:rsidR="00757F5E">
          <w:rPr>
            <w:rFonts w:ascii="Times New Roman" w:hAnsi="Times New Roman" w:cs="Times New Roman"/>
            <w:sz w:val="24"/>
          </w:rPr>
          <w:t xml:space="preserve"> From the three test</w:t>
        </w:r>
      </w:ins>
      <w:ins w:id="618" w:author="Liu, Luyu" w:date="2020-07-22T22:48:00Z">
        <w:r w:rsidR="000F2EDD">
          <w:rPr>
            <w:rFonts w:ascii="Times New Roman" w:hAnsi="Times New Roman" w:cs="Times New Roman"/>
            <w:sz w:val="24"/>
          </w:rPr>
          <w:t>s</w:t>
        </w:r>
      </w:ins>
      <w:ins w:id="619" w:author="Liu, Luyu" w:date="2020-07-22T22:33:00Z">
        <w:r w:rsidR="00757F5E">
          <w:rPr>
            <w:rFonts w:ascii="Times New Roman" w:hAnsi="Times New Roman" w:cs="Times New Roman"/>
            <w:sz w:val="24"/>
          </w:rPr>
          <w:t xml:space="preserve">, we can conclude logistic function can </w:t>
        </w:r>
      </w:ins>
      <w:ins w:id="620" w:author="Liu, Luyu" w:date="2020-07-22T22:34:00Z">
        <w:r w:rsidR="00653514">
          <w:rPr>
            <w:rFonts w:ascii="Times New Roman" w:hAnsi="Times New Roman" w:cs="Times New Roman"/>
            <w:sz w:val="24"/>
          </w:rPr>
          <w:t xml:space="preserve">properly </w:t>
        </w:r>
      </w:ins>
      <w:ins w:id="621" w:author="Liu, Luyu" w:date="2020-07-22T22:33:00Z">
        <w:r w:rsidR="00757F5E">
          <w:rPr>
            <w:rFonts w:ascii="Times New Roman" w:hAnsi="Times New Roman" w:cs="Times New Roman"/>
            <w:sz w:val="24"/>
          </w:rPr>
          <w:t xml:space="preserve">fit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622" w:author="Liu, Luyu" w:date="2020-07-22T16:42:00Z">
            <w:rPr/>
          </w:rPrChange>
        </w:rPr>
        <w:pPrChange w:id="623" w:author="Liu, Luyu" w:date="2020-07-22T16:42:00Z">
          <w:pPr>
            <w:pStyle w:val="ListParagraph"/>
            <w:spacing w:line="480" w:lineRule="auto"/>
            <w:ind w:left="360"/>
          </w:pPr>
        </w:pPrChange>
      </w:pPr>
    </w:p>
    <w:p w14:paraId="1C75136A" w14:textId="6E2ABE9E" w:rsidR="00077492" w:rsidRPr="00FF2732" w:rsidRDefault="00077492" w:rsidP="00FF2732">
      <w:pPr>
        <w:spacing w:line="240" w:lineRule="auto"/>
        <w:rPr>
          <w:rStyle w:val="SubtleEmphasis"/>
          <w:rPrChange w:id="624" w:author="Liu, Luyu" w:date="2020-08-02T21:18:00Z">
            <w:rPr/>
          </w:rPrChange>
        </w:rPr>
        <w:pPrChange w:id="625" w:author="Liu, Luyu" w:date="2020-08-02T21:18:00Z">
          <w:pPr>
            <w:pStyle w:val="ListParagraph"/>
            <w:numPr>
              <w:ilvl w:val="1"/>
              <w:numId w:val="2"/>
            </w:numPr>
            <w:spacing w:line="480" w:lineRule="auto"/>
            <w:ind w:left="360" w:hanging="360"/>
          </w:pPr>
        </w:pPrChange>
      </w:pPr>
      <w:del w:id="626" w:author="Liu, Luyu" w:date="2020-08-02T21:18:00Z">
        <w:r w:rsidRPr="00FF2732" w:rsidDel="00FF2732">
          <w:rPr>
            <w:rStyle w:val="SubtleEmphasis"/>
            <w:rPrChange w:id="627" w:author="Liu, Luyu" w:date="2020-08-02T21:18:00Z">
              <w:rPr/>
            </w:rPrChange>
          </w:rPr>
          <w:delText xml:space="preserve"> </w:delText>
        </w:r>
      </w:del>
      <w:del w:id="628" w:author="Liu, Luyu" w:date="2020-07-29T17:25:00Z">
        <w:r w:rsidRPr="00FF2732" w:rsidDel="00E71AC6">
          <w:rPr>
            <w:rStyle w:val="SubtleEmphasis"/>
            <w:rPrChange w:id="629" w:author="Liu, Luyu" w:date="2020-08-02T21:18:00Z">
              <w:rPr/>
            </w:rPrChange>
          </w:rPr>
          <w:delText>Floor</w:delText>
        </w:r>
      </w:del>
      <w:ins w:id="630" w:author="Liu, Luyu" w:date="2020-07-29T17:25:00Z">
        <w:r w:rsidR="00E71AC6" w:rsidRPr="00FF2732">
          <w:rPr>
            <w:rStyle w:val="SubtleEmphasis"/>
            <w:rPrChange w:id="631" w:author="Liu, Luyu" w:date="2020-08-02T21:18:00Z">
              <w:rPr/>
            </w:rPrChange>
          </w:rPr>
          <w:t>Base</w:t>
        </w:r>
      </w:ins>
      <w:r w:rsidRPr="00FF2732">
        <w:rPr>
          <w:rStyle w:val="SubtleEmphasis"/>
          <w:rPrChange w:id="632" w:author="Liu, Luyu" w:date="2020-08-02T21:18:00Z">
            <w:rPr/>
          </w:rPrChange>
        </w:rPr>
        <w:t xml:space="preserve"> values</w:t>
      </w:r>
    </w:p>
    <w:p w14:paraId="527696C2" w14:textId="397DB592" w:rsidR="00077492" w:rsidDel="00166595" w:rsidRDefault="00077492" w:rsidP="00AF6A1D">
      <w:pPr>
        <w:spacing w:line="240" w:lineRule="auto"/>
        <w:ind w:firstLine="720"/>
        <w:jc w:val="both"/>
        <w:rPr>
          <w:del w:id="633" w:author="Liu, Luyu" w:date="2020-07-29T17:36:00Z"/>
          <w:rFonts w:ascii="Times New Roman" w:hAnsi="Times New Roman" w:cs="Times New Roman"/>
          <w:sz w:val="24"/>
        </w:rPr>
        <w:pPrChange w:id="634" w:author="Liu, Luyu" w:date="2020-08-02T21:20:00Z">
          <w:pPr>
            <w:spacing w:line="480" w:lineRule="auto"/>
            <w:jc w:val="both"/>
          </w:pPr>
        </w:pPrChange>
      </w:pPr>
      <w:r>
        <w:rPr>
          <w:rFonts w:ascii="Times New Roman" w:hAnsi="Times New Roman" w:cs="Times New Roman"/>
          <w:sz w:val="24"/>
        </w:rPr>
        <w:t xml:space="preserve">The average </w:t>
      </w:r>
      <w:del w:id="635" w:author="Liu, Luyu" w:date="2020-07-29T17:25:00Z">
        <w:r w:rsidDel="00E71AC6">
          <w:rPr>
            <w:rFonts w:ascii="Times New Roman" w:hAnsi="Times New Roman" w:cs="Times New Roman"/>
            <w:sz w:val="24"/>
          </w:rPr>
          <w:delText>floor</w:delText>
        </w:r>
      </w:del>
      <w:ins w:id="636"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 and</w:t>
      </w:r>
      <w:del w:id="637" w:author="Liu, Luyu" w:date="2020-07-22T17:00:00Z">
        <w:r w:rsidDel="00EC596F">
          <w:rPr>
            <w:rFonts w:ascii="Times New Roman" w:hAnsi="Times New Roman" w:cs="Times New Roman"/>
            <w:sz w:val="24"/>
          </w:rPr>
          <w:delText xml:space="preserve"> </w:delText>
        </w:r>
      </w:del>
      <w:r>
        <w:rPr>
          <w:rFonts w:ascii="Times New Roman" w:hAnsi="Times New Roman" w:cs="Times New Roman"/>
          <w:sz w:val="24"/>
        </w:rPr>
        <w:t xml:space="preserve"> maps </w:t>
      </w:r>
      <w:del w:id="638" w:author="Liu, Luyu" w:date="2020-07-29T17:25:00Z">
        <w:r w:rsidDel="00E71AC6">
          <w:rPr>
            <w:rFonts w:ascii="Times New Roman" w:hAnsi="Times New Roman" w:cs="Times New Roman"/>
            <w:sz w:val="24"/>
          </w:rPr>
          <w:delText>floor</w:delText>
        </w:r>
      </w:del>
      <w:ins w:id="639"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for the US public transit systems in our study. We express these values as negative differences from previous demand levels: larger negative numbers are lower </w:t>
      </w:r>
      <w:del w:id="640" w:author="Liu, Luyu" w:date="2020-07-29T17:25:00Z">
        <w:r w:rsidDel="00E71AC6">
          <w:rPr>
            <w:rFonts w:ascii="Times New Roman" w:hAnsi="Times New Roman" w:cs="Times New Roman"/>
            <w:sz w:val="24"/>
          </w:rPr>
          <w:delText>floor</w:delText>
        </w:r>
      </w:del>
      <w:ins w:id="641"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642"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r w:rsidR="00270A59">
          <w:rPr>
            <w:rFonts w:ascii="Times New Roman" w:hAnsi="Times New Roman" w:cs="Times New Roman"/>
            <w:sz w:val="24"/>
          </w:rPr>
        </w:r>
      </w:ins>
      <w:r w:rsidR="00270A59">
        <w:rPr>
          <w:rFonts w:ascii="Times New Roman" w:hAnsi="Times New Roman" w:cs="Times New Roman"/>
          <w:sz w:val="24"/>
        </w:rPr>
        <w:fldChar w:fldCharType="separate"/>
      </w:r>
      <w:ins w:id="643"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644" w:author="Liu, Luyu" w:date="2020-07-29T17:25:00Z">
        <w:r w:rsidDel="00E71AC6">
          <w:rPr>
            <w:rFonts w:ascii="Times New Roman" w:hAnsi="Times New Roman" w:cs="Times New Roman"/>
            <w:sz w:val="24"/>
          </w:rPr>
          <w:delText>floor</w:delText>
        </w:r>
      </w:del>
      <w:ins w:id="645"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 Meanwhile, high tech cities such as the San Francisco Bay area and university cities such as Ithaca, Ann Arbor, and Madison generally have a very low </w:t>
      </w:r>
      <w:del w:id="646" w:author="Liu, Luyu" w:date="2020-07-29T17:25:00Z">
        <w:r w:rsidDel="00E71AC6">
          <w:rPr>
            <w:rFonts w:ascii="Times New Roman" w:hAnsi="Times New Roman" w:cs="Times New Roman"/>
            <w:sz w:val="24"/>
          </w:rPr>
          <w:delText>floor</w:delText>
        </w:r>
      </w:del>
      <w:ins w:id="647"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w:t>
      </w:r>
    </w:p>
    <w:p w14:paraId="2A8274BB" w14:textId="77777777" w:rsidR="00077492" w:rsidRDefault="00077492" w:rsidP="00AF6A1D">
      <w:pPr>
        <w:spacing w:line="240" w:lineRule="auto"/>
        <w:ind w:firstLine="720"/>
        <w:jc w:val="both"/>
        <w:rPr>
          <w:rFonts w:ascii="Times New Roman" w:hAnsi="Times New Roman" w:cs="Times New Roman"/>
          <w:sz w:val="24"/>
        </w:rPr>
        <w:pPrChange w:id="648" w:author="Liu, Luyu" w:date="2020-08-02T21:20:00Z">
          <w:pPr>
            <w:spacing w:line="480" w:lineRule="auto"/>
          </w:pPr>
        </w:pPrChange>
      </w:pPr>
    </w:p>
    <w:p w14:paraId="69C5051E" w14:textId="1079EC07" w:rsidR="00077492" w:rsidRPr="00C94C81" w:rsidDel="00166595" w:rsidRDefault="00077492" w:rsidP="00C94C81">
      <w:pPr>
        <w:spacing w:line="240" w:lineRule="auto"/>
        <w:rPr>
          <w:del w:id="649" w:author="Liu, Luyu" w:date="2020-07-29T17:36:00Z"/>
          <w:rFonts w:ascii="Times New Roman" w:hAnsi="Times New Roman" w:cs="Times New Roman"/>
          <w:b/>
          <w:sz w:val="24"/>
          <w:rPrChange w:id="650" w:author="Liu, Luyu" w:date="2020-08-02T23:06:00Z">
            <w:rPr>
              <w:del w:id="651" w:author="Liu, Luyu" w:date="2020-07-29T17:36:00Z"/>
              <w:rFonts w:ascii="Times New Roman" w:hAnsi="Times New Roman" w:cs="Times New Roman"/>
              <w:sz w:val="24"/>
            </w:rPr>
          </w:rPrChange>
        </w:rPr>
        <w:pPrChange w:id="652" w:author="Liu, Luyu" w:date="2020-08-02T23:06:00Z">
          <w:pPr>
            <w:spacing w:line="480" w:lineRule="auto"/>
            <w:jc w:val="both"/>
          </w:pPr>
        </w:pPrChange>
      </w:pPr>
      <w:r w:rsidRPr="00C94C81">
        <w:rPr>
          <w:b/>
          <w:noProof/>
          <w:rPrChange w:id="653" w:author="Liu, Luyu" w:date="2020-08-02T23:06:00Z">
            <w:rPr>
              <w:noProof/>
            </w:rPr>
          </w:rPrChange>
        </w:rPr>
        <w:t xml:space="preserve"> </w:t>
      </w:r>
      <w:del w:id="654" w:author="Liu, Luyu" w:date="2020-07-29T17:36:00Z">
        <w:r w:rsidRPr="00C94C81" w:rsidDel="00166595">
          <w:rPr>
            <w:b/>
            <w:noProof/>
            <w:rPrChange w:id="655"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656" w:name="_Ref40207857"/>
      </w:del>
    </w:p>
    <w:p w14:paraId="46625246" w14:textId="6971A47B" w:rsidR="00077492" w:rsidRPr="00C94C81" w:rsidRDefault="00077492" w:rsidP="00C94C81">
      <w:pPr>
        <w:spacing w:line="240" w:lineRule="auto"/>
        <w:rPr>
          <w:ins w:id="657" w:author="Liu, Luyu" w:date="2020-07-29T23:30:00Z"/>
          <w:rFonts w:ascii="Times New Roman" w:hAnsi="Times New Roman" w:cs="Times New Roman"/>
          <w:b/>
          <w:sz w:val="24"/>
          <w:rPrChange w:id="658" w:author="Liu, Luyu" w:date="2020-08-02T23:06:00Z">
            <w:rPr>
              <w:ins w:id="659" w:author="Liu, Luyu" w:date="2020-07-29T23:30:00Z"/>
              <w:rFonts w:ascii="Times New Roman" w:hAnsi="Times New Roman" w:cs="Times New Roman"/>
              <w:sz w:val="24"/>
            </w:rPr>
          </w:rPrChange>
        </w:rPr>
        <w:pPrChange w:id="660" w:author="Liu, Luyu" w:date="2020-08-02T23:06:00Z">
          <w:pPr>
            <w:spacing w:line="480" w:lineRule="auto"/>
            <w:jc w:val="center"/>
          </w:pPr>
        </w:pPrChange>
      </w:pPr>
      <w:bookmarkStart w:id="661" w:name="_Ref41950168"/>
      <w:r w:rsidRPr="00C94C81">
        <w:rPr>
          <w:rFonts w:ascii="Times New Roman" w:hAnsi="Times New Roman" w:cs="Times New Roman"/>
          <w:b/>
          <w:sz w:val="24"/>
          <w:rPrChange w:id="662"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663"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664"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665" w:author="Liu, Luyu" w:date="2020-08-02T23:06:00Z">
            <w:rPr>
              <w:rFonts w:ascii="Times New Roman" w:hAnsi="Times New Roman" w:cs="Times New Roman"/>
              <w:sz w:val="24"/>
            </w:rPr>
          </w:rPrChange>
        </w:rPr>
        <w:fldChar w:fldCharType="separate"/>
      </w:r>
      <w:ins w:id="666" w:author="Liu, Luyu" w:date="2020-07-29T23:38:00Z">
        <w:r w:rsidR="002130AB" w:rsidRPr="00C94C81">
          <w:rPr>
            <w:rFonts w:ascii="Times New Roman" w:hAnsi="Times New Roman" w:cs="Times New Roman"/>
            <w:b/>
            <w:noProof/>
            <w:sz w:val="24"/>
            <w:rPrChange w:id="667" w:author="Liu, Luyu" w:date="2020-08-02T23:06:00Z">
              <w:rPr>
                <w:rFonts w:ascii="Times New Roman" w:hAnsi="Times New Roman" w:cs="Times New Roman"/>
                <w:noProof/>
                <w:sz w:val="24"/>
              </w:rPr>
            </w:rPrChange>
          </w:rPr>
          <w:t>4</w:t>
        </w:r>
      </w:ins>
      <w:del w:id="668" w:author="Liu, Luyu" w:date="2020-07-29T23:11:00Z">
        <w:r w:rsidRPr="00C94C81" w:rsidDel="006C64A6">
          <w:rPr>
            <w:rFonts w:ascii="Times New Roman" w:hAnsi="Times New Roman" w:cs="Times New Roman"/>
            <w:b/>
            <w:noProof/>
            <w:sz w:val="24"/>
            <w:rPrChange w:id="669"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670" w:author="Liu, Luyu" w:date="2020-08-02T23:06:00Z">
            <w:rPr>
              <w:rFonts w:ascii="Times New Roman" w:hAnsi="Times New Roman" w:cs="Times New Roman"/>
              <w:sz w:val="24"/>
            </w:rPr>
          </w:rPrChange>
        </w:rPr>
        <w:fldChar w:fldCharType="end"/>
      </w:r>
      <w:bookmarkEnd w:id="661"/>
      <w:r w:rsidRPr="00C94C81">
        <w:rPr>
          <w:rFonts w:ascii="Times New Roman" w:hAnsi="Times New Roman" w:cs="Times New Roman"/>
          <w:b/>
          <w:sz w:val="24"/>
          <w:rPrChange w:id="671" w:author="Liu, Luyu" w:date="2020-08-02T23:06:00Z">
            <w:rPr>
              <w:rFonts w:ascii="Times New Roman" w:hAnsi="Times New Roman" w:cs="Times New Roman"/>
              <w:sz w:val="24"/>
            </w:rPr>
          </w:rPrChange>
        </w:rPr>
        <w:t>. The</w:t>
      </w:r>
      <w:ins w:id="672" w:author="Liu, Luyu" w:date="2020-07-29T23:32:00Z">
        <w:r w:rsidR="005251B7" w:rsidRPr="00C94C81">
          <w:rPr>
            <w:rFonts w:ascii="Times New Roman" w:hAnsi="Times New Roman" w:cs="Times New Roman"/>
            <w:b/>
            <w:sz w:val="24"/>
            <w:rPrChange w:id="673"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674" w:author="Liu, Luyu" w:date="2020-08-02T23:06:00Z">
            <w:rPr>
              <w:rFonts w:ascii="Times New Roman" w:hAnsi="Times New Roman" w:cs="Times New Roman"/>
              <w:sz w:val="24"/>
            </w:rPr>
          </w:rPrChange>
        </w:rPr>
        <w:t xml:space="preserve"> distribution of </w:t>
      </w:r>
      <w:del w:id="675" w:author="Liu, Luyu" w:date="2020-07-29T17:25:00Z">
        <w:r w:rsidRPr="00C94C81" w:rsidDel="00E71AC6">
          <w:rPr>
            <w:rFonts w:ascii="Times New Roman" w:hAnsi="Times New Roman" w:cs="Times New Roman"/>
            <w:b/>
            <w:sz w:val="24"/>
            <w:rPrChange w:id="676" w:author="Liu, Luyu" w:date="2020-08-02T23:06:00Z">
              <w:rPr>
                <w:rFonts w:ascii="Times New Roman" w:hAnsi="Times New Roman" w:cs="Times New Roman"/>
                <w:sz w:val="24"/>
              </w:rPr>
            </w:rPrChange>
          </w:rPr>
          <w:delText>floor</w:delText>
        </w:r>
      </w:del>
      <w:ins w:id="677" w:author="Liu, Luyu" w:date="2020-07-29T17:25:00Z">
        <w:r w:rsidR="00E71AC6" w:rsidRPr="00C94C81">
          <w:rPr>
            <w:rFonts w:ascii="Times New Roman" w:hAnsi="Times New Roman" w:cs="Times New Roman"/>
            <w:b/>
            <w:sz w:val="24"/>
            <w:rPrChange w:id="678"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679"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rsidP="00FE4A43">
      <w:pPr>
        <w:spacing w:line="240" w:lineRule="auto"/>
        <w:jc w:val="center"/>
        <w:rPr>
          <w:del w:id="680" w:author="Liu, Luyu" w:date="2020-07-29T23:33:00Z"/>
          <w:rFonts w:ascii="Times New Roman" w:hAnsi="Times New Roman" w:cs="Times New Roman"/>
          <w:sz w:val="24"/>
        </w:rPr>
        <w:pPrChange w:id="681" w:author="Liu, Luyu" w:date="2020-07-29T23:30:00Z">
          <w:pPr>
            <w:spacing w:line="480" w:lineRule="auto"/>
            <w:jc w:val="center"/>
          </w:pPr>
        </w:pPrChange>
      </w:pPr>
      <w:ins w:id="682" w:author="Liu, Luyu" w:date="2020-07-29T23:43:00Z">
        <w:r>
          <w:rPr>
            <w:rFonts w:ascii="Times New Roman" w:hAnsi="Times New Roman" w:cs="Times New Roman"/>
            <w:sz w:val="24"/>
          </w:rPr>
          <w:tab/>
        </w:r>
      </w:ins>
      <w:ins w:id="683"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r w:rsidR="00D103DB">
          <w:rPr>
            <w:rFonts w:ascii="Times New Roman" w:hAnsi="Times New Roman" w:cs="Times New Roman"/>
            <w:sz w:val="24"/>
          </w:rPr>
        </w:r>
      </w:ins>
      <w:r w:rsidR="00D103DB">
        <w:rPr>
          <w:rFonts w:ascii="Times New Roman" w:hAnsi="Times New Roman" w:cs="Times New Roman"/>
          <w:sz w:val="24"/>
        </w:rPr>
        <w:fldChar w:fldCharType="separate"/>
      </w:r>
      <w:ins w:id="684"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685" w:author="Liu, Luyu" w:date="2020-08-02T21:31:00Z">
        <w:r w:rsidR="00D103DB">
          <w:rPr>
            <w:rFonts w:ascii="Times New Roman" w:hAnsi="Times New Roman" w:cs="Times New Roman"/>
            <w:sz w:val="24"/>
          </w:rPr>
          <w:fldChar w:fldCharType="end"/>
        </w:r>
      </w:ins>
    </w:p>
    <w:bookmarkEnd w:id="656"/>
    <w:p w14:paraId="44FB235E" w14:textId="44D7F193" w:rsidR="00077492" w:rsidRPr="00867C60" w:rsidRDefault="00B0069D">
      <w:pPr>
        <w:spacing w:line="240" w:lineRule="auto"/>
        <w:jc w:val="both"/>
        <w:rPr>
          <w:rFonts w:ascii="Times New Roman" w:hAnsi="Times New Roman" w:cs="Times New Roman"/>
          <w:sz w:val="24"/>
        </w:rPr>
        <w:pPrChange w:id="686" w:author="Liu, Luyu" w:date="2020-07-20T23:14:00Z">
          <w:pPr>
            <w:spacing w:line="480" w:lineRule="auto"/>
            <w:jc w:val="both"/>
          </w:pPr>
        </w:pPrChange>
      </w:pPr>
      <w:ins w:id="687"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r>
          <w:rPr>
            <w:rFonts w:ascii="Times New Roman" w:hAnsi="Times New Roman" w:cs="Times New Roman"/>
            <w:sz w:val="24"/>
          </w:rPr>
        </w:r>
        <w:r>
          <w:rPr>
            <w:rFonts w:ascii="Times New Roman" w:hAnsi="Times New Roman" w:cs="Times New Roman"/>
            <w:sz w:val="24"/>
          </w:rPr>
          <w:fldChar w:fldCharType="end"/>
        </w:r>
        <w:r>
          <w:rPr>
            <w:rFonts w:ascii="Times New Roman" w:hAnsi="Times New Roman" w:cs="Times New Roman"/>
            <w:sz w:val="24"/>
          </w:rPr>
          <w:t xml:space="preserve"> </w:t>
        </w:r>
      </w:ins>
      <w:del w:id="688"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Change w:id="689" w:author="Liu, Luyu" w:date="2020-07-29T23:26:00Z">
              <w:rPr>
                <w:rFonts w:ascii="Times New Roman" w:hAnsi="Times New Roman" w:cs="Times New Roman"/>
                <w:sz w:val="24"/>
              </w:rPr>
            </w:rPrChange>
          </w:rPr>
          <w:delInstrText xml:space="preserve"> REF _Ref38480053 \h  \* MERGEFORMAT </w:delInstrText>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proofErr w:type="gramStart"/>
      <w:r w:rsidR="00077492">
        <w:rPr>
          <w:rFonts w:ascii="Times New Roman" w:hAnsi="Times New Roman" w:cs="Times New Roman"/>
          <w:sz w:val="24"/>
        </w:rPr>
        <w:t>provides</w:t>
      </w:r>
      <w:proofErr w:type="gramEnd"/>
      <w:r w:rsidR="00077492">
        <w:rPr>
          <w:rFonts w:ascii="Times New Roman" w:hAnsi="Times New Roman" w:cs="Times New Roman"/>
          <w:sz w:val="24"/>
        </w:rPr>
        <w:t xml:space="preserve"> results from the regression analysis related the </w:t>
      </w:r>
      <w:del w:id="690" w:author="Liu, Luyu" w:date="2020-07-29T17:25:00Z">
        <w:r w:rsidR="00077492" w:rsidDel="00E71AC6">
          <w:rPr>
            <w:rFonts w:ascii="Times New Roman" w:hAnsi="Times New Roman" w:cs="Times New Roman"/>
            <w:sz w:val="24"/>
          </w:rPr>
          <w:delText>floor</w:delText>
        </w:r>
      </w:del>
      <w:ins w:id="691"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 or median income in the </w:t>
      </w:r>
      <w:del w:id="692" w:author="Liu, Luyu" w:date="2020-07-30T15:32:00Z">
        <w:r w:rsidR="00077492" w:rsidDel="002E0632">
          <w:rPr>
            <w:rFonts w:ascii="Times New Roman" w:hAnsi="Times New Roman" w:cs="Times New Roman"/>
            <w:sz w:val="24"/>
          </w:rPr>
          <w:delText xml:space="preserve">final model </w:delText>
        </w:r>
      </w:del>
      <w:ins w:id="693"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 xml:space="preserve">because of </w:t>
      </w:r>
      <w:proofErr w:type="spellStart"/>
      <w:r w:rsidR="00077492">
        <w:rPr>
          <w:rFonts w:ascii="Times New Roman" w:hAnsi="Times New Roman" w:cs="Times New Roman"/>
          <w:sz w:val="24"/>
        </w:rPr>
        <w:t>multicollinearity</w:t>
      </w:r>
      <w:proofErr w:type="spellEnd"/>
      <w:r w:rsidR="00077492">
        <w:rPr>
          <w:rFonts w:ascii="Times New Roman" w:hAnsi="Times New Roman" w:cs="Times New Roman"/>
          <w:sz w:val="24"/>
        </w:rPr>
        <w:t xml:space="preserve">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694" w:author="Liu, Luyu" w:date="2020-07-30T14:41:00Z">
        <w:r w:rsidR="00077492" w:rsidDel="006A7A63">
          <w:rPr>
            <w:rFonts w:ascii="Times New Roman" w:hAnsi="Times New Roman" w:cs="Times New Roman"/>
            <w:sz w:val="24"/>
          </w:rPr>
          <w:delText>38</w:delText>
        </w:r>
      </w:del>
      <w:ins w:id="695" w:author="Liu, Luyu" w:date="2020-07-30T14:41:00Z">
        <w:r w:rsidR="006A7A63">
          <w:rPr>
            <w:rFonts w:ascii="Times New Roman" w:hAnsi="Times New Roman" w:cs="Times New Roman"/>
            <w:sz w:val="24"/>
          </w:rPr>
          <w:t>40</w:t>
        </w:r>
      </w:ins>
      <w:r w:rsidR="00077492">
        <w:rPr>
          <w:rFonts w:ascii="Times New Roman" w:hAnsi="Times New Roman" w:cs="Times New Roman"/>
          <w:sz w:val="24"/>
        </w:rPr>
        <w:t xml:space="preserve">. A residuals assessment </w:t>
      </w:r>
      <w:ins w:id="696"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proofErr w:type="spellStart"/>
      <w:r w:rsidR="00077492" w:rsidRPr="00FE2EBF">
        <w:rPr>
          <w:rFonts w:ascii="Times New Roman" w:hAnsi="Times New Roman" w:cs="Times New Roman"/>
          <w:sz w:val="24"/>
        </w:rPr>
        <w:t>multicollinearity</w:t>
      </w:r>
      <w:proofErr w:type="spellEnd"/>
      <w:r w:rsidR="00077492">
        <w:rPr>
          <w:rFonts w:ascii="Times New Roman" w:hAnsi="Times New Roman" w:cs="Times New Roman"/>
          <w:sz w:val="24"/>
        </w:rPr>
        <w:t xml:space="preserve"> effects</w:t>
      </w:r>
      <w:ins w:id="697"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698" w:author="Liu, Luyu" w:date="2020-07-30T15:57:00Z">
        <w:r w:rsidR="004C1FEE">
          <w:rPr>
            <w:rFonts w:ascii="Times New Roman" w:hAnsi="Times New Roman" w:cs="Times New Roman"/>
            <w:sz w:val="24"/>
          </w:rPr>
          <w:t xml:space="preserve"> Further test also shows</w:t>
        </w:r>
      </w:ins>
      <w:ins w:id="699" w:author="Liu, Luyu" w:date="2020-07-30T15:58:00Z">
        <w:r w:rsidR="004C1FEE">
          <w:rPr>
            <w:rFonts w:ascii="Times New Roman" w:hAnsi="Times New Roman" w:cs="Times New Roman"/>
            <w:sz w:val="24"/>
          </w:rPr>
          <w:t xml:space="preserve"> </w:t>
        </w:r>
      </w:ins>
      <w:ins w:id="700" w:author="Liu, Luyu" w:date="2020-07-30T16:05:00Z">
        <w:r w:rsidR="006B51BC">
          <w:rPr>
            <w:rFonts w:ascii="Times New Roman" w:hAnsi="Times New Roman" w:cs="Times New Roman"/>
            <w:sz w:val="24"/>
          </w:rPr>
          <w:t xml:space="preserve">that </w:t>
        </w:r>
      </w:ins>
      <w:ins w:id="701" w:author="Liu, Luyu" w:date="2020-07-30T15:58:00Z">
        <w:r w:rsidR="004C1FEE">
          <w:rPr>
            <w:rFonts w:ascii="Times New Roman" w:hAnsi="Times New Roman" w:cs="Times New Roman"/>
            <w:sz w:val="24"/>
          </w:rPr>
          <w:t xml:space="preserve">the </w:t>
        </w:r>
      </w:ins>
      <w:ins w:id="702" w:author="Liu, Luyu" w:date="2020-07-30T16:02:00Z">
        <w:r w:rsidR="004C1FEE">
          <w:rPr>
            <w:rFonts w:ascii="Times New Roman" w:hAnsi="Times New Roman" w:cs="Times New Roman"/>
            <w:sz w:val="24"/>
          </w:rPr>
          <w:t xml:space="preserve">residuals of the model </w:t>
        </w:r>
      </w:ins>
      <w:ins w:id="703"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704"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705" w:author="Liu, Luyu" w:date="2020-07-30T15:43:00Z">
        <w:r w:rsidR="004F3A40">
          <w:rPr>
            <w:rFonts w:ascii="Times New Roman" w:hAnsi="Times New Roman" w:cs="Times New Roman"/>
            <w:sz w:val="24"/>
          </w:rPr>
          <w:t xml:space="preserve"> </w:t>
        </w:r>
      </w:ins>
      <w:ins w:id="706" w:author="Liu, Luyu" w:date="2020-07-30T15:56:00Z">
        <w:r w:rsidR="004F3A40">
          <w:rPr>
            <w:rFonts w:ascii="Times New Roman" w:hAnsi="Times New Roman" w:cs="Times New Roman"/>
            <w:sz w:val="24"/>
          </w:rPr>
          <w:t>We also tried spatial lag model</w:t>
        </w:r>
        <w:r w:rsidR="004C1FEE">
          <w:rPr>
            <w:rFonts w:ascii="Times New Roman" w:hAnsi="Times New Roman" w:cs="Times New Roman"/>
            <w:sz w:val="24"/>
          </w:rPr>
          <w:t xml:space="preserve">: the results show that the </w:t>
        </w:r>
      </w:ins>
      <w:ins w:id="707" w:author="Liu, Luyu" w:date="2020-07-30T15:50:00Z">
        <w:r w:rsidR="004F3A40">
          <w:rPr>
            <w:rFonts w:ascii="Times New Roman" w:hAnsi="Times New Roman" w:cs="Times New Roman"/>
            <w:sz w:val="24"/>
          </w:rPr>
          <w:t xml:space="preserve">spatial </w:t>
        </w:r>
      </w:ins>
      <w:ins w:id="708" w:author="Liu, Luyu" w:date="2020-07-30T15:56:00Z">
        <w:r w:rsidR="004F3A40">
          <w:rPr>
            <w:rFonts w:ascii="Times New Roman" w:hAnsi="Times New Roman" w:cs="Times New Roman"/>
            <w:sz w:val="24"/>
          </w:rPr>
          <w:t xml:space="preserve">autocorrelation </w:t>
        </w:r>
      </w:ins>
      <w:ins w:id="709" w:author="Liu, Luyu" w:date="2020-07-30T15:57:00Z">
        <w:r w:rsidR="004C1FEE">
          <w:rPr>
            <w:rFonts w:ascii="Times New Roman" w:hAnsi="Times New Roman" w:cs="Times New Roman"/>
            <w:sz w:val="24"/>
          </w:rPr>
          <w:t xml:space="preserve">parameter (rho) </w:t>
        </w:r>
      </w:ins>
      <w:ins w:id="710" w:author="Liu, Luyu" w:date="2020-07-30T15:50:00Z">
        <w:r w:rsidR="004F3A40">
          <w:rPr>
            <w:rFonts w:ascii="Times New Roman" w:hAnsi="Times New Roman" w:cs="Times New Roman"/>
            <w:sz w:val="24"/>
          </w:rPr>
          <w:t xml:space="preserve">is not </w:t>
        </w:r>
      </w:ins>
      <w:ins w:id="711" w:author="Liu, Luyu" w:date="2020-07-30T15:57:00Z">
        <w:r w:rsidR="004C1FEE">
          <w:rPr>
            <w:rFonts w:ascii="Times New Roman" w:hAnsi="Times New Roman" w:cs="Times New Roman"/>
            <w:sz w:val="24"/>
          </w:rPr>
          <w:t xml:space="preserve">significant. In conclusion, it is appropriate to use </w:t>
        </w:r>
      </w:ins>
      <w:ins w:id="712" w:author="Liu, Luyu" w:date="2020-07-30T16:05:00Z">
        <w:r w:rsidR="00627190">
          <w:rPr>
            <w:rFonts w:ascii="Times New Roman" w:hAnsi="Times New Roman" w:cs="Times New Roman"/>
            <w:sz w:val="24"/>
          </w:rPr>
          <w:t xml:space="preserve">ordinary </w:t>
        </w:r>
      </w:ins>
      <w:ins w:id="713" w:author="Liu, Luyu" w:date="2020-07-30T16:06:00Z">
        <w:r w:rsidR="00627190">
          <w:rPr>
            <w:rFonts w:ascii="Times New Roman" w:hAnsi="Times New Roman" w:cs="Times New Roman"/>
            <w:sz w:val="24"/>
          </w:rPr>
          <w:t>least square regression model.</w:t>
        </w:r>
      </w:ins>
    </w:p>
    <w:p w14:paraId="7188A21D" w14:textId="38F8A8A3" w:rsidR="00077492" w:rsidRPr="009B25D0" w:rsidRDefault="00446080" w:rsidP="009B25D0">
      <w:pPr>
        <w:spacing w:line="240" w:lineRule="auto"/>
        <w:rPr>
          <w:rFonts w:ascii="Times New Roman" w:hAnsi="Times New Roman" w:cs="Times New Roman"/>
          <w:b/>
          <w:sz w:val="24"/>
          <w:rPrChange w:id="714" w:author="Liu, Luyu" w:date="2020-08-02T23:09:00Z">
            <w:rPr>
              <w:rFonts w:ascii="Times New Roman" w:hAnsi="Times New Roman" w:cs="Times New Roman"/>
              <w:sz w:val="24"/>
            </w:rPr>
          </w:rPrChange>
        </w:rPr>
        <w:pPrChange w:id="715" w:author="Liu, Luyu" w:date="2020-08-02T23:09:00Z">
          <w:pPr>
            <w:spacing w:line="480" w:lineRule="auto"/>
          </w:pPr>
        </w:pPrChange>
      </w:pPr>
      <w:bookmarkStart w:id="716" w:name="_Ref47296324"/>
      <w:ins w:id="717" w:author="Liu, Luyu" w:date="2020-08-02T21:31:00Z">
        <w:r w:rsidRPr="009B25D0">
          <w:rPr>
            <w:rFonts w:ascii="Times New Roman" w:hAnsi="Times New Roman" w:cs="Times New Roman"/>
            <w:b/>
            <w:sz w:val="24"/>
            <w:rPrChange w:id="718" w:author="Liu, Luyu" w:date="2020-08-02T23:09:00Z">
              <w:rPr>
                <w:rFonts w:ascii="Times New Roman" w:hAnsi="Times New Roman" w:cs="Times New Roman"/>
                <w:sz w:val="24"/>
              </w:rPr>
            </w:rPrChange>
          </w:rPr>
          <w:t xml:space="preserve">Table </w:t>
        </w:r>
        <w:r w:rsidRPr="009B25D0">
          <w:rPr>
            <w:rFonts w:ascii="Times New Roman" w:hAnsi="Times New Roman" w:cs="Times New Roman"/>
            <w:b/>
            <w:sz w:val="24"/>
            <w:rPrChange w:id="719" w:author="Liu, Luyu" w:date="2020-08-02T23:09:00Z">
              <w:rPr>
                <w:rFonts w:ascii="Times New Roman" w:hAnsi="Times New Roman" w:cs="Times New Roman"/>
                <w:sz w:val="24"/>
              </w:rPr>
            </w:rPrChange>
          </w:rPr>
          <w:fldChar w:fldCharType="begin"/>
        </w:r>
        <w:r w:rsidRPr="009B25D0">
          <w:rPr>
            <w:rFonts w:ascii="Times New Roman" w:hAnsi="Times New Roman" w:cs="Times New Roman"/>
            <w:b/>
            <w:sz w:val="24"/>
            <w:rPrChange w:id="720" w:author="Liu, Luyu" w:date="2020-08-02T23:09:00Z">
              <w:rPr>
                <w:rFonts w:ascii="Times New Roman" w:hAnsi="Times New Roman" w:cs="Times New Roman"/>
                <w:sz w:val="24"/>
              </w:rPr>
            </w:rPrChange>
          </w:rPr>
          <w:instrText xml:space="preserve"> SEQ Table \* ARABIC </w:instrText>
        </w:r>
        <w:r w:rsidRPr="009B25D0">
          <w:rPr>
            <w:rFonts w:ascii="Times New Roman" w:hAnsi="Times New Roman" w:cs="Times New Roman"/>
            <w:b/>
            <w:sz w:val="24"/>
            <w:rPrChange w:id="721" w:author="Liu, Luyu" w:date="2020-08-02T23:09:00Z">
              <w:rPr>
                <w:rFonts w:ascii="Times New Roman" w:hAnsi="Times New Roman" w:cs="Times New Roman"/>
                <w:sz w:val="24"/>
              </w:rPr>
            </w:rPrChange>
          </w:rPr>
          <w:fldChar w:fldCharType="separate"/>
        </w:r>
        <w:r w:rsidRPr="009B25D0">
          <w:rPr>
            <w:rFonts w:ascii="Times New Roman" w:hAnsi="Times New Roman" w:cs="Times New Roman"/>
            <w:b/>
            <w:noProof/>
            <w:sz w:val="24"/>
            <w:rPrChange w:id="722" w:author="Liu, Luyu" w:date="2020-08-02T23:09:00Z">
              <w:rPr>
                <w:rFonts w:ascii="Times New Roman" w:hAnsi="Times New Roman" w:cs="Times New Roman"/>
                <w:noProof/>
                <w:sz w:val="24"/>
              </w:rPr>
            </w:rPrChange>
          </w:rPr>
          <w:t>1</w:t>
        </w:r>
        <w:r w:rsidRPr="009B25D0">
          <w:rPr>
            <w:rFonts w:ascii="Times New Roman" w:hAnsi="Times New Roman" w:cs="Times New Roman"/>
            <w:b/>
            <w:sz w:val="24"/>
            <w:rPrChange w:id="723" w:author="Liu, Luyu" w:date="2020-08-02T23:09:00Z">
              <w:rPr>
                <w:rFonts w:ascii="Times New Roman" w:hAnsi="Times New Roman" w:cs="Times New Roman"/>
                <w:sz w:val="24"/>
              </w:rPr>
            </w:rPrChange>
          </w:rPr>
          <w:fldChar w:fldCharType="end"/>
        </w:r>
        <w:bookmarkEnd w:id="716"/>
        <w:r w:rsidR="009B25D0">
          <w:rPr>
            <w:rFonts w:ascii="Times New Roman" w:hAnsi="Times New Roman" w:cs="Times New Roman"/>
            <w:b/>
            <w:sz w:val="24"/>
            <w:rPrChange w:id="724" w:author="Liu, Luyu" w:date="2020-08-02T23:09:00Z">
              <w:rPr>
                <w:rFonts w:ascii="Times New Roman" w:hAnsi="Times New Roman" w:cs="Times New Roman"/>
                <w:b/>
                <w:sz w:val="24"/>
              </w:rPr>
            </w:rPrChange>
          </w:rPr>
          <w:t>.</w:t>
        </w:r>
        <w:r w:rsidRPr="009B25D0">
          <w:rPr>
            <w:rFonts w:ascii="Times New Roman" w:hAnsi="Times New Roman" w:cs="Times New Roman"/>
            <w:b/>
            <w:sz w:val="24"/>
            <w:rPrChange w:id="725" w:author="Liu, Luyu" w:date="2020-08-02T23:09:00Z">
              <w:rPr>
                <w:rFonts w:ascii="Times New Roman" w:hAnsi="Times New Roman" w:cs="Times New Roman"/>
                <w:sz w:val="24"/>
              </w:rPr>
            </w:rPrChange>
          </w:rPr>
          <w:t xml:space="preserve"> Results from regression analysis of base values with socio-economic and awareness indicators</w:t>
        </w:r>
        <w:r w:rsidR="006C15BB">
          <w:rPr>
            <w:rFonts w:ascii="Times New Roman" w:hAnsi="Times New Roman" w:cs="Times New Roman"/>
            <w:b/>
            <w:sz w:val="24"/>
            <w:rPrChange w:id="726" w:author="Liu, Luyu" w:date="2020-08-02T23:09:00Z">
              <w:rPr>
                <w:rFonts w:ascii="Times New Roman" w:hAnsi="Times New Roman" w:cs="Times New Roman"/>
                <w:b/>
                <w:sz w:val="24"/>
              </w:rPr>
            </w:rPrChange>
          </w:rPr>
          <w:t>.</w:t>
        </w:r>
      </w:ins>
    </w:p>
    <w:tbl>
      <w:tblPr>
        <w:tblStyle w:val="TableGrid"/>
        <w:tblW w:w="9350" w:type="dxa"/>
        <w:tblLook w:val="04A0" w:firstRow="1" w:lastRow="0" w:firstColumn="1" w:lastColumn="0" w:noHBand="0" w:noVBand="1"/>
        <w:tblPrChange w:id="727" w:author="Liu, Luyu" w:date="2020-07-30T14:40:00Z">
          <w:tblPr>
            <w:tblStyle w:val="TableGrid"/>
            <w:tblW w:w="9350" w:type="dxa"/>
            <w:tblLook w:val="04A0" w:firstRow="1" w:lastRow="0" w:firstColumn="1" w:lastColumn="0" w:noHBand="0" w:noVBand="1"/>
          </w:tblPr>
        </w:tblPrChange>
      </w:tblPr>
      <w:tblGrid>
        <w:gridCol w:w="2140"/>
        <w:gridCol w:w="1295"/>
        <w:gridCol w:w="1386"/>
        <w:gridCol w:w="1026"/>
        <w:gridCol w:w="1656"/>
        <w:gridCol w:w="866"/>
        <w:gridCol w:w="981"/>
        <w:tblGridChange w:id="728">
          <w:tblGrid>
            <w:gridCol w:w="1681"/>
            <w:gridCol w:w="1577"/>
            <w:gridCol w:w="1577"/>
            <w:gridCol w:w="1033"/>
            <w:gridCol w:w="1668"/>
            <w:gridCol w:w="872"/>
            <w:gridCol w:w="942"/>
          </w:tblGrid>
        </w:tblGridChange>
      </w:tblGrid>
      <w:tr w:rsidR="006A7A63" w:rsidRPr="00D22632" w14:paraId="21A0F91D" w14:textId="77777777" w:rsidTr="006A7A63">
        <w:trPr>
          <w:trHeight w:val="233"/>
          <w:trPrChange w:id="729" w:author="Liu, Luyu" w:date="2020-07-30T14:40:00Z">
            <w:trPr>
              <w:trHeight w:val="233"/>
            </w:trPr>
          </w:trPrChange>
        </w:trPr>
        <w:tc>
          <w:tcPr>
            <w:tcW w:w="2783" w:type="dxa"/>
            <w:noWrap/>
            <w:hideMark/>
            <w:tcPrChange w:id="730" w:author="Liu, Luyu" w:date="2020-07-30T14:40:00Z">
              <w:tcPr>
                <w:tcW w:w="2155" w:type="dxa"/>
                <w:noWrap/>
                <w:hideMark/>
              </w:tcPr>
            </w:tcPrChange>
          </w:tcPr>
          <w:p w14:paraId="21C031FE" w14:textId="77777777" w:rsidR="00077492" w:rsidRPr="00397CDC" w:rsidRDefault="00077492" w:rsidP="008A333B">
            <w:pPr>
              <w:spacing w:after="160"/>
              <w:rPr>
                <w:rFonts w:ascii="Times New Roman" w:hAnsi="Times New Roman" w:cs="Times New Roman"/>
                <w:sz w:val="24"/>
              </w:rPr>
            </w:pPr>
          </w:p>
        </w:tc>
        <w:tc>
          <w:tcPr>
            <w:tcW w:w="236" w:type="dxa"/>
            <w:noWrap/>
            <w:hideMark/>
            <w:tcPrChange w:id="731" w:author="Liu, Luyu" w:date="2020-07-30T14:40:00Z">
              <w:tcPr>
                <w:tcW w:w="1103" w:type="dxa"/>
                <w:noWrap/>
                <w:hideMark/>
              </w:tcPr>
            </w:tcPrChange>
          </w:tcPr>
          <w:p w14:paraId="654A8FB3" w14:textId="77777777" w:rsidR="00077492" w:rsidRPr="00397CDC" w:rsidRDefault="00077492" w:rsidP="00326A80">
            <w:pPr>
              <w:spacing w:after="160"/>
              <w:rPr>
                <w:rFonts w:ascii="Times New Roman" w:hAnsi="Times New Roman" w:cs="Times New Roman"/>
                <w:sz w:val="24"/>
              </w:rPr>
            </w:pPr>
            <w:r w:rsidRPr="00397CDC">
              <w:rPr>
                <w:rFonts w:ascii="Times New Roman" w:hAnsi="Times New Roman" w:cs="Times New Roman"/>
                <w:sz w:val="24"/>
              </w:rPr>
              <w:t>Estimate coefficient</w:t>
            </w:r>
          </w:p>
        </w:tc>
        <w:tc>
          <w:tcPr>
            <w:tcW w:w="1642" w:type="dxa"/>
            <w:noWrap/>
            <w:hideMark/>
            <w:tcPrChange w:id="732" w:author="Liu, Luyu" w:date="2020-07-30T14:40:00Z">
              <w:tcPr>
                <w:tcW w:w="1577" w:type="dxa"/>
                <w:noWrap/>
                <w:hideMark/>
              </w:tcPr>
            </w:tcPrChange>
          </w:tcPr>
          <w:p w14:paraId="7877A93B" w14:textId="77777777" w:rsidR="00077492" w:rsidRPr="00397CDC" w:rsidRDefault="00077492" w:rsidP="003E5814">
            <w:pPr>
              <w:spacing w:after="160"/>
              <w:rPr>
                <w:rFonts w:ascii="Times New Roman" w:hAnsi="Times New Roman" w:cs="Times New Roman"/>
                <w:sz w:val="24"/>
              </w:rPr>
            </w:pPr>
            <w:r w:rsidRPr="00397CDC">
              <w:rPr>
                <w:rFonts w:ascii="Times New Roman" w:hAnsi="Times New Roman" w:cs="Times New Roman"/>
                <w:sz w:val="24"/>
              </w:rPr>
              <w:t>Standard Error</w:t>
            </w:r>
          </w:p>
        </w:tc>
        <w:tc>
          <w:tcPr>
            <w:tcW w:w="1072" w:type="dxa"/>
            <w:noWrap/>
            <w:hideMark/>
            <w:tcPrChange w:id="733" w:author="Liu, Luyu" w:date="2020-07-30T14:40:00Z">
              <w:tcPr>
                <w:tcW w:w="1033" w:type="dxa"/>
                <w:noWrap/>
                <w:hideMark/>
              </w:tcPr>
            </w:tcPrChange>
          </w:tcPr>
          <w:p w14:paraId="21A42928"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t value</w:t>
            </w:r>
          </w:p>
        </w:tc>
        <w:tc>
          <w:tcPr>
            <w:tcW w:w="1737" w:type="dxa"/>
            <w:noWrap/>
            <w:hideMark/>
            <w:tcPrChange w:id="734" w:author="Liu, Luyu" w:date="2020-07-30T14:40:00Z">
              <w:tcPr>
                <w:tcW w:w="1668" w:type="dxa"/>
                <w:noWrap/>
                <w:hideMark/>
              </w:tcPr>
            </w:tcPrChange>
          </w:tcPr>
          <w:p w14:paraId="31CBAC96" w14:textId="77777777" w:rsidR="00077492" w:rsidRPr="00397CDC" w:rsidRDefault="00077492">
            <w:pPr>
              <w:spacing w:after="160"/>
              <w:rPr>
                <w:rFonts w:ascii="Times New Roman" w:hAnsi="Times New Roman" w:cs="Times New Roman"/>
                <w:sz w:val="24"/>
              </w:rPr>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903" w:type="dxa"/>
            <w:tcPrChange w:id="735" w:author="Liu, Luyu" w:date="2020-07-30T14:40:00Z">
              <w:tcPr>
                <w:tcW w:w="872" w:type="dxa"/>
              </w:tcPr>
            </w:tcPrChange>
          </w:tcPr>
          <w:p w14:paraId="6DA8D42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Variance Inflation Factor</w:t>
            </w:r>
          </w:p>
        </w:tc>
        <w:tc>
          <w:tcPr>
            <w:tcW w:w="977" w:type="dxa"/>
            <w:tcPrChange w:id="736" w:author="Liu, Luyu" w:date="2020-07-30T14:40:00Z">
              <w:tcPr>
                <w:tcW w:w="942" w:type="dxa"/>
              </w:tcPr>
            </w:tcPrChange>
          </w:tcPr>
          <w:p w14:paraId="00DFB7F6" w14:textId="77777777" w:rsidR="00077492" w:rsidRPr="00397CDC" w:rsidRDefault="00077492">
            <w:pPr>
              <w:spacing w:after="160"/>
              <w:rPr>
                <w:rFonts w:ascii="Times New Roman" w:hAnsi="Times New Roman" w:cs="Times New Roman"/>
                <w:sz w:val="24"/>
              </w:rPr>
            </w:pPr>
            <w:r w:rsidRPr="00397CDC">
              <w:rPr>
                <w:rFonts w:ascii="Times New Roman" w:hAnsi="Times New Roman" w:cs="Times New Roman"/>
                <w:sz w:val="24"/>
              </w:rPr>
              <w:t>R-squared increment</w:t>
            </w:r>
          </w:p>
        </w:tc>
      </w:tr>
      <w:tr w:rsidR="006A7A63" w:rsidRPr="00D22632" w14:paraId="5F5DDE1B" w14:textId="77777777" w:rsidTr="006A7A63">
        <w:trPr>
          <w:trHeight w:val="233"/>
          <w:trPrChange w:id="737" w:author="Liu, Luyu" w:date="2020-07-30T14:40:00Z">
            <w:trPr>
              <w:trHeight w:val="233"/>
            </w:trPr>
          </w:trPrChange>
        </w:trPr>
        <w:tc>
          <w:tcPr>
            <w:tcW w:w="2783" w:type="dxa"/>
            <w:noWrap/>
            <w:hideMark/>
            <w:tcPrChange w:id="738" w:author="Liu, Luyu" w:date="2020-07-30T14:40:00Z">
              <w:tcPr>
                <w:tcW w:w="2155" w:type="dxa"/>
                <w:noWrap/>
                <w:hideMark/>
              </w:tcPr>
            </w:tcPrChange>
          </w:tcPr>
          <w:p w14:paraId="37818F79"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Intercept</w:t>
            </w:r>
          </w:p>
        </w:tc>
        <w:tc>
          <w:tcPr>
            <w:tcW w:w="236" w:type="dxa"/>
            <w:noWrap/>
            <w:vAlign w:val="bottom"/>
            <w:hideMark/>
            <w:tcPrChange w:id="739" w:author="Liu, Luyu" w:date="2020-07-30T14:40:00Z">
              <w:tcPr>
                <w:tcW w:w="1103" w:type="dxa"/>
                <w:noWrap/>
                <w:vAlign w:val="bottom"/>
                <w:hideMark/>
              </w:tcPr>
            </w:tcPrChange>
          </w:tcPr>
          <w:p w14:paraId="0069F44F" w14:textId="602C42EF" w:rsidR="00FD7CDC" w:rsidRPr="00397CDC" w:rsidRDefault="00A52694" w:rsidP="00FD7CDC">
            <w:pPr>
              <w:spacing w:after="160"/>
              <w:rPr>
                <w:rFonts w:ascii="Times New Roman" w:hAnsi="Times New Roman" w:cs="Times New Roman"/>
                <w:sz w:val="24"/>
              </w:rPr>
            </w:pPr>
            <w:ins w:id="740" w:author="Liu, Luyu" w:date="2020-07-30T14:37:00Z">
              <w:r w:rsidRPr="008A6B31">
                <w:rPr>
                  <w:rFonts w:ascii="Times New Roman" w:hAnsi="Times New Roman" w:cs="Times New Roman"/>
                  <w:sz w:val="24"/>
                </w:rPr>
                <w:t>-0.520</w:t>
              </w:r>
            </w:ins>
            <w:del w:id="741" w:author="Liu, Luyu" w:date="2020-07-30T14:37:00Z">
              <w:r w:rsidR="00FD7CDC" w:rsidRPr="00397CDC" w:rsidDel="008A1D02">
                <w:rPr>
                  <w:rFonts w:ascii="Times New Roman" w:hAnsi="Times New Roman" w:cs="Times New Roman"/>
                  <w:sz w:val="24"/>
                </w:rPr>
                <w:delText>-0.52997</w:delText>
              </w:r>
            </w:del>
          </w:p>
        </w:tc>
        <w:tc>
          <w:tcPr>
            <w:tcW w:w="1642" w:type="dxa"/>
            <w:noWrap/>
            <w:vAlign w:val="bottom"/>
            <w:hideMark/>
            <w:tcPrChange w:id="742" w:author="Liu, Luyu" w:date="2020-07-30T14:40:00Z">
              <w:tcPr>
                <w:tcW w:w="1577" w:type="dxa"/>
                <w:noWrap/>
                <w:vAlign w:val="bottom"/>
                <w:hideMark/>
              </w:tcPr>
            </w:tcPrChange>
          </w:tcPr>
          <w:p w14:paraId="7BCE204F" w14:textId="0B1D36FE" w:rsidR="00FD7CDC" w:rsidRPr="00397CDC" w:rsidRDefault="000841ED" w:rsidP="00FD7CDC">
            <w:pPr>
              <w:spacing w:after="160"/>
              <w:rPr>
                <w:rFonts w:ascii="Times New Roman" w:hAnsi="Times New Roman" w:cs="Times New Roman"/>
                <w:sz w:val="24"/>
              </w:rPr>
            </w:pPr>
            <w:ins w:id="743" w:author="Liu, Luyu" w:date="2020-07-30T14:37:00Z">
              <w:r w:rsidRPr="008A6B31">
                <w:rPr>
                  <w:rFonts w:ascii="Times New Roman" w:hAnsi="Times New Roman" w:cs="Times New Roman"/>
                  <w:sz w:val="24"/>
                </w:rPr>
                <w:t>0.194</w:t>
              </w:r>
            </w:ins>
            <w:del w:id="744" w:author="Liu, Luyu" w:date="2020-07-30T14:37:00Z">
              <w:r w:rsidR="00FD7CDC" w:rsidRPr="00397CDC" w:rsidDel="008A1D02">
                <w:rPr>
                  <w:rFonts w:ascii="Times New Roman" w:hAnsi="Times New Roman" w:cs="Times New Roman"/>
                  <w:sz w:val="24"/>
                </w:rPr>
                <w:delText>0.169042</w:delText>
              </w:r>
            </w:del>
          </w:p>
        </w:tc>
        <w:tc>
          <w:tcPr>
            <w:tcW w:w="1072" w:type="dxa"/>
            <w:noWrap/>
            <w:vAlign w:val="bottom"/>
            <w:hideMark/>
            <w:tcPrChange w:id="745" w:author="Liu, Luyu" w:date="2020-07-30T14:40:00Z">
              <w:tcPr>
                <w:tcW w:w="1033" w:type="dxa"/>
                <w:noWrap/>
                <w:vAlign w:val="bottom"/>
                <w:hideMark/>
              </w:tcPr>
            </w:tcPrChange>
          </w:tcPr>
          <w:p w14:paraId="2DBA7DF3" w14:textId="6C5A31B8" w:rsidR="00FD7CDC" w:rsidRPr="00397CDC" w:rsidRDefault="00FD7CDC" w:rsidP="00FD7CDC">
            <w:pPr>
              <w:spacing w:after="160"/>
              <w:rPr>
                <w:rFonts w:ascii="Times New Roman" w:hAnsi="Times New Roman" w:cs="Times New Roman"/>
                <w:sz w:val="24"/>
              </w:rPr>
            </w:pPr>
            <w:ins w:id="746" w:author="Liu, Luyu" w:date="2020-07-30T14:37:00Z">
              <w:r w:rsidRPr="00FD7CDC">
                <w:rPr>
                  <w:rFonts w:ascii="Times New Roman" w:hAnsi="Times New Roman" w:cs="Times New Roman"/>
                  <w:sz w:val="24"/>
                  <w:rPrChange w:id="747" w:author="Liu, Luyu" w:date="2020-07-30T14:38:00Z">
                    <w:rPr>
                      <w:rFonts w:ascii="Calibri" w:hAnsi="Calibri" w:cs="Calibri"/>
                      <w:color w:val="000000"/>
                    </w:rPr>
                  </w:rPrChange>
                </w:rPr>
                <w:t>-2.677</w:t>
              </w:r>
            </w:ins>
            <w:del w:id="748" w:author="Liu, Luyu" w:date="2020-07-30T14:37:00Z">
              <w:r w:rsidRPr="00397CDC" w:rsidDel="008A1D02">
                <w:rPr>
                  <w:rFonts w:ascii="Times New Roman" w:hAnsi="Times New Roman" w:cs="Times New Roman"/>
                  <w:sz w:val="24"/>
                </w:rPr>
                <w:delText>-3.135</w:delText>
              </w:r>
            </w:del>
          </w:p>
        </w:tc>
        <w:tc>
          <w:tcPr>
            <w:tcW w:w="1737" w:type="dxa"/>
            <w:noWrap/>
            <w:vAlign w:val="bottom"/>
            <w:hideMark/>
            <w:tcPrChange w:id="749" w:author="Liu, Luyu" w:date="2020-07-30T14:40:00Z">
              <w:tcPr>
                <w:tcW w:w="1668" w:type="dxa"/>
                <w:noWrap/>
                <w:vAlign w:val="bottom"/>
                <w:hideMark/>
              </w:tcPr>
            </w:tcPrChange>
          </w:tcPr>
          <w:p w14:paraId="667E8FE4" w14:textId="2D8333C0" w:rsidR="00FD7CDC" w:rsidRPr="00397CDC" w:rsidRDefault="00FD7CDC" w:rsidP="00FD7CDC">
            <w:pPr>
              <w:spacing w:after="160"/>
              <w:rPr>
                <w:rFonts w:ascii="Times New Roman" w:hAnsi="Times New Roman" w:cs="Times New Roman"/>
                <w:sz w:val="24"/>
              </w:rPr>
            </w:pPr>
            <w:ins w:id="750" w:author="Liu, Luyu" w:date="2020-07-30T14:37:00Z">
              <w:r w:rsidRPr="00FD7CDC">
                <w:rPr>
                  <w:rFonts w:ascii="Times New Roman" w:hAnsi="Times New Roman" w:cs="Times New Roman"/>
                  <w:sz w:val="24"/>
                  <w:rPrChange w:id="751" w:author="Liu, Luyu" w:date="2020-07-30T14:38:00Z">
                    <w:rPr>
                      <w:rFonts w:ascii="Calibri" w:hAnsi="Calibri" w:cs="Calibri"/>
                      <w:color w:val="000000"/>
                    </w:rPr>
                  </w:rPrChange>
                </w:rPr>
                <w:t>0.00861</w:t>
              </w:r>
            </w:ins>
            <w:ins w:id="752" w:author="Liu, Luyu" w:date="2020-07-30T14:39:00Z">
              <w:r w:rsidR="00185CA3">
                <w:rPr>
                  <w:rFonts w:ascii="Times New Roman" w:hAnsi="Times New Roman" w:cs="Times New Roman"/>
                  <w:sz w:val="24"/>
                </w:rPr>
                <w:t>**</w:t>
              </w:r>
            </w:ins>
            <w:del w:id="753" w:author="Liu, Luyu" w:date="2020-07-30T14:37:00Z">
              <w:r w:rsidRPr="00397CDC" w:rsidDel="008A1D02">
                <w:rPr>
                  <w:rFonts w:ascii="Times New Roman" w:hAnsi="Times New Roman" w:cs="Times New Roman"/>
                  <w:sz w:val="24"/>
                </w:rPr>
                <w:delText>0.00221</w:delText>
              </w:r>
            </w:del>
          </w:p>
        </w:tc>
        <w:tc>
          <w:tcPr>
            <w:tcW w:w="903" w:type="dxa"/>
            <w:tcPrChange w:id="754" w:author="Liu, Luyu" w:date="2020-07-30T14:40:00Z">
              <w:tcPr>
                <w:tcW w:w="872" w:type="dxa"/>
              </w:tcPr>
            </w:tcPrChange>
          </w:tcPr>
          <w:p w14:paraId="20631C02"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c>
          <w:tcPr>
            <w:tcW w:w="977" w:type="dxa"/>
            <w:tcPrChange w:id="755" w:author="Liu, Luyu" w:date="2020-07-30T14:40:00Z">
              <w:tcPr>
                <w:tcW w:w="942" w:type="dxa"/>
              </w:tcPr>
            </w:tcPrChange>
          </w:tcPr>
          <w:p w14:paraId="15364E13"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hint="eastAsia"/>
                <w:sz w:val="24"/>
              </w:rPr>
              <w:t>-</w:t>
            </w:r>
          </w:p>
        </w:tc>
      </w:tr>
      <w:tr w:rsidR="006A7A63" w:rsidRPr="00D22632" w14:paraId="2BC0311A" w14:textId="77777777" w:rsidTr="006A7A63">
        <w:trPr>
          <w:trHeight w:val="233"/>
          <w:trPrChange w:id="756" w:author="Liu, Luyu" w:date="2020-07-30T14:40:00Z">
            <w:trPr>
              <w:trHeight w:val="233"/>
            </w:trPr>
          </w:trPrChange>
        </w:trPr>
        <w:tc>
          <w:tcPr>
            <w:tcW w:w="2783" w:type="dxa"/>
            <w:noWrap/>
            <w:hideMark/>
            <w:tcPrChange w:id="757" w:author="Liu, Luyu" w:date="2020-07-30T14:40:00Z">
              <w:tcPr>
                <w:tcW w:w="2155" w:type="dxa"/>
                <w:noWrap/>
                <w:hideMark/>
              </w:tcPr>
            </w:tcPrChange>
          </w:tcPr>
          <w:p w14:paraId="2F1E9C48"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people with non-physical occupation</w:t>
            </w:r>
          </w:p>
        </w:tc>
        <w:tc>
          <w:tcPr>
            <w:tcW w:w="236" w:type="dxa"/>
            <w:noWrap/>
            <w:vAlign w:val="bottom"/>
            <w:hideMark/>
            <w:tcPrChange w:id="758" w:author="Liu, Luyu" w:date="2020-07-30T14:40:00Z">
              <w:tcPr>
                <w:tcW w:w="1103" w:type="dxa"/>
                <w:noWrap/>
                <w:vAlign w:val="bottom"/>
                <w:hideMark/>
              </w:tcPr>
            </w:tcPrChange>
          </w:tcPr>
          <w:p w14:paraId="445E5444" w14:textId="5B948528" w:rsidR="00FD7CDC" w:rsidRPr="00397CDC" w:rsidRDefault="00A52694" w:rsidP="00FD7CDC">
            <w:pPr>
              <w:spacing w:after="160"/>
              <w:rPr>
                <w:rFonts w:ascii="Times New Roman" w:hAnsi="Times New Roman" w:cs="Times New Roman"/>
                <w:sz w:val="24"/>
              </w:rPr>
            </w:pPr>
            <w:ins w:id="759" w:author="Liu, Luyu" w:date="2020-07-30T14:37:00Z">
              <w:r w:rsidRPr="008A6B31">
                <w:rPr>
                  <w:rFonts w:ascii="Times New Roman" w:hAnsi="Times New Roman" w:cs="Times New Roman"/>
                  <w:sz w:val="24"/>
                </w:rPr>
                <w:t>-0.493</w:t>
              </w:r>
            </w:ins>
            <w:del w:id="760" w:author="Liu, Luyu" w:date="2020-07-30T14:37:00Z">
              <w:r w:rsidR="00FD7CDC" w:rsidRPr="00397CDC" w:rsidDel="008A1D02">
                <w:rPr>
                  <w:rFonts w:ascii="Times New Roman" w:hAnsi="Times New Roman" w:cs="Times New Roman"/>
                  <w:sz w:val="24"/>
                </w:rPr>
                <w:delText>-0.4269</w:delText>
              </w:r>
            </w:del>
          </w:p>
        </w:tc>
        <w:tc>
          <w:tcPr>
            <w:tcW w:w="1642" w:type="dxa"/>
            <w:noWrap/>
            <w:vAlign w:val="bottom"/>
            <w:hideMark/>
            <w:tcPrChange w:id="761" w:author="Liu, Luyu" w:date="2020-07-30T14:40:00Z">
              <w:tcPr>
                <w:tcW w:w="1577" w:type="dxa"/>
                <w:noWrap/>
                <w:vAlign w:val="bottom"/>
                <w:hideMark/>
              </w:tcPr>
            </w:tcPrChange>
          </w:tcPr>
          <w:p w14:paraId="71D393EF" w14:textId="3F336CF5" w:rsidR="00FD7CDC" w:rsidRPr="00397CDC" w:rsidRDefault="000841ED" w:rsidP="00FD7CDC">
            <w:pPr>
              <w:spacing w:after="160"/>
              <w:rPr>
                <w:rFonts w:ascii="Times New Roman" w:hAnsi="Times New Roman" w:cs="Times New Roman"/>
                <w:sz w:val="24"/>
              </w:rPr>
            </w:pPr>
            <w:ins w:id="762" w:author="Liu, Luyu" w:date="2020-07-30T14:37:00Z">
              <w:r w:rsidRPr="008A6B31">
                <w:rPr>
                  <w:rFonts w:ascii="Times New Roman" w:hAnsi="Times New Roman" w:cs="Times New Roman"/>
                  <w:sz w:val="24"/>
                </w:rPr>
                <w:t>0.137</w:t>
              </w:r>
            </w:ins>
            <w:del w:id="763" w:author="Liu, Luyu" w:date="2020-07-30T14:37:00Z">
              <w:r w:rsidR="00FD7CDC" w:rsidRPr="00397CDC" w:rsidDel="008A1D02">
                <w:rPr>
                  <w:rFonts w:ascii="Times New Roman" w:hAnsi="Times New Roman" w:cs="Times New Roman"/>
                  <w:sz w:val="24"/>
                </w:rPr>
                <w:delText>0.129248</w:delText>
              </w:r>
            </w:del>
          </w:p>
        </w:tc>
        <w:tc>
          <w:tcPr>
            <w:tcW w:w="1072" w:type="dxa"/>
            <w:noWrap/>
            <w:vAlign w:val="bottom"/>
            <w:hideMark/>
            <w:tcPrChange w:id="764" w:author="Liu, Luyu" w:date="2020-07-30T14:40:00Z">
              <w:tcPr>
                <w:tcW w:w="1033" w:type="dxa"/>
                <w:noWrap/>
                <w:vAlign w:val="bottom"/>
                <w:hideMark/>
              </w:tcPr>
            </w:tcPrChange>
          </w:tcPr>
          <w:p w14:paraId="5CDF32DB" w14:textId="34A5603A" w:rsidR="00FD7CDC" w:rsidRPr="00397CDC" w:rsidRDefault="00FD7CDC" w:rsidP="00FD7CDC">
            <w:pPr>
              <w:spacing w:after="160"/>
              <w:rPr>
                <w:rFonts w:ascii="Times New Roman" w:hAnsi="Times New Roman" w:cs="Times New Roman"/>
                <w:sz w:val="24"/>
              </w:rPr>
            </w:pPr>
            <w:ins w:id="765" w:author="Liu, Luyu" w:date="2020-07-30T14:37:00Z">
              <w:r w:rsidRPr="00FD7CDC">
                <w:rPr>
                  <w:rFonts w:ascii="Times New Roman" w:hAnsi="Times New Roman" w:cs="Times New Roman"/>
                  <w:sz w:val="24"/>
                  <w:rPrChange w:id="766" w:author="Liu, Luyu" w:date="2020-07-30T14:38:00Z">
                    <w:rPr>
                      <w:rFonts w:ascii="Calibri" w:hAnsi="Calibri" w:cs="Calibri"/>
                      <w:color w:val="000000"/>
                    </w:rPr>
                  </w:rPrChange>
                </w:rPr>
                <w:t>-3.593</w:t>
              </w:r>
            </w:ins>
            <w:del w:id="767" w:author="Liu, Luyu" w:date="2020-07-30T14:37:00Z">
              <w:r w:rsidRPr="00397CDC" w:rsidDel="008A1D02">
                <w:rPr>
                  <w:rFonts w:ascii="Times New Roman" w:hAnsi="Times New Roman" w:cs="Times New Roman"/>
                  <w:sz w:val="24"/>
                </w:rPr>
                <w:delText>-3.303</w:delText>
              </w:r>
            </w:del>
          </w:p>
        </w:tc>
        <w:tc>
          <w:tcPr>
            <w:tcW w:w="1737" w:type="dxa"/>
            <w:noWrap/>
            <w:vAlign w:val="bottom"/>
            <w:hideMark/>
            <w:tcPrChange w:id="768" w:author="Liu, Luyu" w:date="2020-07-30T14:40:00Z">
              <w:tcPr>
                <w:tcW w:w="1668" w:type="dxa"/>
                <w:noWrap/>
                <w:vAlign w:val="bottom"/>
                <w:hideMark/>
              </w:tcPr>
            </w:tcPrChange>
          </w:tcPr>
          <w:p w14:paraId="79AEDF49" w14:textId="20FC3763" w:rsidR="00FD7CDC" w:rsidRPr="00397CDC" w:rsidRDefault="00FD7CDC" w:rsidP="00FD7CDC">
            <w:pPr>
              <w:spacing w:after="160"/>
              <w:rPr>
                <w:rFonts w:ascii="Times New Roman" w:hAnsi="Times New Roman" w:cs="Times New Roman"/>
                <w:sz w:val="24"/>
              </w:rPr>
            </w:pPr>
            <w:ins w:id="769" w:author="Liu, Luyu" w:date="2020-07-30T14:37:00Z">
              <w:r w:rsidRPr="00FD7CDC">
                <w:rPr>
                  <w:rFonts w:ascii="Times New Roman" w:hAnsi="Times New Roman" w:cs="Times New Roman"/>
                  <w:sz w:val="24"/>
                  <w:rPrChange w:id="770" w:author="Liu, Luyu" w:date="2020-07-30T14:38:00Z">
                    <w:rPr>
                      <w:rFonts w:ascii="Calibri" w:hAnsi="Calibri" w:cs="Calibri"/>
                      <w:color w:val="000000"/>
                    </w:rPr>
                  </w:rPrChange>
                </w:rPr>
                <w:t>0.000497</w:t>
              </w:r>
            </w:ins>
            <w:ins w:id="771" w:author="Liu, Luyu" w:date="2020-07-30T14:39:00Z">
              <w:r w:rsidR="006A7A63">
                <w:rPr>
                  <w:rFonts w:ascii="Times New Roman" w:hAnsi="Times New Roman" w:cs="Times New Roman"/>
                  <w:sz w:val="24"/>
                </w:rPr>
                <w:t>***</w:t>
              </w:r>
            </w:ins>
            <w:del w:id="772" w:author="Liu, Luyu" w:date="2020-07-30T14:37:00Z">
              <w:r w:rsidRPr="00397CDC" w:rsidDel="008A1D02">
                <w:rPr>
                  <w:rFonts w:ascii="Times New Roman" w:hAnsi="Times New Roman" w:cs="Times New Roman"/>
                  <w:sz w:val="24"/>
                </w:rPr>
                <w:delText>0.0013</w:delText>
              </w:r>
            </w:del>
          </w:p>
        </w:tc>
        <w:tc>
          <w:tcPr>
            <w:tcW w:w="903" w:type="dxa"/>
            <w:tcPrChange w:id="773" w:author="Liu, Luyu" w:date="2020-07-30T14:40:00Z">
              <w:tcPr>
                <w:tcW w:w="872" w:type="dxa"/>
              </w:tcPr>
            </w:tcPrChange>
          </w:tcPr>
          <w:p w14:paraId="44B8EAA8" w14:textId="7FF00A5A"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774" w:author="Liu, Luyu" w:date="2020-07-30T15:21:00Z">
              <w:r w:rsidRPr="00397CDC" w:rsidDel="00A52694">
                <w:rPr>
                  <w:rFonts w:ascii="Times New Roman" w:hAnsi="Times New Roman" w:cs="Times New Roman"/>
                  <w:sz w:val="24"/>
                </w:rPr>
                <w:delText>21</w:delText>
              </w:r>
            </w:del>
            <w:ins w:id="775" w:author="Liu, Luyu" w:date="2020-07-30T15:21:00Z">
              <w:r w:rsidR="00A52694">
                <w:rPr>
                  <w:rFonts w:ascii="Times New Roman" w:hAnsi="Times New Roman" w:cs="Times New Roman"/>
                  <w:sz w:val="24"/>
                </w:rPr>
                <w:t>39</w:t>
              </w:r>
            </w:ins>
          </w:p>
        </w:tc>
        <w:tc>
          <w:tcPr>
            <w:tcW w:w="977" w:type="dxa"/>
            <w:tcPrChange w:id="776" w:author="Liu, Luyu" w:date="2020-07-30T14:40:00Z">
              <w:tcPr>
                <w:tcW w:w="942" w:type="dxa"/>
              </w:tcPr>
            </w:tcPrChange>
          </w:tcPr>
          <w:p w14:paraId="050F01AE" w14:textId="45EA09ED" w:rsidR="00FD7CDC" w:rsidRPr="00397CDC" w:rsidRDefault="00FD7CDC" w:rsidP="00057EE9">
            <w:pPr>
              <w:spacing w:after="160"/>
              <w:rPr>
                <w:rFonts w:ascii="Times New Roman" w:hAnsi="Times New Roman" w:cs="Times New Roman"/>
                <w:sz w:val="24"/>
              </w:rPr>
            </w:pPr>
            <w:r w:rsidRPr="00397CDC">
              <w:rPr>
                <w:rFonts w:ascii="Times New Roman" w:hAnsi="Times New Roman" w:cs="Times New Roman"/>
                <w:sz w:val="24"/>
              </w:rPr>
              <w:t>0.</w:t>
            </w:r>
            <w:del w:id="777" w:author="Liu, Luyu" w:date="2020-07-30T15:28:00Z">
              <w:r w:rsidRPr="00397CDC" w:rsidDel="00A52694">
                <w:rPr>
                  <w:rFonts w:ascii="Times New Roman" w:hAnsi="Times New Roman" w:cs="Times New Roman"/>
                  <w:sz w:val="24"/>
                </w:rPr>
                <w:delText>063</w:delText>
              </w:r>
            </w:del>
            <w:ins w:id="778" w:author="Liu, Luyu" w:date="2020-07-30T15:28:00Z">
              <w:r w:rsidR="00A52694" w:rsidRPr="00397CDC">
                <w:rPr>
                  <w:rFonts w:ascii="Times New Roman" w:hAnsi="Times New Roman" w:cs="Times New Roman"/>
                  <w:sz w:val="24"/>
                </w:rPr>
                <w:t>0</w:t>
              </w:r>
              <w:r w:rsidR="00A52694">
                <w:rPr>
                  <w:rFonts w:ascii="Times New Roman" w:hAnsi="Times New Roman" w:cs="Times New Roman"/>
                  <w:sz w:val="24"/>
                </w:rPr>
                <w:t>728</w:t>
              </w:r>
            </w:ins>
          </w:p>
        </w:tc>
      </w:tr>
      <w:tr w:rsidR="006A7A63" w:rsidRPr="00D22632" w14:paraId="512263EC" w14:textId="77777777" w:rsidTr="006A7A63">
        <w:trPr>
          <w:trHeight w:val="233"/>
          <w:trPrChange w:id="779" w:author="Liu, Luyu" w:date="2020-07-30T14:40:00Z">
            <w:trPr>
              <w:trHeight w:val="233"/>
            </w:trPr>
          </w:trPrChange>
        </w:trPr>
        <w:tc>
          <w:tcPr>
            <w:tcW w:w="2783" w:type="dxa"/>
            <w:noWrap/>
            <w:hideMark/>
            <w:tcPrChange w:id="780" w:author="Liu, Luyu" w:date="2020-07-30T14:40:00Z">
              <w:tcPr>
                <w:tcW w:w="2155" w:type="dxa"/>
                <w:noWrap/>
                <w:hideMark/>
              </w:tcPr>
            </w:tcPrChange>
          </w:tcPr>
          <w:p w14:paraId="0728717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Ratio of African American population</w:t>
            </w:r>
          </w:p>
        </w:tc>
        <w:tc>
          <w:tcPr>
            <w:tcW w:w="236" w:type="dxa"/>
            <w:noWrap/>
            <w:vAlign w:val="bottom"/>
            <w:hideMark/>
            <w:tcPrChange w:id="781" w:author="Liu, Luyu" w:date="2020-07-30T14:40:00Z">
              <w:tcPr>
                <w:tcW w:w="1103" w:type="dxa"/>
                <w:noWrap/>
                <w:vAlign w:val="bottom"/>
                <w:hideMark/>
              </w:tcPr>
            </w:tcPrChange>
          </w:tcPr>
          <w:p w14:paraId="35958C7E" w14:textId="70542CD9" w:rsidR="00FD7CDC" w:rsidRPr="00397CDC" w:rsidRDefault="00A52694" w:rsidP="00FD7CDC">
            <w:pPr>
              <w:spacing w:after="160"/>
              <w:rPr>
                <w:rFonts w:ascii="Times New Roman" w:hAnsi="Times New Roman" w:cs="Times New Roman"/>
                <w:sz w:val="24"/>
              </w:rPr>
            </w:pPr>
            <w:ins w:id="782" w:author="Liu, Luyu" w:date="2020-07-30T14:37:00Z">
              <w:r w:rsidRPr="008A6B31">
                <w:rPr>
                  <w:rFonts w:ascii="Times New Roman" w:hAnsi="Times New Roman" w:cs="Times New Roman"/>
                  <w:sz w:val="24"/>
                </w:rPr>
                <w:t>0.372</w:t>
              </w:r>
            </w:ins>
            <w:del w:id="783" w:author="Liu, Luyu" w:date="2020-07-30T14:37:00Z">
              <w:r w:rsidR="00FD7CDC" w:rsidRPr="00397CDC" w:rsidDel="008A1D02">
                <w:rPr>
                  <w:rFonts w:ascii="Times New Roman" w:hAnsi="Times New Roman" w:cs="Times New Roman"/>
                  <w:sz w:val="24"/>
                </w:rPr>
                <w:delText>0.412221</w:delText>
              </w:r>
            </w:del>
          </w:p>
        </w:tc>
        <w:tc>
          <w:tcPr>
            <w:tcW w:w="1642" w:type="dxa"/>
            <w:noWrap/>
            <w:vAlign w:val="bottom"/>
            <w:hideMark/>
            <w:tcPrChange w:id="784" w:author="Liu, Luyu" w:date="2020-07-30T14:40:00Z">
              <w:tcPr>
                <w:tcW w:w="1577" w:type="dxa"/>
                <w:noWrap/>
                <w:vAlign w:val="bottom"/>
                <w:hideMark/>
              </w:tcPr>
            </w:tcPrChange>
          </w:tcPr>
          <w:p w14:paraId="453B8255" w14:textId="608F1B41" w:rsidR="00FD7CDC" w:rsidRPr="00397CDC" w:rsidRDefault="000841ED" w:rsidP="00FD7CDC">
            <w:pPr>
              <w:spacing w:after="160"/>
              <w:rPr>
                <w:rFonts w:ascii="Times New Roman" w:hAnsi="Times New Roman" w:cs="Times New Roman"/>
                <w:sz w:val="24"/>
              </w:rPr>
            </w:pPr>
            <w:ins w:id="785" w:author="Liu, Luyu" w:date="2020-07-30T14:37:00Z">
              <w:r w:rsidRPr="008A6B31">
                <w:rPr>
                  <w:rFonts w:ascii="Times New Roman" w:hAnsi="Times New Roman" w:cs="Times New Roman"/>
                  <w:sz w:val="24"/>
                </w:rPr>
                <w:t>0.0812</w:t>
              </w:r>
            </w:ins>
            <w:del w:id="786" w:author="Liu, Luyu" w:date="2020-07-30T14:37:00Z">
              <w:r w:rsidR="00FD7CDC" w:rsidRPr="00397CDC" w:rsidDel="008A1D02">
                <w:rPr>
                  <w:rFonts w:ascii="Times New Roman" w:hAnsi="Times New Roman" w:cs="Times New Roman"/>
                  <w:sz w:val="24"/>
                </w:rPr>
                <w:delText>0.075941</w:delText>
              </w:r>
            </w:del>
          </w:p>
        </w:tc>
        <w:tc>
          <w:tcPr>
            <w:tcW w:w="1072" w:type="dxa"/>
            <w:noWrap/>
            <w:vAlign w:val="bottom"/>
            <w:hideMark/>
            <w:tcPrChange w:id="787" w:author="Liu, Luyu" w:date="2020-07-30T14:40:00Z">
              <w:tcPr>
                <w:tcW w:w="1033" w:type="dxa"/>
                <w:noWrap/>
                <w:vAlign w:val="bottom"/>
                <w:hideMark/>
              </w:tcPr>
            </w:tcPrChange>
          </w:tcPr>
          <w:p w14:paraId="1703D870" w14:textId="21C07089" w:rsidR="00FD7CDC" w:rsidRPr="00397CDC" w:rsidRDefault="00FD7CDC" w:rsidP="00FD7CDC">
            <w:pPr>
              <w:spacing w:after="160"/>
              <w:rPr>
                <w:rFonts w:ascii="Times New Roman" w:hAnsi="Times New Roman" w:cs="Times New Roman"/>
                <w:sz w:val="24"/>
              </w:rPr>
            </w:pPr>
            <w:ins w:id="788" w:author="Liu, Luyu" w:date="2020-07-30T14:37:00Z">
              <w:r w:rsidRPr="00FD7CDC">
                <w:rPr>
                  <w:rFonts w:ascii="Times New Roman" w:hAnsi="Times New Roman" w:cs="Times New Roman"/>
                  <w:sz w:val="24"/>
                  <w:rPrChange w:id="789" w:author="Liu, Luyu" w:date="2020-07-30T14:38:00Z">
                    <w:rPr>
                      <w:rFonts w:ascii="Calibri" w:hAnsi="Calibri" w:cs="Calibri"/>
                      <w:color w:val="000000"/>
                    </w:rPr>
                  </w:rPrChange>
                </w:rPr>
                <w:t>4.576</w:t>
              </w:r>
            </w:ins>
            <w:del w:id="790" w:author="Liu, Luyu" w:date="2020-07-30T14:37:00Z">
              <w:r w:rsidRPr="00397CDC" w:rsidDel="008A1D02">
                <w:rPr>
                  <w:rFonts w:ascii="Times New Roman" w:hAnsi="Times New Roman" w:cs="Times New Roman"/>
                  <w:sz w:val="24"/>
                </w:rPr>
                <w:delText>5.428</w:delText>
              </w:r>
            </w:del>
          </w:p>
        </w:tc>
        <w:tc>
          <w:tcPr>
            <w:tcW w:w="1737" w:type="dxa"/>
            <w:noWrap/>
            <w:vAlign w:val="bottom"/>
            <w:hideMark/>
            <w:tcPrChange w:id="791" w:author="Liu, Luyu" w:date="2020-07-30T14:40:00Z">
              <w:tcPr>
                <w:tcW w:w="1668" w:type="dxa"/>
                <w:noWrap/>
                <w:vAlign w:val="bottom"/>
                <w:hideMark/>
              </w:tcPr>
            </w:tcPrChange>
          </w:tcPr>
          <w:p w14:paraId="09930733" w14:textId="25BC4BAF" w:rsidR="00FD7CDC" w:rsidRPr="00397CDC" w:rsidRDefault="00FD7CDC" w:rsidP="00FD7CDC">
            <w:pPr>
              <w:spacing w:after="160"/>
              <w:rPr>
                <w:rFonts w:ascii="Times New Roman" w:hAnsi="Times New Roman" w:cs="Times New Roman"/>
                <w:sz w:val="24"/>
              </w:rPr>
            </w:pPr>
            <w:ins w:id="792" w:author="Liu, Luyu" w:date="2020-07-30T14:37:00Z">
              <w:r w:rsidRPr="00FD7CDC">
                <w:rPr>
                  <w:rFonts w:ascii="Times New Roman" w:hAnsi="Times New Roman" w:cs="Times New Roman"/>
                  <w:sz w:val="24"/>
                  <w:rPrChange w:id="793" w:author="Liu, Luyu" w:date="2020-07-30T14:38:00Z">
                    <w:rPr>
                      <w:rFonts w:ascii="Calibri" w:hAnsi="Calibri" w:cs="Calibri"/>
                      <w:color w:val="000000"/>
                    </w:rPr>
                  </w:rPrChange>
                </w:rPr>
                <w:t>1.29E-05</w:t>
              </w:r>
            </w:ins>
            <w:ins w:id="794" w:author="Liu, Luyu" w:date="2020-07-30T14:39:00Z">
              <w:r w:rsidR="006A7A63">
                <w:rPr>
                  <w:rFonts w:ascii="Times New Roman" w:hAnsi="Times New Roman" w:cs="Times New Roman"/>
                  <w:sz w:val="24"/>
                </w:rPr>
                <w:t>***</w:t>
              </w:r>
            </w:ins>
            <w:del w:id="795" w:author="Liu, Luyu" w:date="2020-07-30T14:37:00Z">
              <w:r w:rsidRPr="00397CDC" w:rsidDel="008A1D02">
                <w:rPr>
                  <w:rFonts w:ascii="Times New Roman" w:hAnsi="Times New Roman" w:cs="Times New Roman"/>
                  <w:sz w:val="24"/>
                </w:rPr>
                <w:delText>3.53E-07</w:delText>
              </w:r>
            </w:del>
          </w:p>
        </w:tc>
        <w:tc>
          <w:tcPr>
            <w:tcW w:w="903" w:type="dxa"/>
            <w:tcPrChange w:id="796" w:author="Liu, Luyu" w:date="2020-07-30T14:40:00Z">
              <w:tcPr>
                <w:tcW w:w="872" w:type="dxa"/>
              </w:tcPr>
            </w:tcPrChange>
          </w:tcPr>
          <w:p w14:paraId="6887E014" w14:textId="644BFD5C"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797" w:author="Liu, Luyu" w:date="2020-07-30T15:21:00Z">
              <w:r w:rsidRPr="00397CDC" w:rsidDel="00A52694">
                <w:rPr>
                  <w:rFonts w:ascii="Times New Roman" w:hAnsi="Times New Roman" w:cs="Times New Roman"/>
                  <w:sz w:val="24"/>
                </w:rPr>
                <w:delText>08</w:delText>
              </w:r>
            </w:del>
            <w:ins w:id="798" w:author="Liu, Luyu" w:date="2020-07-30T15:21:00Z">
              <w:r w:rsidR="00A52694">
                <w:rPr>
                  <w:rFonts w:ascii="Times New Roman" w:hAnsi="Times New Roman" w:cs="Times New Roman"/>
                  <w:sz w:val="24"/>
                </w:rPr>
                <w:t>26</w:t>
              </w:r>
            </w:ins>
          </w:p>
        </w:tc>
        <w:tc>
          <w:tcPr>
            <w:tcW w:w="977" w:type="dxa"/>
            <w:tcPrChange w:id="799" w:author="Liu, Luyu" w:date="2020-07-30T14:40:00Z">
              <w:tcPr>
                <w:tcW w:w="942" w:type="dxa"/>
              </w:tcPr>
            </w:tcPrChange>
          </w:tcPr>
          <w:p w14:paraId="3FAC5414" w14:textId="6C2E9715"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w:t>
            </w:r>
            <w:ins w:id="800" w:author="Liu, Luyu" w:date="2020-07-30T15:30:00Z">
              <w:r w:rsidR="000841ED">
                <w:rPr>
                  <w:rFonts w:ascii="Times New Roman" w:hAnsi="Times New Roman" w:cs="Times New Roman"/>
                  <w:sz w:val="24"/>
                </w:rPr>
                <w:t>118</w:t>
              </w:r>
            </w:ins>
            <w:del w:id="801" w:author="Liu, Luyu" w:date="2020-07-30T15:30:00Z">
              <w:r w:rsidRPr="00397CDC" w:rsidDel="000841ED">
                <w:rPr>
                  <w:rFonts w:ascii="Times New Roman" w:hAnsi="Times New Roman" w:cs="Times New Roman"/>
                  <w:sz w:val="24"/>
                </w:rPr>
                <w:delText>17</w:delText>
              </w:r>
            </w:del>
          </w:p>
        </w:tc>
      </w:tr>
      <w:tr w:rsidR="006A7A63" w:rsidRPr="00D22632" w14:paraId="46376A6A" w14:textId="77777777" w:rsidTr="006A7A63">
        <w:trPr>
          <w:trHeight w:val="233"/>
          <w:trPrChange w:id="802" w:author="Liu, Luyu" w:date="2020-07-30T14:40:00Z">
            <w:trPr>
              <w:trHeight w:val="233"/>
            </w:trPr>
          </w:trPrChange>
        </w:trPr>
        <w:tc>
          <w:tcPr>
            <w:tcW w:w="2783" w:type="dxa"/>
            <w:noWrap/>
            <w:hideMark/>
            <w:tcPrChange w:id="803" w:author="Liu, Luyu" w:date="2020-07-30T14:40:00Z">
              <w:tcPr>
                <w:tcW w:w="2155" w:type="dxa"/>
                <w:noWrap/>
                <w:hideMark/>
              </w:tcPr>
            </w:tcPrChange>
          </w:tcPr>
          <w:p w14:paraId="2F603AB7" w14:textId="77777777"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lastRenderedPageBreak/>
              <w:t>Ratio of population over 45 years old</w:t>
            </w:r>
          </w:p>
        </w:tc>
        <w:tc>
          <w:tcPr>
            <w:tcW w:w="236" w:type="dxa"/>
            <w:noWrap/>
            <w:vAlign w:val="bottom"/>
            <w:hideMark/>
            <w:tcPrChange w:id="804" w:author="Liu, Luyu" w:date="2020-07-30T14:40:00Z">
              <w:tcPr>
                <w:tcW w:w="1103" w:type="dxa"/>
                <w:noWrap/>
                <w:vAlign w:val="bottom"/>
                <w:hideMark/>
              </w:tcPr>
            </w:tcPrChange>
          </w:tcPr>
          <w:p w14:paraId="19B93A20" w14:textId="69EDCA6E" w:rsidR="00FD7CDC" w:rsidRPr="00397CDC" w:rsidRDefault="00A52694" w:rsidP="00FD7CDC">
            <w:pPr>
              <w:spacing w:after="160"/>
              <w:rPr>
                <w:rFonts w:ascii="Times New Roman" w:hAnsi="Times New Roman" w:cs="Times New Roman"/>
                <w:sz w:val="24"/>
              </w:rPr>
            </w:pPr>
            <w:ins w:id="805" w:author="Liu, Luyu" w:date="2020-07-30T14:37:00Z">
              <w:r w:rsidRPr="008A6B31">
                <w:rPr>
                  <w:rFonts w:ascii="Times New Roman" w:hAnsi="Times New Roman" w:cs="Times New Roman"/>
                  <w:sz w:val="24"/>
                </w:rPr>
                <w:t>0.844</w:t>
              </w:r>
            </w:ins>
            <w:del w:id="806" w:author="Liu, Luyu" w:date="2020-07-30T14:37:00Z">
              <w:r w:rsidR="00FD7CDC" w:rsidRPr="00397CDC" w:rsidDel="008A1D02">
                <w:rPr>
                  <w:rFonts w:ascii="Times New Roman" w:hAnsi="Times New Roman" w:cs="Times New Roman"/>
                  <w:sz w:val="24"/>
                </w:rPr>
                <w:delText>0.856343</w:delText>
              </w:r>
            </w:del>
          </w:p>
        </w:tc>
        <w:tc>
          <w:tcPr>
            <w:tcW w:w="1642" w:type="dxa"/>
            <w:noWrap/>
            <w:vAlign w:val="bottom"/>
            <w:hideMark/>
            <w:tcPrChange w:id="807" w:author="Liu, Luyu" w:date="2020-07-30T14:40:00Z">
              <w:tcPr>
                <w:tcW w:w="1577" w:type="dxa"/>
                <w:noWrap/>
                <w:vAlign w:val="bottom"/>
                <w:hideMark/>
              </w:tcPr>
            </w:tcPrChange>
          </w:tcPr>
          <w:p w14:paraId="71F7A794" w14:textId="3871C516" w:rsidR="00FD7CDC" w:rsidRPr="00397CDC" w:rsidRDefault="000841ED" w:rsidP="00FD7CDC">
            <w:pPr>
              <w:spacing w:after="160"/>
              <w:rPr>
                <w:rFonts w:ascii="Times New Roman" w:hAnsi="Times New Roman" w:cs="Times New Roman"/>
                <w:sz w:val="24"/>
              </w:rPr>
            </w:pPr>
            <w:ins w:id="808" w:author="Liu, Luyu" w:date="2020-07-30T14:37:00Z">
              <w:r w:rsidRPr="008A6B31">
                <w:rPr>
                  <w:rFonts w:ascii="Times New Roman" w:hAnsi="Times New Roman" w:cs="Times New Roman"/>
                  <w:sz w:val="24"/>
                </w:rPr>
                <w:t>0.265</w:t>
              </w:r>
            </w:ins>
            <w:del w:id="809" w:author="Liu, Luyu" w:date="2020-07-30T14:37:00Z">
              <w:r w:rsidR="00FD7CDC" w:rsidRPr="00397CDC" w:rsidDel="008A1D02">
                <w:rPr>
                  <w:rFonts w:ascii="Times New Roman" w:hAnsi="Times New Roman" w:cs="Times New Roman"/>
                  <w:sz w:val="24"/>
                </w:rPr>
                <w:delText>0.264103</w:delText>
              </w:r>
            </w:del>
          </w:p>
        </w:tc>
        <w:tc>
          <w:tcPr>
            <w:tcW w:w="1072" w:type="dxa"/>
            <w:noWrap/>
            <w:vAlign w:val="bottom"/>
            <w:hideMark/>
            <w:tcPrChange w:id="810" w:author="Liu, Luyu" w:date="2020-07-30T14:40:00Z">
              <w:tcPr>
                <w:tcW w:w="1033" w:type="dxa"/>
                <w:noWrap/>
                <w:vAlign w:val="bottom"/>
                <w:hideMark/>
              </w:tcPr>
            </w:tcPrChange>
          </w:tcPr>
          <w:p w14:paraId="44E4BD52" w14:textId="05B006E4" w:rsidR="00FD7CDC" w:rsidRPr="00397CDC" w:rsidRDefault="00FD7CDC" w:rsidP="00FD7CDC">
            <w:pPr>
              <w:spacing w:after="160"/>
              <w:rPr>
                <w:rFonts w:ascii="Times New Roman" w:hAnsi="Times New Roman" w:cs="Times New Roman"/>
                <w:sz w:val="24"/>
              </w:rPr>
            </w:pPr>
            <w:ins w:id="811" w:author="Liu, Luyu" w:date="2020-07-30T14:37:00Z">
              <w:r w:rsidRPr="00FD7CDC">
                <w:rPr>
                  <w:rFonts w:ascii="Times New Roman" w:hAnsi="Times New Roman" w:cs="Times New Roman"/>
                  <w:sz w:val="24"/>
                  <w:rPrChange w:id="812" w:author="Liu, Luyu" w:date="2020-07-30T14:38:00Z">
                    <w:rPr>
                      <w:rFonts w:ascii="Calibri" w:hAnsi="Calibri" w:cs="Calibri"/>
                      <w:color w:val="000000"/>
                    </w:rPr>
                  </w:rPrChange>
                </w:rPr>
                <w:t>3.183</w:t>
              </w:r>
            </w:ins>
            <w:del w:id="813" w:author="Liu, Luyu" w:date="2020-07-30T14:37:00Z">
              <w:r w:rsidRPr="00397CDC" w:rsidDel="008A1D02">
                <w:rPr>
                  <w:rFonts w:ascii="Times New Roman" w:hAnsi="Times New Roman" w:cs="Times New Roman"/>
                  <w:sz w:val="24"/>
                </w:rPr>
                <w:delText>3.242</w:delText>
              </w:r>
            </w:del>
          </w:p>
        </w:tc>
        <w:tc>
          <w:tcPr>
            <w:tcW w:w="1737" w:type="dxa"/>
            <w:noWrap/>
            <w:vAlign w:val="bottom"/>
            <w:hideMark/>
            <w:tcPrChange w:id="814" w:author="Liu, Luyu" w:date="2020-07-30T14:40:00Z">
              <w:tcPr>
                <w:tcW w:w="1668" w:type="dxa"/>
                <w:noWrap/>
                <w:vAlign w:val="bottom"/>
                <w:hideMark/>
              </w:tcPr>
            </w:tcPrChange>
          </w:tcPr>
          <w:p w14:paraId="163FC3A4" w14:textId="72C84C1F" w:rsidR="00FD7CDC" w:rsidRPr="00397CDC" w:rsidRDefault="000841ED" w:rsidP="00FD7CDC">
            <w:pPr>
              <w:spacing w:after="160"/>
              <w:rPr>
                <w:rFonts w:ascii="Times New Roman" w:hAnsi="Times New Roman" w:cs="Times New Roman"/>
                <w:sz w:val="24"/>
              </w:rPr>
            </w:pPr>
            <w:ins w:id="815" w:author="Liu, Luyu" w:date="2020-07-30T14:37:00Z">
              <w:r w:rsidRPr="008A6B31">
                <w:rPr>
                  <w:rFonts w:ascii="Times New Roman" w:hAnsi="Times New Roman" w:cs="Times New Roman"/>
                  <w:sz w:val="24"/>
                </w:rPr>
                <w:t>0.00192</w:t>
              </w:r>
            </w:ins>
            <w:ins w:id="816" w:author="Liu, Luyu" w:date="2020-07-30T14:39:00Z">
              <w:r w:rsidR="006A7A63">
                <w:rPr>
                  <w:rFonts w:ascii="Times New Roman" w:hAnsi="Times New Roman" w:cs="Times New Roman"/>
                  <w:sz w:val="24"/>
                </w:rPr>
                <w:t>**</w:t>
              </w:r>
            </w:ins>
            <w:del w:id="817" w:author="Liu, Luyu" w:date="2020-07-30T14:37:00Z">
              <w:r w:rsidR="00FD7CDC" w:rsidRPr="00397CDC" w:rsidDel="008A1D02">
                <w:rPr>
                  <w:rFonts w:ascii="Times New Roman" w:hAnsi="Times New Roman" w:cs="Times New Roman"/>
                  <w:sz w:val="24"/>
                </w:rPr>
                <w:delText>0.00158</w:delText>
              </w:r>
            </w:del>
          </w:p>
        </w:tc>
        <w:tc>
          <w:tcPr>
            <w:tcW w:w="903" w:type="dxa"/>
            <w:tcPrChange w:id="818" w:author="Liu, Luyu" w:date="2020-07-30T14:40:00Z">
              <w:tcPr>
                <w:tcW w:w="872" w:type="dxa"/>
              </w:tcPr>
            </w:tcPrChange>
          </w:tcPr>
          <w:p w14:paraId="27411DAE" w14:textId="0B6E4662" w:rsidR="00FD7CDC" w:rsidRPr="00397CDC" w:rsidRDefault="00FD7CDC" w:rsidP="008A6B31">
            <w:pPr>
              <w:spacing w:after="160"/>
              <w:rPr>
                <w:rFonts w:ascii="Times New Roman" w:hAnsi="Times New Roman" w:cs="Times New Roman"/>
                <w:sz w:val="24"/>
              </w:rPr>
            </w:pPr>
            <w:r w:rsidRPr="00397CDC">
              <w:rPr>
                <w:rFonts w:ascii="Times New Roman" w:hAnsi="Times New Roman" w:cs="Times New Roman"/>
                <w:sz w:val="24"/>
              </w:rPr>
              <w:t>1.</w:t>
            </w:r>
            <w:del w:id="819" w:author="Liu, Luyu" w:date="2020-07-30T15:21:00Z">
              <w:r w:rsidRPr="00397CDC" w:rsidDel="00A52694">
                <w:rPr>
                  <w:rFonts w:ascii="Times New Roman" w:hAnsi="Times New Roman" w:cs="Times New Roman"/>
                  <w:sz w:val="24"/>
                </w:rPr>
                <w:delText>05</w:delText>
              </w:r>
            </w:del>
            <w:ins w:id="820" w:author="Liu, Luyu" w:date="2020-07-30T15:21:00Z">
              <w:r w:rsidR="00A52694">
                <w:rPr>
                  <w:rFonts w:ascii="Times New Roman" w:hAnsi="Times New Roman" w:cs="Times New Roman"/>
                  <w:sz w:val="24"/>
                </w:rPr>
                <w:t>08</w:t>
              </w:r>
            </w:ins>
          </w:p>
        </w:tc>
        <w:tc>
          <w:tcPr>
            <w:tcW w:w="977" w:type="dxa"/>
            <w:tcPrChange w:id="821" w:author="Liu, Luyu" w:date="2020-07-30T14:40:00Z">
              <w:tcPr>
                <w:tcW w:w="942" w:type="dxa"/>
              </w:tcPr>
            </w:tcPrChange>
          </w:tcPr>
          <w:p w14:paraId="081C7168" w14:textId="62B32B00" w:rsidR="00FD7CDC" w:rsidRPr="00397CDC" w:rsidRDefault="00FD7CDC" w:rsidP="00FD7CDC">
            <w:pPr>
              <w:spacing w:after="160"/>
              <w:rPr>
                <w:rFonts w:ascii="Times New Roman" w:hAnsi="Times New Roman" w:cs="Times New Roman"/>
                <w:sz w:val="24"/>
              </w:rPr>
            </w:pPr>
            <w:r w:rsidRPr="00397CDC">
              <w:rPr>
                <w:rFonts w:ascii="Times New Roman" w:hAnsi="Times New Roman" w:cs="Times New Roman"/>
                <w:sz w:val="24"/>
              </w:rPr>
              <w:t>0.0</w:t>
            </w:r>
            <w:ins w:id="822" w:author="Liu, Luyu" w:date="2020-07-30T15:30:00Z">
              <w:r w:rsidR="000841ED">
                <w:rPr>
                  <w:rFonts w:ascii="Times New Roman" w:hAnsi="Times New Roman" w:cs="Times New Roman"/>
                  <w:sz w:val="24"/>
                </w:rPr>
                <w:t>571</w:t>
              </w:r>
            </w:ins>
            <w:del w:id="823" w:author="Liu, Luyu" w:date="2020-07-30T15:30:00Z">
              <w:r w:rsidRPr="00397CDC" w:rsidDel="000841ED">
                <w:rPr>
                  <w:rFonts w:ascii="Times New Roman" w:hAnsi="Times New Roman" w:cs="Times New Roman"/>
                  <w:sz w:val="24"/>
                </w:rPr>
                <w:delText>61</w:delText>
              </w:r>
            </w:del>
          </w:p>
        </w:tc>
      </w:tr>
      <w:tr w:rsidR="006A7A63" w:rsidRPr="00D22632" w14:paraId="6B428B24" w14:textId="77777777" w:rsidTr="006A7A63">
        <w:trPr>
          <w:trHeight w:val="233"/>
          <w:ins w:id="824" w:author="Liu, Luyu" w:date="2020-07-30T14:37:00Z"/>
          <w:trPrChange w:id="825" w:author="Liu, Luyu" w:date="2020-07-30T14:40:00Z">
            <w:trPr>
              <w:trHeight w:val="233"/>
            </w:trPr>
          </w:trPrChange>
        </w:trPr>
        <w:tc>
          <w:tcPr>
            <w:tcW w:w="2783" w:type="dxa"/>
            <w:noWrap/>
            <w:tcPrChange w:id="826" w:author="Liu, Luyu" w:date="2020-07-30T14:40:00Z">
              <w:tcPr>
                <w:tcW w:w="2155" w:type="dxa"/>
                <w:noWrap/>
              </w:tcPr>
            </w:tcPrChange>
          </w:tcPr>
          <w:p w14:paraId="3AE8961E" w14:textId="080BD02A" w:rsidR="006A7A63" w:rsidRPr="00397CDC" w:rsidRDefault="006A7A63" w:rsidP="006A7A63">
            <w:pPr>
              <w:spacing w:after="160"/>
              <w:rPr>
                <w:ins w:id="827" w:author="Liu, Luyu" w:date="2020-07-30T14:37:00Z"/>
                <w:rFonts w:ascii="Times New Roman" w:hAnsi="Times New Roman" w:cs="Times New Roman"/>
                <w:sz w:val="24"/>
              </w:rPr>
              <w:pPrChange w:id="828" w:author="Liu, Luyu" w:date="2020-07-30T14:38:00Z">
                <w:pPr/>
              </w:pPrChange>
            </w:pPr>
            <w:ins w:id="829" w:author="Liu, Luyu" w:date="2020-07-30T14:38:00Z">
              <w:r w:rsidRPr="00397CDC">
                <w:rPr>
                  <w:rFonts w:ascii="Times New Roman" w:hAnsi="Times New Roman" w:cs="Times New Roman"/>
                  <w:sz w:val="24"/>
                </w:rPr>
                <w:t>Google search trend index</w:t>
              </w:r>
            </w:ins>
          </w:p>
        </w:tc>
        <w:tc>
          <w:tcPr>
            <w:tcW w:w="236" w:type="dxa"/>
            <w:noWrap/>
            <w:vAlign w:val="bottom"/>
            <w:tcPrChange w:id="830" w:author="Liu, Luyu" w:date="2020-07-30T14:40:00Z">
              <w:tcPr>
                <w:tcW w:w="1103" w:type="dxa"/>
                <w:noWrap/>
                <w:vAlign w:val="bottom"/>
              </w:tcPr>
            </w:tcPrChange>
          </w:tcPr>
          <w:p w14:paraId="07D3D40B" w14:textId="0C4F6374" w:rsidR="006A7A63" w:rsidRPr="00397CDC" w:rsidRDefault="006A7A63" w:rsidP="006A7A63">
            <w:pPr>
              <w:spacing w:after="160"/>
              <w:rPr>
                <w:ins w:id="831" w:author="Liu, Luyu" w:date="2020-07-30T14:37:00Z"/>
                <w:rFonts w:ascii="Times New Roman" w:hAnsi="Times New Roman" w:cs="Times New Roman"/>
                <w:sz w:val="24"/>
              </w:rPr>
              <w:pPrChange w:id="832" w:author="Liu, Luyu" w:date="2020-07-30T14:38:00Z">
                <w:pPr/>
              </w:pPrChange>
            </w:pPr>
            <w:ins w:id="833" w:author="Liu, Luyu" w:date="2020-07-30T14:37:00Z">
              <w:r w:rsidRPr="00FD7CDC">
                <w:rPr>
                  <w:rFonts w:ascii="Times New Roman" w:hAnsi="Times New Roman" w:cs="Times New Roman"/>
                  <w:sz w:val="24"/>
                  <w:rPrChange w:id="834" w:author="Liu, Luyu" w:date="2020-07-30T14:38:00Z">
                    <w:rPr>
                      <w:rFonts w:ascii="Calibri" w:hAnsi="Calibri" w:cs="Calibri"/>
                      <w:color w:val="000000"/>
                    </w:rPr>
                  </w:rPrChange>
                </w:rPr>
                <w:t>-0.00475</w:t>
              </w:r>
            </w:ins>
          </w:p>
        </w:tc>
        <w:tc>
          <w:tcPr>
            <w:tcW w:w="1642" w:type="dxa"/>
            <w:noWrap/>
            <w:vAlign w:val="bottom"/>
            <w:tcPrChange w:id="835" w:author="Liu, Luyu" w:date="2020-07-30T14:40:00Z">
              <w:tcPr>
                <w:tcW w:w="1577" w:type="dxa"/>
                <w:noWrap/>
                <w:vAlign w:val="bottom"/>
              </w:tcPr>
            </w:tcPrChange>
          </w:tcPr>
          <w:p w14:paraId="647A66FC" w14:textId="1371E31D" w:rsidR="006A7A63" w:rsidRPr="00397CDC" w:rsidRDefault="000841ED" w:rsidP="006A7A63">
            <w:pPr>
              <w:spacing w:after="160"/>
              <w:rPr>
                <w:ins w:id="836" w:author="Liu, Luyu" w:date="2020-07-30T14:37:00Z"/>
                <w:rFonts w:ascii="Times New Roman" w:hAnsi="Times New Roman" w:cs="Times New Roman"/>
                <w:sz w:val="24"/>
              </w:rPr>
              <w:pPrChange w:id="837" w:author="Liu, Luyu" w:date="2020-07-30T14:38:00Z">
                <w:pPr/>
              </w:pPrChange>
            </w:pPr>
            <w:ins w:id="838" w:author="Liu, Luyu" w:date="2020-07-30T14:37:00Z">
              <w:r w:rsidRPr="008A6B31">
                <w:rPr>
                  <w:rFonts w:ascii="Times New Roman" w:hAnsi="Times New Roman" w:cs="Times New Roman"/>
                  <w:sz w:val="24"/>
                </w:rPr>
                <w:t>0.00238</w:t>
              </w:r>
            </w:ins>
          </w:p>
        </w:tc>
        <w:tc>
          <w:tcPr>
            <w:tcW w:w="1072" w:type="dxa"/>
            <w:noWrap/>
            <w:vAlign w:val="bottom"/>
            <w:tcPrChange w:id="839" w:author="Liu, Luyu" w:date="2020-07-30T14:40:00Z">
              <w:tcPr>
                <w:tcW w:w="1033" w:type="dxa"/>
                <w:noWrap/>
                <w:vAlign w:val="bottom"/>
              </w:tcPr>
            </w:tcPrChange>
          </w:tcPr>
          <w:p w14:paraId="46CDCC34" w14:textId="11146A22" w:rsidR="006A7A63" w:rsidRPr="00397CDC" w:rsidRDefault="006A7A63" w:rsidP="006A7A63">
            <w:pPr>
              <w:spacing w:after="160"/>
              <w:rPr>
                <w:ins w:id="840" w:author="Liu, Luyu" w:date="2020-07-30T14:37:00Z"/>
                <w:rFonts w:ascii="Times New Roman" w:hAnsi="Times New Roman" w:cs="Times New Roman"/>
                <w:sz w:val="24"/>
              </w:rPr>
              <w:pPrChange w:id="841" w:author="Liu, Luyu" w:date="2020-07-30T14:38:00Z">
                <w:pPr/>
              </w:pPrChange>
            </w:pPr>
            <w:ins w:id="842" w:author="Liu, Luyu" w:date="2020-07-30T14:37:00Z">
              <w:r w:rsidRPr="00FD7CDC">
                <w:rPr>
                  <w:rFonts w:ascii="Times New Roman" w:hAnsi="Times New Roman" w:cs="Times New Roman"/>
                  <w:sz w:val="24"/>
                  <w:rPrChange w:id="843" w:author="Liu, Luyu" w:date="2020-07-30T14:38:00Z">
                    <w:rPr>
                      <w:rFonts w:ascii="Calibri" w:hAnsi="Calibri" w:cs="Calibri"/>
                      <w:color w:val="000000"/>
                    </w:rPr>
                  </w:rPrChange>
                </w:rPr>
                <w:t>-2</w:t>
              </w:r>
            </w:ins>
          </w:p>
        </w:tc>
        <w:tc>
          <w:tcPr>
            <w:tcW w:w="1737" w:type="dxa"/>
            <w:noWrap/>
            <w:vAlign w:val="bottom"/>
            <w:tcPrChange w:id="844" w:author="Liu, Luyu" w:date="2020-07-30T14:40:00Z">
              <w:tcPr>
                <w:tcW w:w="1668" w:type="dxa"/>
                <w:noWrap/>
                <w:vAlign w:val="bottom"/>
              </w:tcPr>
            </w:tcPrChange>
          </w:tcPr>
          <w:p w14:paraId="601FCDFE" w14:textId="2C3F39B6" w:rsidR="006A7A63" w:rsidRPr="00397CDC" w:rsidRDefault="000841ED" w:rsidP="006A7A63">
            <w:pPr>
              <w:spacing w:after="160"/>
              <w:rPr>
                <w:ins w:id="845" w:author="Liu, Luyu" w:date="2020-07-30T14:37:00Z"/>
                <w:rFonts w:ascii="Times New Roman" w:hAnsi="Times New Roman" w:cs="Times New Roman"/>
                <w:sz w:val="24"/>
              </w:rPr>
              <w:pPrChange w:id="846" w:author="Liu, Luyu" w:date="2020-07-30T14:38:00Z">
                <w:pPr/>
              </w:pPrChange>
            </w:pPr>
            <w:ins w:id="847" w:author="Liu, Luyu" w:date="2020-07-30T14:37:00Z">
              <w:r w:rsidRPr="008A6B31">
                <w:rPr>
                  <w:rFonts w:ascii="Times New Roman" w:hAnsi="Times New Roman" w:cs="Times New Roman"/>
                  <w:sz w:val="24"/>
                </w:rPr>
                <w:t>0.0480</w:t>
              </w:r>
            </w:ins>
            <w:ins w:id="848" w:author="Liu, Luyu" w:date="2020-07-30T14:39:00Z">
              <w:r w:rsidR="006A7A63">
                <w:rPr>
                  <w:rFonts w:ascii="Times New Roman" w:hAnsi="Times New Roman" w:cs="Times New Roman"/>
                  <w:sz w:val="24"/>
                </w:rPr>
                <w:t>*</w:t>
              </w:r>
            </w:ins>
          </w:p>
        </w:tc>
        <w:tc>
          <w:tcPr>
            <w:tcW w:w="903" w:type="dxa"/>
            <w:tcPrChange w:id="849" w:author="Liu, Luyu" w:date="2020-07-30T14:40:00Z">
              <w:tcPr>
                <w:tcW w:w="872" w:type="dxa"/>
              </w:tcPr>
            </w:tcPrChange>
          </w:tcPr>
          <w:p w14:paraId="3F2E60B7" w14:textId="45A61E0A" w:rsidR="006A7A63" w:rsidRPr="00397CDC" w:rsidRDefault="006A7A63" w:rsidP="00A52694">
            <w:pPr>
              <w:spacing w:after="160"/>
              <w:rPr>
                <w:ins w:id="850" w:author="Liu, Luyu" w:date="2020-07-30T14:37:00Z"/>
                <w:rFonts w:ascii="Times New Roman" w:hAnsi="Times New Roman" w:cs="Times New Roman"/>
                <w:sz w:val="24"/>
              </w:rPr>
              <w:pPrChange w:id="851" w:author="Liu, Luyu" w:date="2020-07-30T15:21:00Z">
                <w:pPr/>
              </w:pPrChange>
            </w:pPr>
            <w:ins w:id="852" w:author="Liu, Luyu" w:date="2020-07-30T14:40:00Z">
              <w:r w:rsidRPr="00397CDC">
                <w:rPr>
                  <w:rFonts w:ascii="Times New Roman" w:hAnsi="Times New Roman" w:cs="Times New Roman"/>
                  <w:sz w:val="24"/>
                </w:rPr>
                <w:t>1.</w:t>
              </w:r>
            </w:ins>
            <w:ins w:id="853" w:author="Liu, Luyu" w:date="2020-07-30T15:21:00Z">
              <w:r w:rsidR="00A52694">
                <w:rPr>
                  <w:rFonts w:ascii="Times New Roman" w:hAnsi="Times New Roman" w:cs="Times New Roman"/>
                  <w:sz w:val="24"/>
                </w:rPr>
                <w:t>79</w:t>
              </w:r>
            </w:ins>
          </w:p>
        </w:tc>
        <w:tc>
          <w:tcPr>
            <w:tcW w:w="977" w:type="dxa"/>
            <w:tcPrChange w:id="854" w:author="Liu, Luyu" w:date="2020-07-30T14:40:00Z">
              <w:tcPr>
                <w:tcW w:w="942" w:type="dxa"/>
              </w:tcPr>
            </w:tcPrChange>
          </w:tcPr>
          <w:p w14:paraId="71412558" w14:textId="4B29F900" w:rsidR="006A7A63" w:rsidRPr="00397CDC" w:rsidRDefault="006A7A63" w:rsidP="006A7A63">
            <w:pPr>
              <w:spacing w:after="160"/>
              <w:rPr>
                <w:ins w:id="855" w:author="Liu, Luyu" w:date="2020-07-30T14:37:00Z"/>
                <w:rFonts w:ascii="Times New Roman" w:hAnsi="Times New Roman" w:cs="Times New Roman"/>
                <w:sz w:val="24"/>
              </w:rPr>
              <w:pPrChange w:id="856" w:author="Liu, Luyu" w:date="2020-07-30T14:38:00Z">
                <w:pPr/>
              </w:pPrChange>
            </w:pPr>
            <w:ins w:id="857" w:author="Liu, Luyu" w:date="2020-07-30T14:40:00Z">
              <w:r w:rsidRPr="00397CDC">
                <w:rPr>
                  <w:rFonts w:ascii="Times New Roman" w:hAnsi="Times New Roman" w:cs="Times New Roman"/>
                  <w:sz w:val="24"/>
                </w:rPr>
                <w:t>0</w:t>
              </w:r>
              <w:r w:rsidR="000841ED">
                <w:rPr>
                  <w:rFonts w:ascii="Times New Roman" w:hAnsi="Times New Roman" w:cs="Times New Roman"/>
                  <w:sz w:val="24"/>
                </w:rPr>
                <w:t>.0225</w:t>
              </w:r>
            </w:ins>
          </w:p>
        </w:tc>
      </w:tr>
      <w:tr w:rsidR="006A7A63" w:rsidRPr="00D22632" w14:paraId="5C34EB4A" w14:textId="77777777" w:rsidTr="006A7A63">
        <w:trPr>
          <w:trHeight w:val="233"/>
          <w:trPrChange w:id="858" w:author="Liu, Luyu" w:date="2020-07-30T14:40:00Z">
            <w:trPr>
              <w:trHeight w:val="233"/>
            </w:trPr>
          </w:trPrChange>
        </w:trPr>
        <w:tc>
          <w:tcPr>
            <w:tcW w:w="2783" w:type="dxa"/>
            <w:noWrap/>
            <w:tcPrChange w:id="859" w:author="Liu, Luyu" w:date="2020-07-30T14:40:00Z">
              <w:tcPr>
                <w:tcW w:w="2155" w:type="dxa"/>
                <w:noWrap/>
              </w:tcPr>
            </w:tcPrChange>
          </w:tcPr>
          <w:p w14:paraId="56FA30DC" w14:textId="6D9428CD" w:rsidR="006A7A63" w:rsidRPr="00397CDC" w:rsidRDefault="006A7A63" w:rsidP="008A6B31">
            <w:pPr>
              <w:spacing w:after="160"/>
              <w:rPr>
                <w:rFonts w:ascii="Times New Roman" w:hAnsi="Times New Roman" w:cs="Times New Roman"/>
                <w:sz w:val="24"/>
              </w:rPr>
            </w:pPr>
            <w:ins w:id="860" w:author="Liu, Luyu" w:date="2020-07-30T14:38:00Z">
              <w:r>
                <w:rPr>
                  <w:rFonts w:ascii="Times New Roman" w:hAnsi="Times New Roman" w:cs="Times New Roman"/>
                  <w:sz w:val="24"/>
                </w:rPr>
                <w:t xml:space="preserve">Ratio of </w:t>
              </w:r>
            </w:ins>
            <w:ins w:id="861" w:author="Liu, Luyu" w:date="2020-07-30T14:39:00Z">
              <w:r>
                <w:rPr>
                  <w:rFonts w:ascii="Times New Roman" w:hAnsi="Times New Roman" w:cs="Times New Roman"/>
                  <w:sz w:val="24"/>
                </w:rPr>
                <w:t>people commuting to work</w:t>
              </w:r>
            </w:ins>
            <w:del w:id="862" w:author="Liu, Luyu" w:date="2020-07-30T14:38:00Z">
              <w:r w:rsidRPr="00397CDC" w:rsidDel="00FD7CDC">
                <w:rPr>
                  <w:rFonts w:ascii="Times New Roman" w:hAnsi="Times New Roman" w:cs="Times New Roman"/>
                  <w:sz w:val="24"/>
                </w:rPr>
                <w:delText>Google search trend index</w:delText>
              </w:r>
            </w:del>
          </w:p>
        </w:tc>
        <w:tc>
          <w:tcPr>
            <w:tcW w:w="236" w:type="dxa"/>
            <w:noWrap/>
            <w:vAlign w:val="bottom"/>
            <w:tcPrChange w:id="863" w:author="Liu, Luyu" w:date="2020-07-30T14:40:00Z">
              <w:tcPr>
                <w:tcW w:w="1103" w:type="dxa"/>
                <w:noWrap/>
                <w:vAlign w:val="bottom"/>
              </w:tcPr>
            </w:tcPrChange>
          </w:tcPr>
          <w:p w14:paraId="57314548" w14:textId="4921FC58" w:rsidR="006A7A63" w:rsidRPr="00397CDC" w:rsidRDefault="00A52694" w:rsidP="006A7A63">
            <w:pPr>
              <w:spacing w:after="160"/>
              <w:rPr>
                <w:rFonts w:ascii="Times New Roman" w:hAnsi="Times New Roman" w:cs="Times New Roman"/>
                <w:sz w:val="24"/>
              </w:rPr>
            </w:pPr>
            <w:ins w:id="864" w:author="Liu, Luyu" w:date="2020-07-30T14:37:00Z">
              <w:r w:rsidRPr="008A6B31">
                <w:rPr>
                  <w:rFonts w:ascii="Times New Roman" w:hAnsi="Times New Roman" w:cs="Times New Roman"/>
                  <w:sz w:val="24"/>
                </w:rPr>
                <w:t>-0.240</w:t>
              </w:r>
            </w:ins>
            <w:del w:id="865" w:author="Liu, Luyu" w:date="2020-07-30T14:37:00Z">
              <w:r w:rsidR="006A7A63" w:rsidRPr="00397CDC" w:rsidDel="008A1D02">
                <w:rPr>
                  <w:rFonts w:ascii="Times New Roman" w:hAnsi="Times New Roman" w:cs="Times New Roman"/>
                  <w:sz w:val="24"/>
                </w:rPr>
                <w:delText>-0.00502</w:delText>
              </w:r>
            </w:del>
          </w:p>
        </w:tc>
        <w:tc>
          <w:tcPr>
            <w:tcW w:w="1642" w:type="dxa"/>
            <w:noWrap/>
            <w:vAlign w:val="bottom"/>
            <w:tcPrChange w:id="866" w:author="Liu, Luyu" w:date="2020-07-30T14:40:00Z">
              <w:tcPr>
                <w:tcW w:w="1577" w:type="dxa"/>
                <w:noWrap/>
                <w:vAlign w:val="bottom"/>
              </w:tcPr>
            </w:tcPrChange>
          </w:tcPr>
          <w:p w14:paraId="183BC170" w14:textId="00683D27" w:rsidR="006A7A63" w:rsidRPr="00397CDC" w:rsidRDefault="000841ED" w:rsidP="006A7A63">
            <w:pPr>
              <w:spacing w:after="160"/>
              <w:rPr>
                <w:rFonts w:ascii="Times New Roman" w:hAnsi="Times New Roman" w:cs="Times New Roman"/>
                <w:sz w:val="24"/>
              </w:rPr>
            </w:pPr>
            <w:ins w:id="867" w:author="Liu, Luyu" w:date="2020-07-30T14:37:00Z">
              <w:r w:rsidRPr="008A6B31">
                <w:rPr>
                  <w:rFonts w:ascii="Times New Roman" w:hAnsi="Times New Roman" w:cs="Times New Roman"/>
                  <w:sz w:val="24"/>
                </w:rPr>
                <w:t>0.197</w:t>
              </w:r>
            </w:ins>
            <w:del w:id="868" w:author="Liu, Luyu" w:date="2020-07-30T14:37:00Z">
              <w:r w:rsidR="006A7A63" w:rsidRPr="00397CDC" w:rsidDel="008A1D02">
                <w:rPr>
                  <w:rFonts w:ascii="Times New Roman" w:hAnsi="Times New Roman" w:cs="Times New Roman"/>
                  <w:sz w:val="24"/>
                </w:rPr>
                <w:delText>0.00197</w:delText>
              </w:r>
            </w:del>
          </w:p>
        </w:tc>
        <w:tc>
          <w:tcPr>
            <w:tcW w:w="1072" w:type="dxa"/>
            <w:noWrap/>
            <w:vAlign w:val="bottom"/>
            <w:tcPrChange w:id="869" w:author="Liu, Luyu" w:date="2020-07-30T14:40:00Z">
              <w:tcPr>
                <w:tcW w:w="1033" w:type="dxa"/>
                <w:noWrap/>
                <w:vAlign w:val="bottom"/>
              </w:tcPr>
            </w:tcPrChange>
          </w:tcPr>
          <w:p w14:paraId="477896D7" w14:textId="22369B4F" w:rsidR="006A7A63" w:rsidRPr="00397CDC" w:rsidRDefault="006A7A63" w:rsidP="006A7A63">
            <w:pPr>
              <w:spacing w:after="160"/>
              <w:rPr>
                <w:rFonts w:ascii="Times New Roman" w:hAnsi="Times New Roman" w:cs="Times New Roman"/>
                <w:sz w:val="24"/>
              </w:rPr>
            </w:pPr>
            <w:ins w:id="870" w:author="Liu, Luyu" w:date="2020-07-30T14:37:00Z">
              <w:r w:rsidRPr="00FD7CDC">
                <w:rPr>
                  <w:rFonts w:ascii="Times New Roman" w:hAnsi="Times New Roman" w:cs="Times New Roman"/>
                  <w:sz w:val="24"/>
                  <w:rPrChange w:id="871" w:author="Liu, Luyu" w:date="2020-07-30T14:38:00Z">
                    <w:rPr>
                      <w:rFonts w:ascii="Calibri" w:hAnsi="Calibri" w:cs="Calibri"/>
                      <w:color w:val="000000"/>
                    </w:rPr>
                  </w:rPrChange>
                </w:rPr>
                <w:t>-1.215</w:t>
              </w:r>
            </w:ins>
            <w:del w:id="872" w:author="Liu, Luyu" w:date="2020-07-30T14:37:00Z">
              <w:r w:rsidRPr="00397CDC" w:rsidDel="008A1D02">
                <w:rPr>
                  <w:rFonts w:ascii="Times New Roman" w:hAnsi="Times New Roman" w:cs="Times New Roman"/>
                  <w:sz w:val="24"/>
                </w:rPr>
                <w:delText>-2.55</w:delText>
              </w:r>
            </w:del>
          </w:p>
        </w:tc>
        <w:tc>
          <w:tcPr>
            <w:tcW w:w="1737" w:type="dxa"/>
            <w:noWrap/>
            <w:vAlign w:val="bottom"/>
            <w:tcPrChange w:id="873" w:author="Liu, Luyu" w:date="2020-07-30T14:40:00Z">
              <w:tcPr>
                <w:tcW w:w="1668" w:type="dxa"/>
                <w:noWrap/>
                <w:vAlign w:val="bottom"/>
              </w:tcPr>
            </w:tcPrChange>
          </w:tcPr>
          <w:p w14:paraId="783F95F0" w14:textId="1BFBF9BE" w:rsidR="006A7A63" w:rsidRPr="00397CDC" w:rsidRDefault="000841ED" w:rsidP="006A7A63">
            <w:pPr>
              <w:spacing w:after="160"/>
              <w:rPr>
                <w:rFonts w:ascii="Times New Roman" w:hAnsi="Times New Roman" w:cs="Times New Roman"/>
                <w:sz w:val="24"/>
              </w:rPr>
            </w:pPr>
            <w:ins w:id="874" w:author="Liu, Luyu" w:date="2020-07-30T14:37:00Z">
              <w:r w:rsidRPr="008A6B31">
                <w:rPr>
                  <w:rFonts w:ascii="Times New Roman" w:hAnsi="Times New Roman" w:cs="Times New Roman"/>
                  <w:sz w:val="24"/>
                </w:rPr>
                <w:t>0.227</w:t>
              </w:r>
            </w:ins>
            <w:del w:id="875" w:author="Liu, Luyu" w:date="2020-07-30T14:37:00Z">
              <w:r w:rsidR="006A7A63" w:rsidRPr="00397CDC" w:rsidDel="008A1D02">
                <w:rPr>
                  <w:rFonts w:ascii="Times New Roman" w:hAnsi="Times New Roman" w:cs="Times New Roman"/>
                  <w:sz w:val="24"/>
                </w:rPr>
                <w:delText>0.01217</w:delText>
              </w:r>
            </w:del>
          </w:p>
        </w:tc>
        <w:tc>
          <w:tcPr>
            <w:tcW w:w="903" w:type="dxa"/>
            <w:tcPrChange w:id="876" w:author="Liu, Luyu" w:date="2020-07-30T14:40:00Z">
              <w:tcPr>
                <w:tcW w:w="872" w:type="dxa"/>
              </w:tcPr>
            </w:tcPrChange>
          </w:tcPr>
          <w:p w14:paraId="3A67FE3E" w14:textId="04E36B4D" w:rsidR="006A7A63" w:rsidRPr="00397CDC" w:rsidRDefault="00A52694" w:rsidP="008A6B31">
            <w:pPr>
              <w:spacing w:after="160"/>
              <w:rPr>
                <w:rFonts w:ascii="Times New Roman" w:hAnsi="Times New Roman" w:cs="Times New Roman"/>
                <w:sz w:val="24"/>
              </w:rPr>
            </w:pPr>
            <w:ins w:id="877" w:author="Liu, Luyu" w:date="2020-07-30T14:40:00Z">
              <w:r>
                <w:rPr>
                  <w:rFonts w:ascii="Times New Roman" w:hAnsi="Times New Roman" w:cs="Times New Roman"/>
                  <w:sz w:val="24"/>
                </w:rPr>
                <w:t>13.31</w:t>
              </w:r>
            </w:ins>
            <w:ins w:id="878" w:author="Liu, Luyu" w:date="2020-07-30T16:18:00Z">
              <w:r w:rsidR="00357EE7">
                <w:rPr>
                  <w:rFonts w:ascii="Times New Roman" w:hAnsi="Times New Roman" w:cs="Times New Roman"/>
                  <w:sz w:val="24"/>
                </w:rPr>
                <w:t xml:space="preserve"> </w:t>
              </w:r>
            </w:ins>
            <w:del w:id="879" w:author="Liu, Luyu" w:date="2020-07-30T14:40:00Z">
              <w:r w:rsidR="006A7A63" w:rsidRPr="00397CDC" w:rsidDel="006A7A63">
                <w:rPr>
                  <w:rFonts w:ascii="Times New Roman" w:hAnsi="Times New Roman" w:cs="Times New Roman"/>
                  <w:sz w:val="24"/>
                </w:rPr>
                <w:delText>1.21</w:delText>
              </w:r>
            </w:del>
          </w:p>
        </w:tc>
        <w:tc>
          <w:tcPr>
            <w:tcW w:w="977" w:type="dxa"/>
            <w:tcPrChange w:id="880" w:author="Liu, Luyu" w:date="2020-07-30T14:40:00Z">
              <w:tcPr>
                <w:tcW w:w="942" w:type="dxa"/>
              </w:tcPr>
            </w:tcPrChange>
          </w:tcPr>
          <w:p w14:paraId="42915349" w14:textId="6D3A58D9" w:rsidR="006A7A63" w:rsidRPr="00397CDC" w:rsidRDefault="000841ED" w:rsidP="006A7A63">
            <w:pPr>
              <w:spacing w:after="160"/>
              <w:rPr>
                <w:rFonts w:ascii="Times New Roman" w:hAnsi="Times New Roman" w:cs="Times New Roman"/>
                <w:sz w:val="24"/>
              </w:rPr>
            </w:pPr>
            <w:ins w:id="881" w:author="Liu, Luyu" w:date="2020-07-30T14:40:00Z">
              <w:r>
                <w:rPr>
                  <w:rFonts w:ascii="Times New Roman" w:hAnsi="Times New Roman" w:cs="Times New Roman"/>
                  <w:sz w:val="24"/>
                </w:rPr>
                <w:t>~0</w:t>
              </w:r>
            </w:ins>
            <w:del w:id="882" w:author="Liu, Luyu" w:date="2020-07-30T14:40:00Z">
              <w:r w:rsidR="006A7A63" w:rsidRPr="00397CDC" w:rsidDel="006A7A63">
                <w:rPr>
                  <w:rFonts w:ascii="Times New Roman" w:hAnsi="Times New Roman" w:cs="Times New Roman"/>
                  <w:sz w:val="24"/>
                </w:rPr>
                <w:delText>0.037</w:delText>
              </w:r>
            </w:del>
          </w:p>
        </w:tc>
      </w:tr>
      <w:tr w:rsidR="006A7A63" w:rsidRPr="00D22632" w14:paraId="38363838" w14:textId="77777777" w:rsidTr="006A7A63">
        <w:trPr>
          <w:trHeight w:val="233"/>
          <w:ins w:id="883" w:author="Liu, Luyu" w:date="2020-07-30T14:37:00Z"/>
          <w:trPrChange w:id="884" w:author="Liu, Luyu" w:date="2020-07-30T14:40:00Z">
            <w:trPr>
              <w:trHeight w:val="233"/>
            </w:trPr>
          </w:trPrChange>
        </w:trPr>
        <w:tc>
          <w:tcPr>
            <w:tcW w:w="2783" w:type="dxa"/>
            <w:noWrap/>
            <w:tcPrChange w:id="885" w:author="Liu, Luyu" w:date="2020-07-30T14:40:00Z">
              <w:tcPr>
                <w:tcW w:w="2155" w:type="dxa"/>
                <w:noWrap/>
              </w:tcPr>
            </w:tcPrChange>
          </w:tcPr>
          <w:p w14:paraId="73F29400" w14:textId="464006C4" w:rsidR="006A7A63" w:rsidRPr="00397CDC" w:rsidRDefault="006A7A63" w:rsidP="006A7A63">
            <w:pPr>
              <w:spacing w:after="160"/>
              <w:rPr>
                <w:ins w:id="886" w:author="Liu, Luyu" w:date="2020-07-30T14:37:00Z"/>
                <w:rFonts w:ascii="Times New Roman" w:hAnsi="Times New Roman" w:cs="Times New Roman"/>
                <w:sz w:val="24"/>
              </w:rPr>
              <w:pPrChange w:id="887" w:author="Liu, Luyu" w:date="2020-07-30T14:38:00Z">
                <w:pPr/>
              </w:pPrChange>
            </w:pPr>
            <w:ins w:id="888" w:author="Liu, Luyu" w:date="2020-07-30T14:39:00Z">
              <w:r>
                <w:rPr>
                  <w:rFonts w:ascii="Times New Roman" w:hAnsi="Times New Roman" w:cs="Times New Roman"/>
                  <w:sz w:val="24"/>
                </w:rPr>
                <w:t>Ratio of households with no vehicles</w:t>
              </w:r>
            </w:ins>
          </w:p>
        </w:tc>
        <w:tc>
          <w:tcPr>
            <w:tcW w:w="236" w:type="dxa"/>
            <w:noWrap/>
            <w:vAlign w:val="bottom"/>
            <w:tcPrChange w:id="889" w:author="Liu, Luyu" w:date="2020-07-30T14:40:00Z">
              <w:tcPr>
                <w:tcW w:w="1103" w:type="dxa"/>
                <w:noWrap/>
                <w:vAlign w:val="bottom"/>
              </w:tcPr>
            </w:tcPrChange>
          </w:tcPr>
          <w:p w14:paraId="3C24C4BA" w14:textId="7479EBB6" w:rsidR="006A7A63" w:rsidRPr="00397CDC" w:rsidRDefault="00A52694" w:rsidP="006A7A63">
            <w:pPr>
              <w:spacing w:after="160"/>
              <w:rPr>
                <w:ins w:id="890" w:author="Liu, Luyu" w:date="2020-07-30T14:37:00Z"/>
                <w:rFonts w:ascii="Times New Roman" w:hAnsi="Times New Roman" w:cs="Times New Roman"/>
                <w:sz w:val="24"/>
              </w:rPr>
              <w:pPrChange w:id="891" w:author="Liu, Luyu" w:date="2020-07-30T14:38:00Z">
                <w:pPr/>
              </w:pPrChange>
            </w:pPr>
            <w:ins w:id="892" w:author="Liu, Luyu" w:date="2020-07-30T14:37:00Z">
              <w:r w:rsidRPr="008A6B31">
                <w:rPr>
                  <w:rFonts w:ascii="Times New Roman" w:hAnsi="Times New Roman" w:cs="Times New Roman"/>
                  <w:sz w:val="24"/>
                </w:rPr>
                <w:t>0.307</w:t>
              </w:r>
            </w:ins>
          </w:p>
        </w:tc>
        <w:tc>
          <w:tcPr>
            <w:tcW w:w="1642" w:type="dxa"/>
            <w:noWrap/>
            <w:vAlign w:val="bottom"/>
            <w:tcPrChange w:id="893" w:author="Liu, Luyu" w:date="2020-07-30T14:40:00Z">
              <w:tcPr>
                <w:tcW w:w="1577" w:type="dxa"/>
                <w:noWrap/>
                <w:vAlign w:val="bottom"/>
              </w:tcPr>
            </w:tcPrChange>
          </w:tcPr>
          <w:p w14:paraId="699BEFCE" w14:textId="4B542853" w:rsidR="006A7A63" w:rsidRPr="00397CDC" w:rsidRDefault="000841ED" w:rsidP="006A7A63">
            <w:pPr>
              <w:spacing w:after="160"/>
              <w:rPr>
                <w:ins w:id="894" w:author="Liu, Luyu" w:date="2020-07-30T14:37:00Z"/>
                <w:rFonts w:ascii="Times New Roman" w:hAnsi="Times New Roman" w:cs="Times New Roman"/>
                <w:sz w:val="24"/>
              </w:rPr>
              <w:pPrChange w:id="895" w:author="Liu, Luyu" w:date="2020-07-30T14:38:00Z">
                <w:pPr/>
              </w:pPrChange>
            </w:pPr>
            <w:ins w:id="896" w:author="Liu, Luyu" w:date="2020-07-30T14:37:00Z">
              <w:r w:rsidRPr="008A6B31">
                <w:rPr>
                  <w:rFonts w:ascii="Times New Roman" w:hAnsi="Times New Roman" w:cs="Times New Roman"/>
                  <w:sz w:val="24"/>
                </w:rPr>
                <w:t>0.177</w:t>
              </w:r>
            </w:ins>
          </w:p>
        </w:tc>
        <w:tc>
          <w:tcPr>
            <w:tcW w:w="1072" w:type="dxa"/>
            <w:noWrap/>
            <w:vAlign w:val="bottom"/>
            <w:tcPrChange w:id="897" w:author="Liu, Luyu" w:date="2020-07-30T14:40:00Z">
              <w:tcPr>
                <w:tcW w:w="1033" w:type="dxa"/>
                <w:noWrap/>
                <w:vAlign w:val="bottom"/>
              </w:tcPr>
            </w:tcPrChange>
          </w:tcPr>
          <w:p w14:paraId="1E4BA2AE" w14:textId="3FBB0638" w:rsidR="006A7A63" w:rsidRPr="00397CDC" w:rsidRDefault="006A7A63" w:rsidP="006A7A63">
            <w:pPr>
              <w:spacing w:after="160"/>
              <w:rPr>
                <w:ins w:id="898" w:author="Liu, Luyu" w:date="2020-07-30T14:37:00Z"/>
                <w:rFonts w:ascii="Times New Roman" w:hAnsi="Times New Roman" w:cs="Times New Roman"/>
                <w:sz w:val="24"/>
              </w:rPr>
              <w:pPrChange w:id="899" w:author="Liu, Luyu" w:date="2020-07-30T14:38:00Z">
                <w:pPr/>
              </w:pPrChange>
            </w:pPr>
            <w:ins w:id="900" w:author="Liu, Luyu" w:date="2020-07-30T14:37:00Z">
              <w:r w:rsidRPr="00FD7CDC">
                <w:rPr>
                  <w:rFonts w:ascii="Times New Roman" w:hAnsi="Times New Roman" w:cs="Times New Roman"/>
                  <w:sz w:val="24"/>
                  <w:rPrChange w:id="901" w:author="Liu, Luyu" w:date="2020-07-30T14:38:00Z">
                    <w:rPr>
                      <w:rFonts w:ascii="Calibri" w:hAnsi="Calibri" w:cs="Calibri"/>
                      <w:color w:val="000000"/>
                    </w:rPr>
                  </w:rPrChange>
                </w:rPr>
                <w:t>1.732</w:t>
              </w:r>
            </w:ins>
          </w:p>
        </w:tc>
        <w:tc>
          <w:tcPr>
            <w:tcW w:w="1737" w:type="dxa"/>
            <w:noWrap/>
            <w:vAlign w:val="bottom"/>
            <w:tcPrChange w:id="902" w:author="Liu, Luyu" w:date="2020-07-30T14:40:00Z">
              <w:tcPr>
                <w:tcW w:w="1668" w:type="dxa"/>
                <w:noWrap/>
                <w:vAlign w:val="bottom"/>
              </w:tcPr>
            </w:tcPrChange>
          </w:tcPr>
          <w:p w14:paraId="56ACB5D1" w14:textId="762B77EE" w:rsidR="006A7A63" w:rsidRPr="00397CDC" w:rsidRDefault="000841ED" w:rsidP="006A7A63">
            <w:pPr>
              <w:spacing w:after="160"/>
              <w:rPr>
                <w:ins w:id="903" w:author="Liu, Luyu" w:date="2020-07-30T14:37:00Z"/>
                <w:rFonts w:ascii="Times New Roman" w:hAnsi="Times New Roman" w:cs="Times New Roman"/>
                <w:sz w:val="24"/>
              </w:rPr>
              <w:pPrChange w:id="904" w:author="Liu, Luyu" w:date="2020-07-30T14:38:00Z">
                <w:pPr/>
              </w:pPrChange>
            </w:pPr>
            <w:ins w:id="905" w:author="Liu, Luyu" w:date="2020-07-30T14:37:00Z">
              <w:r w:rsidRPr="008A6B31">
                <w:rPr>
                  <w:rFonts w:ascii="Times New Roman" w:hAnsi="Times New Roman" w:cs="Times New Roman"/>
                  <w:sz w:val="24"/>
                </w:rPr>
                <w:t>0.0863</w:t>
              </w:r>
            </w:ins>
          </w:p>
        </w:tc>
        <w:tc>
          <w:tcPr>
            <w:tcW w:w="903" w:type="dxa"/>
            <w:tcPrChange w:id="906" w:author="Liu, Luyu" w:date="2020-07-30T14:40:00Z">
              <w:tcPr>
                <w:tcW w:w="872" w:type="dxa"/>
              </w:tcPr>
            </w:tcPrChange>
          </w:tcPr>
          <w:p w14:paraId="3AC7ED24" w14:textId="6ADE20EA" w:rsidR="006A7A63" w:rsidRPr="00397CDC" w:rsidRDefault="00A52694" w:rsidP="006A7A63">
            <w:pPr>
              <w:spacing w:after="160"/>
              <w:rPr>
                <w:ins w:id="907" w:author="Liu, Luyu" w:date="2020-07-30T14:37:00Z"/>
                <w:rFonts w:ascii="Times New Roman" w:hAnsi="Times New Roman" w:cs="Times New Roman"/>
                <w:sz w:val="24"/>
              </w:rPr>
              <w:pPrChange w:id="908" w:author="Liu, Luyu" w:date="2020-07-30T14:38:00Z">
                <w:pPr/>
              </w:pPrChange>
            </w:pPr>
            <w:ins w:id="909" w:author="Liu, Luyu" w:date="2020-07-30T14:40:00Z">
              <w:r>
                <w:rPr>
                  <w:rFonts w:ascii="Times New Roman" w:hAnsi="Times New Roman" w:cs="Times New Roman"/>
                  <w:sz w:val="24"/>
                </w:rPr>
                <w:t>11.38</w:t>
              </w:r>
            </w:ins>
          </w:p>
        </w:tc>
        <w:tc>
          <w:tcPr>
            <w:tcW w:w="977" w:type="dxa"/>
            <w:tcPrChange w:id="910" w:author="Liu, Luyu" w:date="2020-07-30T14:40:00Z">
              <w:tcPr>
                <w:tcW w:w="942" w:type="dxa"/>
              </w:tcPr>
            </w:tcPrChange>
          </w:tcPr>
          <w:p w14:paraId="22E14C3B" w14:textId="4E604FFE" w:rsidR="006A7A63" w:rsidRPr="00397CDC" w:rsidRDefault="000841ED" w:rsidP="006A7A63">
            <w:pPr>
              <w:spacing w:after="160"/>
              <w:rPr>
                <w:ins w:id="911" w:author="Liu, Luyu" w:date="2020-07-30T14:37:00Z"/>
                <w:rFonts w:ascii="Times New Roman" w:hAnsi="Times New Roman" w:cs="Times New Roman"/>
                <w:sz w:val="24"/>
              </w:rPr>
              <w:pPrChange w:id="912" w:author="Liu, Luyu" w:date="2020-07-30T14:38:00Z">
                <w:pPr/>
              </w:pPrChange>
            </w:pPr>
            <w:ins w:id="913" w:author="Liu, Luyu" w:date="2020-07-30T14:40:00Z">
              <w:r>
                <w:rPr>
                  <w:rFonts w:ascii="Times New Roman" w:hAnsi="Times New Roman" w:cs="Times New Roman"/>
                  <w:sz w:val="24"/>
                </w:rPr>
                <w:t>0.017</w:t>
              </w:r>
            </w:ins>
          </w:p>
        </w:tc>
      </w:tr>
    </w:tbl>
    <w:p w14:paraId="75335291" w14:textId="3BEE55C6" w:rsidR="00077492" w:rsidDel="00446080" w:rsidRDefault="00077492">
      <w:pPr>
        <w:spacing w:line="240" w:lineRule="auto"/>
        <w:jc w:val="center"/>
        <w:rPr>
          <w:del w:id="914" w:author="Liu, Luyu" w:date="2020-08-02T21:31:00Z"/>
          <w:rFonts w:ascii="Times New Roman" w:hAnsi="Times New Roman" w:cs="Times New Roman"/>
          <w:sz w:val="24"/>
        </w:rPr>
        <w:pPrChange w:id="915" w:author="Liu, Luyu" w:date="2020-07-20T23:14:00Z">
          <w:pPr>
            <w:spacing w:line="480" w:lineRule="auto"/>
            <w:jc w:val="center"/>
          </w:pPr>
        </w:pPrChange>
      </w:pPr>
      <w:bookmarkStart w:id="916" w:name="_Ref46957630"/>
      <w:del w:id="917"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916"/>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918" w:author="Liu, Luyu" w:date="2020-07-29T17:26:00Z">
        <w:r w:rsidDel="00E71AC6">
          <w:rPr>
            <w:rFonts w:ascii="Times New Roman" w:hAnsi="Times New Roman" w:cs="Times New Roman"/>
            <w:sz w:val="24"/>
          </w:rPr>
          <w:delText>floor</w:delText>
        </w:r>
      </w:del>
      <w:del w:id="919"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ind w:firstLine="720"/>
        <w:rPr>
          <w:rFonts w:ascii="Times New Roman" w:hAnsi="Times New Roman" w:cs="Times New Roman"/>
          <w:sz w:val="24"/>
        </w:rPr>
        <w:pPrChange w:id="920" w:author="Liu, Luyu" w:date="2020-07-20T23:14:00Z">
          <w:pPr>
            <w:spacing w:line="480" w:lineRule="auto"/>
            <w:ind w:firstLine="720"/>
          </w:pPr>
        </w:pPrChange>
      </w:pPr>
    </w:p>
    <w:p w14:paraId="337471F9" w14:textId="77777777" w:rsidR="00077492" w:rsidRPr="00FF2732" w:rsidRDefault="00077492" w:rsidP="00FF2732">
      <w:pPr>
        <w:spacing w:line="240" w:lineRule="auto"/>
        <w:jc w:val="both"/>
        <w:rPr>
          <w:rStyle w:val="Emphasis"/>
          <w:rPrChange w:id="921" w:author="Liu, Luyu" w:date="2020-08-02T21:18:00Z">
            <w:rPr/>
          </w:rPrChange>
        </w:rPr>
        <w:pPrChange w:id="922" w:author="Liu, Luyu" w:date="2020-08-02T21:18:00Z">
          <w:pPr>
            <w:pStyle w:val="ListParagraph"/>
            <w:numPr>
              <w:ilvl w:val="2"/>
              <w:numId w:val="2"/>
            </w:numPr>
            <w:spacing w:line="480" w:lineRule="auto"/>
            <w:ind w:hanging="720"/>
            <w:jc w:val="both"/>
          </w:pPr>
        </w:pPrChange>
      </w:pPr>
      <w:r w:rsidRPr="00FF2732">
        <w:rPr>
          <w:rStyle w:val="Emphasis"/>
          <w:rPrChange w:id="923" w:author="Liu, Luyu" w:date="2020-08-02T21:18:00Z">
            <w:rPr/>
          </w:rPrChange>
        </w:rPr>
        <w:t>Population with non-physical occupations</w:t>
      </w:r>
    </w:p>
    <w:p w14:paraId="154539EC" w14:textId="77777777" w:rsidR="00077492" w:rsidRDefault="00077492" w:rsidP="00AF6A1D">
      <w:pPr>
        <w:spacing w:line="240" w:lineRule="auto"/>
        <w:ind w:firstLine="720"/>
        <w:jc w:val="both"/>
        <w:rPr>
          <w:rFonts w:ascii="Times New Roman" w:hAnsi="Times New Roman" w:cs="Times New Roman"/>
          <w:sz w:val="24"/>
        </w:rPr>
        <w:pPrChange w:id="924"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0DE94975" w:rsidR="00077492" w:rsidRDefault="00077492">
      <w:pPr>
        <w:spacing w:line="240" w:lineRule="auto"/>
        <w:ind w:firstLine="720"/>
        <w:jc w:val="both"/>
        <w:rPr>
          <w:rFonts w:ascii="Times New Roman" w:hAnsi="Times New Roman" w:cs="Times New Roman"/>
          <w:sz w:val="24"/>
        </w:rPr>
        <w:pPrChange w:id="925"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vulnerability of Hispanic populations during this health crisis: if a city has a higher Hispanic population, it is likely for the city to have a higher </w:t>
      </w:r>
      <w:del w:id="926" w:author="Liu, Luyu" w:date="2020-07-29T17:26:00Z">
        <w:r w:rsidDel="00E71AC6">
          <w:rPr>
            <w:rFonts w:ascii="Times New Roman" w:hAnsi="Times New Roman" w:cs="Times New Roman"/>
            <w:sz w:val="24"/>
          </w:rPr>
          <w:delText>floor</w:delText>
        </w:r>
      </w:del>
      <w:ins w:id="92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[36]"},"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p>
    <w:p w14:paraId="74548DB7" w14:textId="58D24B81" w:rsidR="00077492" w:rsidRDefault="00077492">
      <w:pPr>
        <w:spacing w:line="240" w:lineRule="auto"/>
        <w:jc w:val="both"/>
        <w:rPr>
          <w:rFonts w:ascii="Times New Roman" w:hAnsi="Times New Roman" w:cs="Times New Roman"/>
          <w:sz w:val="24"/>
        </w:rPr>
        <w:pPrChange w:id="928" w:author="Liu, Luyu" w:date="2020-07-20T23:14:00Z">
          <w:pPr>
            <w:spacing w:line="480" w:lineRule="auto"/>
            <w:jc w:val="both"/>
          </w:pPr>
        </w:pPrChange>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Meanwhile, the top-four occupation categories that are most likely to still using transit are production, installation, maintenance and repair, food preparation and serving related, and protective service. Although the categorizations of the survey and the ACS data are different, this is generally consistent with the non-physical occupation categories we derived from that data. </w:t>
      </w:r>
    </w:p>
    <w:p w14:paraId="6ACDA72E" w14:textId="6DF97531" w:rsidR="00077492" w:rsidRDefault="00077492">
      <w:pPr>
        <w:spacing w:line="240" w:lineRule="auto"/>
        <w:ind w:firstLine="720"/>
        <w:jc w:val="both"/>
        <w:rPr>
          <w:rFonts w:ascii="Times New Roman" w:hAnsi="Times New Roman" w:cs="Times New Roman"/>
          <w:sz w:val="24"/>
        </w:rPr>
        <w:pPrChange w:id="929"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930" w:author="Liu, Luyu" w:date="2020-07-20T23:14:00Z">
          <w:pPr>
            <w:spacing w:line="480" w:lineRule="auto"/>
          </w:pPr>
        </w:pPrChange>
      </w:pPr>
    </w:p>
    <w:p w14:paraId="2AB1FC09" w14:textId="77777777" w:rsidR="00077492" w:rsidRPr="00FF2732" w:rsidRDefault="00077492" w:rsidP="00FF2732">
      <w:pPr>
        <w:spacing w:line="240" w:lineRule="auto"/>
        <w:jc w:val="both"/>
        <w:rPr>
          <w:rStyle w:val="Emphasis"/>
          <w:rPrChange w:id="931" w:author="Liu, Luyu" w:date="2020-08-02T21:18:00Z">
            <w:rPr/>
          </w:rPrChange>
        </w:rPr>
        <w:pPrChange w:id="932" w:author="Liu, Luyu" w:date="2020-08-02T21:18:00Z">
          <w:pPr>
            <w:pStyle w:val="ListParagraph"/>
            <w:numPr>
              <w:ilvl w:val="2"/>
              <w:numId w:val="2"/>
            </w:numPr>
            <w:spacing w:line="480" w:lineRule="auto"/>
            <w:ind w:hanging="720"/>
            <w:jc w:val="both"/>
          </w:pPr>
        </w:pPrChange>
      </w:pPr>
      <w:r w:rsidRPr="00FF2732">
        <w:rPr>
          <w:rStyle w:val="Emphasis"/>
          <w:rPrChange w:id="933" w:author="Liu, Luyu" w:date="2020-08-02T21:18:00Z">
            <w:rPr/>
          </w:rPrChange>
        </w:rPr>
        <w:t>Age</w:t>
      </w:r>
    </w:p>
    <w:p w14:paraId="091EBDEA" w14:textId="2C15A921" w:rsidR="00077492" w:rsidRDefault="00077492" w:rsidP="00AF6A1D">
      <w:pPr>
        <w:spacing w:line="240" w:lineRule="auto"/>
        <w:ind w:firstLine="720"/>
        <w:jc w:val="both"/>
        <w:rPr>
          <w:rFonts w:ascii="Times New Roman" w:hAnsi="Times New Roman" w:cs="Times New Roman"/>
          <w:sz w:val="24"/>
        </w:rPr>
        <w:pPrChange w:id="934" w:author="Liu, Luyu" w:date="2020-08-02T21:21:00Z">
          <w:pPr>
            <w:spacing w:line="480" w:lineRule="auto"/>
            <w:jc w:val="both"/>
          </w:pPr>
        </w:pPrChange>
      </w:pPr>
      <w:r>
        <w:rPr>
          <w:rFonts w:ascii="Times New Roman" w:hAnsi="Times New Roman" w:cs="Times New Roman"/>
          <w:sz w:val="24"/>
        </w:rPr>
        <w:lastRenderedPageBreak/>
        <w:t xml:space="preserve">The ratio of the population over 45 years old is associated with higher </w:t>
      </w:r>
      <w:del w:id="935" w:author="Liu, Luyu" w:date="2020-07-29T17:26:00Z">
        <w:r w:rsidDel="00E71AC6">
          <w:rPr>
            <w:rFonts w:ascii="Times New Roman" w:hAnsi="Times New Roman" w:cs="Times New Roman"/>
            <w:sz w:val="24"/>
          </w:rPr>
          <w:delText>floor</w:delText>
        </w:r>
      </w:del>
      <w:ins w:id="93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[28]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937" w:author="Liu, Luyu" w:date="2020-07-20T23:14:00Z">
          <w:pPr>
            <w:spacing w:line="480" w:lineRule="auto"/>
          </w:pPr>
        </w:pPrChange>
      </w:pPr>
    </w:p>
    <w:p w14:paraId="6F8DA79B" w14:textId="77777777" w:rsidR="00077492" w:rsidRPr="00FF2732" w:rsidRDefault="00077492" w:rsidP="00FF2732">
      <w:pPr>
        <w:spacing w:line="240" w:lineRule="auto"/>
        <w:jc w:val="both"/>
        <w:rPr>
          <w:rStyle w:val="Emphasis"/>
          <w:rPrChange w:id="938" w:author="Liu, Luyu" w:date="2020-08-02T21:19:00Z">
            <w:rPr/>
          </w:rPrChange>
        </w:rPr>
        <w:pPrChange w:id="939" w:author="Liu, Luyu" w:date="2020-08-02T21:19:00Z">
          <w:pPr>
            <w:pStyle w:val="ListParagraph"/>
            <w:numPr>
              <w:ilvl w:val="2"/>
              <w:numId w:val="2"/>
            </w:numPr>
            <w:spacing w:line="480" w:lineRule="auto"/>
            <w:ind w:hanging="720"/>
            <w:jc w:val="both"/>
          </w:pPr>
        </w:pPrChange>
      </w:pPr>
      <w:r w:rsidRPr="00FF2732">
        <w:rPr>
          <w:rStyle w:val="Emphasis"/>
          <w:rPrChange w:id="940" w:author="Liu, Luyu" w:date="2020-08-02T21:19:00Z">
            <w:rPr/>
          </w:rPrChange>
        </w:rPr>
        <w:t>African American</w:t>
      </w:r>
    </w:p>
    <w:p w14:paraId="2863D3FB" w14:textId="317543C2" w:rsidR="00077492" w:rsidRDefault="00077492" w:rsidP="00AF6A1D">
      <w:pPr>
        <w:spacing w:line="240" w:lineRule="auto"/>
        <w:ind w:firstLine="720"/>
        <w:jc w:val="both"/>
        <w:rPr>
          <w:rFonts w:ascii="Times New Roman" w:hAnsi="Times New Roman" w:cs="Times New Roman"/>
          <w:sz w:val="24"/>
        </w:rPr>
        <w:pPrChange w:id="941" w:author="Liu, Luyu" w:date="2020-08-02T21:21:00Z">
          <w:pPr>
            <w:spacing w:line="480" w:lineRule="auto"/>
            <w:jc w:val="both"/>
          </w:pPr>
        </w:pPrChange>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942" w:author="Liu, Luyu" w:date="2020-07-29T23:39:00Z">
        <w:r w:rsidR="002130AB">
          <w:rPr>
            <w:rFonts w:ascii="Times New Roman" w:hAnsi="Times New Roman" w:cs="Times New Roman"/>
            <w:sz w:val="24"/>
          </w:rPr>
          <w:t xml:space="preserve">in </w:t>
        </w:r>
      </w:ins>
      <w:ins w:id="943"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r w:rsidR="00057EE9">
          <w:rPr>
            <w:rFonts w:ascii="Times New Roman" w:hAnsi="Times New Roman" w:cs="Times New Roman"/>
            <w:sz w:val="24"/>
          </w:rPr>
        </w:r>
      </w:ins>
      <w:r w:rsidR="00057EE9">
        <w:rPr>
          <w:rFonts w:ascii="Times New Roman" w:hAnsi="Times New Roman" w:cs="Times New Roman"/>
          <w:sz w:val="24"/>
        </w:rPr>
        <w:fldChar w:fldCharType="separate"/>
      </w:r>
      <w:ins w:id="944"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945"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r w:rsidR="002130AB">
          <w:rPr>
            <w:rFonts w:ascii="Times New Roman" w:hAnsi="Times New Roman" w:cs="Times New Roman"/>
            <w:sz w:val="24"/>
          </w:rPr>
        </w:r>
      </w:ins>
      <w:del w:id="946" w:author="Liu, Luyu" w:date="2020-08-02T21:32:00Z">
        <w:r w:rsidR="002130AB" w:rsidDel="00057EE9">
          <w:rPr>
            <w:rFonts w:ascii="Times New Roman" w:hAnsi="Times New Roman" w:cs="Times New Roman"/>
            <w:sz w:val="24"/>
          </w:rPr>
          <w:fldChar w:fldCharType="separate"/>
        </w:r>
      </w:del>
      <w:ins w:id="947" w:author="Liu, Luyu" w:date="2020-07-29T23:39:00Z">
        <w:r w:rsidR="002130AB">
          <w:rPr>
            <w:rFonts w:ascii="Times New Roman" w:hAnsi="Times New Roman" w:cs="Times New Roman"/>
            <w:sz w:val="24"/>
          </w:rPr>
          <w:fldChar w:fldCharType="end"/>
        </w:r>
        <w:r w:rsidR="002130AB">
          <w:rPr>
            <w:rFonts w:ascii="Times New Roman" w:hAnsi="Times New Roman" w:cs="Times New Roman"/>
            <w:sz w:val="24"/>
          </w:rPr>
          <w:t xml:space="preserve"> </w:t>
        </w:r>
      </w:ins>
      <w:del w:id="948"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949" w:author="Liu, Luyu" w:date="2020-07-29T17:26:00Z">
        <w:r w:rsidDel="00E71AC6">
          <w:rPr>
            <w:rFonts w:ascii="Times New Roman" w:hAnsi="Times New Roman" w:cs="Times New Roman"/>
            <w:sz w:val="24"/>
          </w:rPr>
          <w:delText>floor</w:delText>
        </w:r>
      </w:del>
      <w:ins w:id="95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951" w:author="Liu, Luyu" w:date="2020-07-29T17:26:00Z">
        <w:r w:rsidDel="00E71AC6">
          <w:rPr>
            <w:rFonts w:ascii="Times New Roman" w:hAnsi="Times New Roman" w:cs="Times New Roman"/>
            <w:sz w:val="24"/>
          </w:rPr>
          <w:delText>floor</w:delText>
        </w:r>
      </w:del>
      <w:ins w:id="95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86B6EDE" w:rsidR="00077492" w:rsidRDefault="00077492">
      <w:pPr>
        <w:spacing w:line="240" w:lineRule="auto"/>
        <w:jc w:val="both"/>
        <w:rPr>
          <w:rFonts w:ascii="Times New Roman" w:hAnsi="Times New Roman" w:cs="Times New Roman"/>
          <w:sz w:val="24"/>
        </w:rPr>
        <w:pPrChange w:id="953" w:author="Liu, Luyu" w:date="2020-07-20T23:14:00Z">
          <w:pPr>
            <w:spacing w:line="480" w:lineRule="auto"/>
            <w:jc w:val="both"/>
          </w:pPr>
        </w:pPrChange>
      </w:pPr>
      <w:r>
        <w:rPr>
          <w:rFonts w:ascii="Times New Roman" w:hAnsi="Times New Roman" w:cs="Times New Roman"/>
          <w:sz w:val="24"/>
        </w:rPr>
        <w:tab/>
        <w:t xml:space="preserve">Higher </w:t>
      </w:r>
      <w:del w:id="954" w:author="Liu, Luyu" w:date="2020-07-29T17:26:00Z">
        <w:r w:rsidDel="00E71AC6">
          <w:rPr>
            <w:rFonts w:ascii="Times New Roman" w:hAnsi="Times New Roman" w:cs="Times New Roman"/>
            <w:sz w:val="24"/>
          </w:rPr>
          <w:delText>floor</w:delText>
        </w:r>
      </w:del>
      <w:ins w:id="95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956" w:author="Liu, Luyu" w:date="2020-08-02T22:09:00Z">
        <w:r w:rsidR="009F217C">
          <w:rPr>
            <w:rFonts w:ascii="Times New Roman" w:hAnsi="Times New Roman" w:cs="Times New Roman"/>
            <w:sz w:val="24"/>
          </w:rPr>
          <w:t>id</w:t>
        </w:r>
      </w:ins>
      <w:del w:id="957"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958" w:author="Liu, Luyu" w:date="2020-07-20T23:14:00Z">
          <w:pPr>
            <w:spacing w:line="480" w:lineRule="auto"/>
          </w:pPr>
        </w:pPrChange>
      </w:pPr>
    </w:p>
    <w:p w14:paraId="64ED299A" w14:textId="77777777" w:rsidR="00077492" w:rsidRPr="00FF2732" w:rsidRDefault="00077492" w:rsidP="00FF2732">
      <w:pPr>
        <w:spacing w:line="240" w:lineRule="auto"/>
        <w:jc w:val="both"/>
        <w:rPr>
          <w:rStyle w:val="Emphasis"/>
          <w:rPrChange w:id="959" w:author="Liu, Luyu" w:date="2020-08-02T21:19:00Z">
            <w:rPr/>
          </w:rPrChange>
        </w:rPr>
        <w:pPrChange w:id="960" w:author="Liu, Luyu" w:date="2020-08-02T21:19:00Z">
          <w:pPr>
            <w:pStyle w:val="ListParagraph"/>
            <w:numPr>
              <w:ilvl w:val="2"/>
              <w:numId w:val="2"/>
            </w:numPr>
            <w:spacing w:line="480" w:lineRule="auto"/>
            <w:ind w:hanging="720"/>
            <w:jc w:val="both"/>
          </w:pPr>
        </w:pPrChange>
      </w:pPr>
      <w:r w:rsidRPr="00FF2732">
        <w:rPr>
          <w:rStyle w:val="Emphasis"/>
          <w:rPrChange w:id="961" w:author="Liu, Luyu" w:date="2020-08-02T21:19:00Z">
            <w:rPr/>
          </w:rPrChange>
        </w:rPr>
        <w:t>Awareness</w:t>
      </w:r>
    </w:p>
    <w:p w14:paraId="7961D780" w14:textId="3D18088D" w:rsidR="00077492" w:rsidRDefault="00077492" w:rsidP="00AF6A1D">
      <w:pPr>
        <w:spacing w:line="240" w:lineRule="auto"/>
        <w:ind w:firstLine="720"/>
        <w:jc w:val="both"/>
        <w:rPr>
          <w:rFonts w:ascii="Times New Roman" w:hAnsi="Times New Roman" w:cs="Times New Roman"/>
          <w:sz w:val="24"/>
        </w:rPr>
        <w:pPrChange w:id="962" w:author="Liu, Luyu" w:date="2020-08-02T21:21:00Z">
          <w:pPr>
            <w:spacing w:line="480" w:lineRule="auto"/>
            <w:jc w:val="both"/>
          </w:pPr>
        </w:pPrChange>
      </w:pPr>
      <w:r>
        <w:rPr>
          <w:rFonts w:ascii="Times New Roman" w:hAnsi="Times New Roman" w:cs="Times New Roman"/>
          <w:sz w:val="24"/>
        </w:rPr>
        <w:t xml:space="preserve">The Google search trend index for COVID-19 is significantly associated with the </w:t>
      </w:r>
      <w:del w:id="963" w:author="Liu, Luyu" w:date="2020-07-29T17:26:00Z">
        <w:r w:rsidDel="00E71AC6">
          <w:rPr>
            <w:rFonts w:ascii="Times New Roman" w:hAnsi="Times New Roman" w:cs="Times New Roman"/>
            <w:sz w:val="24"/>
          </w:rPr>
          <w:delText>floor</w:delText>
        </w:r>
      </w:del>
      <w:ins w:id="96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965" w:author="Liu, Luyu" w:date="2020-07-29T17:26:00Z">
        <w:r w:rsidDel="00E71AC6">
          <w:rPr>
            <w:rFonts w:ascii="Times New Roman" w:hAnsi="Times New Roman" w:cs="Times New Roman"/>
            <w:sz w:val="24"/>
          </w:rPr>
          <w:delText>floor</w:delText>
        </w:r>
      </w:del>
      <w:ins w:id="96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COVID-19 has a higher ratio among all Google searches in that region. This indicates the effects of people’s awareness and concern: with more people perhaps following the stay-at-home order, more will avoid unessential public transit trips. However, in</w:t>
      </w:r>
      <w:ins w:id="967" w:author="Liu, Luyu" w:date="2020-07-29T23:39:00Z">
        <w:r w:rsidR="00F13EE2">
          <w:rPr>
            <w:rFonts w:ascii="Times New Roman" w:hAnsi="Times New Roman" w:cs="Times New Roman"/>
            <w:sz w:val="24"/>
          </w:rPr>
          <w:t xml:space="preserve"> </w:t>
        </w:r>
      </w:ins>
      <w:ins w:id="968"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r w:rsidR="00057EE9">
          <w:rPr>
            <w:rFonts w:ascii="Times New Roman" w:hAnsi="Times New Roman" w:cs="Times New Roman"/>
            <w:sz w:val="24"/>
          </w:rPr>
        </w:r>
      </w:ins>
      <w:r w:rsidR="00057EE9">
        <w:rPr>
          <w:rFonts w:ascii="Times New Roman" w:hAnsi="Times New Roman" w:cs="Times New Roman"/>
          <w:sz w:val="24"/>
        </w:rPr>
        <w:fldChar w:fldCharType="separate"/>
      </w:r>
      <w:ins w:id="969"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970" w:author="Liu, Luyu" w:date="2020-08-02T21:32:00Z">
        <w:r w:rsidR="00057EE9">
          <w:rPr>
            <w:rFonts w:ascii="Times New Roman" w:hAnsi="Times New Roman" w:cs="Times New Roman"/>
            <w:sz w:val="24"/>
          </w:rPr>
          <w:fldChar w:fldCharType="end"/>
        </w:r>
      </w:ins>
      <w:del w:id="971"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Change w:id="972" w:author="Liu, Luyu" w:date="2020-07-29T23:39:00Z">
              <w:rPr>
                <w:rFonts w:ascii="Times New Roman" w:hAnsi="Times New Roman" w:cs="Times New Roman"/>
                <w:sz w:val="24"/>
              </w:rPr>
            </w:rPrChange>
          </w:rPr>
          <w:delInstrText xml:space="preserve"> REF _Ref38480053 \h  \* MERGEFORMAT </w:delInstrText>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973"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r w:rsidR="00F13EE2">
          <w:rPr>
            <w:rFonts w:ascii="Times New Roman" w:hAnsi="Times New Roman" w:cs="Times New Roman"/>
            <w:sz w:val="24"/>
          </w:rPr>
        </w:r>
        <w:r w:rsidR="00F13EE2">
          <w:rPr>
            <w:rFonts w:ascii="Times New Roman" w:hAnsi="Times New Roman" w:cs="Times New Roman"/>
            <w:sz w:val="24"/>
          </w:rPr>
          <w:fldChar w:fldCharType="end"/>
        </w:r>
      </w:ins>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974" w:author="Liu, Luyu" w:date="2020-07-20T23:14:00Z">
          <w:pPr>
            <w:spacing w:line="480" w:lineRule="auto"/>
          </w:pPr>
        </w:pPrChange>
      </w:pPr>
    </w:p>
    <w:p w14:paraId="308C80E1" w14:textId="77777777" w:rsidR="00077492" w:rsidRPr="00FF2732" w:rsidRDefault="00077492" w:rsidP="00FF2732">
      <w:pPr>
        <w:spacing w:line="240" w:lineRule="auto"/>
        <w:jc w:val="both"/>
        <w:rPr>
          <w:rStyle w:val="Emphasis"/>
          <w:rPrChange w:id="975" w:author="Liu, Luyu" w:date="2020-08-02T21:19:00Z">
            <w:rPr/>
          </w:rPrChange>
        </w:rPr>
        <w:pPrChange w:id="976" w:author="Liu, Luyu" w:date="2020-08-02T21:19:00Z">
          <w:pPr>
            <w:pStyle w:val="ListParagraph"/>
            <w:numPr>
              <w:ilvl w:val="2"/>
              <w:numId w:val="2"/>
            </w:numPr>
            <w:spacing w:line="480" w:lineRule="auto"/>
            <w:ind w:hanging="720"/>
            <w:jc w:val="both"/>
          </w:pPr>
        </w:pPrChange>
      </w:pPr>
      <w:r w:rsidRPr="00FF2732">
        <w:rPr>
          <w:rStyle w:val="Emphasis"/>
          <w:rPrChange w:id="977" w:author="Liu, Luyu" w:date="2020-08-02T21:19:00Z">
            <w:rPr/>
          </w:rPrChange>
        </w:rPr>
        <w:t>Transit dependency</w:t>
      </w:r>
    </w:p>
    <w:p w14:paraId="1938FE2C" w14:textId="5F023DDC" w:rsidR="00077492" w:rsidRDefault="00077492" w:rsidP="00AF6A1D">
      <w:pPr>
        <w:spacing w:line="240" w:lineRule="auto"/>
        <w:ind w:firstLine="720"/>
        <w:jc w:val="both"/>
        <w:rPr>
          <w:rFonts w:ascii="Times New Roman" w:hAnsi="Times New Roman" w:cs="Times New Roman"/>
          <w:b/>
          <w:sz w:val="24"/>
        </w:rPr>
        <w:pPrChange w:id="978"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w:t>
      </w:r>
      <w:r>
        <w:rPr>
          <w:rFonts w:ascii="Times New Roman" w:hAnsi="Times New Roman" w:cs="Times New Roman"/>
          <w:sz w:val="24"/>
        </w:rPr>
        <w:lastRenderedPageBreak/>
        <w:t xml:space="preserve">on people using transit to commute and households with no vehicles do not have a significant correlation with </w:t>
      </w:r>
      <w:del w:id="979" w:author="Liu, Luyu" w:date="2020-07-29T17:26:00Z">
        <w:r w:rsidDel="00E71AC6">
          <w:rPr>
            <w:rFonts w:ascii="Times New Roman" w:hAnsi="Times New Roman" w:cs="Times New Roman"/>
            <w:sz w:val="24"/>
          </w:rPr>
          <w:delText>floor</w:delText>
        </w:r>
      </w:del>
      <w:ins w:id="98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For example, the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[38,39]","plainTextFormattedCitation":"[38,39]","previouslyFormattedCitation":"[37,38]"},"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[38,39]</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[27]"},"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981" w:author="Liu, Luyu" w:date="2020-07-20T23:14:00Z">
          <w:pPr>
            <w:spacing w:line="480" w:lineRule="auto"/>
          </w:pPr>
        </w:pPrChange>
      </w:pPr>
    </w:p>
    <w:p w14:paraId="35CC7C65" w14:textId="77777777" w:rsidR="00077492" w:rsidRPr="00FF2732" w:rsidRDefault="00077492" w:rsidP="00FF2732">
      <w:pPr>
        <w:spacing w:line="240" w:lineRule="auto"/>
        <w:rPr>
          <w:rStyle w:val="SubtleEmphasis"/>
          <w:rPrChange w:id="982" w:author="Liu, Luyu" w:date="2020-08-02T21:19:00Z">
            <w:rPr/>
          </w:rPrChange>
        </w:rPr>
        <w:pPrChange w:id="983" w:author="Liu, Luyu" w:date="2020-08-02T21:19:00Z">
          <w:pPr>
            <w:pStyle w:val="ListParagraph"/>
            <w:numPr>
              <w:ilvl w:val="1"/>
              <w:numId w:val="2"/>
            </w:numPr>
            <w:spacing w:line="480" w:lineRule="auto"/>
            <w:ind w:left="360" w:hanging="360"/>
          </w:pPr>
        </w:pPrChange>
      </w:pPr>
      <w:del w:id="984" w:author="Liu, Luyu" w:date="2020-08-02T21:19:00Z">
        <w:r w:rsidRPr="00FF2732" w:rsidDel="00FF2732">
          <w:rPr>
            <w:rStyle w:val="SubtleEmphasis"/>
            <w:rPrChange w:id="985" w:author="Liu, Luyu" w:date="2020-08-02T21:19:00Z">
              <w:rPr/>
            </w:rPrChange>
          </w:rPr>
          <w:delText xml:space="preserve"> </w:delText>
        </w:r>
      </w:del>
      <w:r w:rsidRPr="00FF2732">
        <w:rPr>
          <w:rStyle w:val="SubtleEmphasis"/>
          <w:rPrChange w:id="986" w:author="Liu, Luyu" w:date="2020-08-02T21:19:00Z">
            <w:rPr/>
          </w:rPrChange>
        </w:rPr>
        <w:t>Response intervals</w:t>
      </w:r>
      <w:del w:id="987" w:author="Liu, Luyu" w:date="2020-08-02T22:10:00Z">
        <w:r w:rsidRPr="00FF2732" w:rsidDel="00012747">
          <w:rPr>
            <w:rStyle w:val="SubtleEmphasis"/>
            <w:rPrChange w:id="988" w:author="Liu, Luyu" w:date="2020-08-02T21:19:00Z">
              <w:rPr/>
            </w:rPrChange>
          </w:rPr>
          <w:delText xml:space="preserve"> </w:delText>
        </w:r>
      </w:del>
    </w:p>
    <w:p w14:paraId="7D8E8C91" w14:textId="3D3992A0" w:rsidR="00637D19" w:rsidRDefault="00AF26FD" w:rsidP="00ED521E">
      <w:pPr>
        <w:spacing w:line="240" w:lineRule="auto"/>
        <w:ind w:firstLine="720"/>
        <w:jc w:val="both"/>
        <w:rPr>
          <w:ins w:id="989" w:author="Liu, Luyu" w:date="2020-08-02T23:01:00Z"/>
          <w:rFonts w:ascii="Times New Roman" w:hAnsi="Times New Roman" w:cs="Times New Roman"/>
          <w:sz w:val="24"/>
        </w:rPr>
        <w:pPrChange w:id="990" w:author="Liu, Luyu" w:date="2020-08-02T23:02:00Z">
          <w:pPr>
            <w:spacing w:line="240" w:lineRule="auto"/>
            <w:jc w:val="both"/>
          </w:pPr>
        </w:pPrChange>
      </w:pPr>
      <w:ins w:id="991"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r>
          <w:rPr>
            <w:rFonts w:ascii="Times New Roman" w:hAnsi="Times New Roman" w:cs="Times New Roman"/>
            <w:sz w:val="24"/>
          </w:rPr>
        </w:r>
      </w:ins>
      <w:r>
        <w:rPr>
          <w:rFonts w:ascii="Times New Roman" w:hAnsi="Times New Roman" w:cs="Times New Roman"/>
          <w:sz w:val="24"/>
        </w:rPr>
        <w:fldChar w:fldCharType="separate"/>
      </w:r>
      <w:ins w:id="992"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993" w:author="Liu, Luyu" w:date="2020-08-02T23:01:00Z">
        <w:r w:rsidR="00077492" w:rsidDel="00AF26FD">
          <w:rPr>
            <w:rFonts w:ascii="Times New Roman" w:hAnsi="Times New Roman" w:cs="Times New Roman"/>
            <w:sz w:val="24"/>
          </w:rPr>
          <w:fldChar w:fldCharType="separate"/>
        </w:r>
      </w:del>
      <w:del w:id="994"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995" w:author="Liu, Luyu" w:date="2020-07-29T17:26:00Z">
        <w:r w:rsidR="00077492" w:rsidDel="00E71AC6">
          <w:rPr>
            <w:rFonts w:ascii="Times New Roman" w:hAnsi="Times New Roman" w:cs="Times New Roman"/>
            <w:sz w:val="24"/>
          </w:rPr>
          <w:delText>floor</w:delText>
        </w:r>
      </w:del>
      <w:ins w:id="996"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[40]","plainTextFormattedCitation":"[40]","previouslyFormattedCitation":"[39]"},"properties":{"noteIndex":0},"schema":"https://github.com/citation-style-language/schema/raw/master/csl-citation.json"}</w:instrText>
      </w:r>
      <w:r w:rsidR="00077492">
        <w:rPr>
          <w:rFonts w:ascii="Times New Roman" w:hAnsi="Times New Roman" w:cs="Times New Roman"/>
          <w:sz w:val="24"/>
        </w:rPr>
        <w:fldChar w:fldCharType="separate"/>
      </w:r>
      <w:r w:rsidR="008A6B31" w:rsidRPr="008A6B31">
        <w:rPr>
          <w:rFonts w:ascii="Times New Roman" w:hAnsi="Times New Roman" w:cs="Times New Roman"/>
          <w:noProof/>
          <w:sz w:val="24"/>
        </w:rPr>
        <w:t>[40]</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690808EF" w:rsidR="00077492" w:rsidRPr="00C94C81" w:rsidRDefault="00637D19" w:rsidP="00C94C81">
      <w:pPr>
        <w:spacing w:line="240" w:lineRule="auto"/>
        <w:rPr>
          <w:rFonts w:ascii="Times New Roman" w:hAnsi="Times New Roman" w:cs="Times New Roman"/>
          <w:b/>
          <w:sz w:val="24"/>
          <w:rPrChange w:id="997" w:author="Liu, Luyu" w:date="2020-08-02T23:07:00Z">
            <w:rPr>
              <w:rFonts w:ascii="Times New Roman" w:hAnsi="Times New Roman" w:cs="Times New Roman"/>
              <w:sz w:val="24"/>
            </w:rPr>
          </w:rPrChange>
        </w:rPr>
        <w:pPrChange w:id="998" w:author="Liu, Luyu" w:date="2020-08-02T23:07:00Z">
          <w:pPr>
            <w:spacing w:line="480" w:lineRule="auto"/>
            <w:jc w:val="both"/>
          </w:pPr>
        </w:pPrChange>
      </w:pPr>
      <w:bookmarkStart w:id="999" w:name="_Ref47301743"/>
      <w:ins w:id="1000" w:author="Liu, Luyu" w:date="2020-08-02T23:01:00Z">
        <w:r w:rsidRPr="00C94C81">
          <w:rPr>
            <w:rFonts w:ascii="Times New Roman" w:hAnsi="Times New Roman" w:cs="Times New Roman"/>
            <w:b/>
            <w:sz w:val="24"/>
            <w:rPrChange w:id="1001"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002"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003"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04"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005"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006" w:author="Liu, Luyu" w:date="2020-08-02T23:07:00Z">
              <w:rPr>
                <w:rFonts w:ascii="Times New Roman" w:hAnsi="Times New Roman" w:cs="Times New Roman"/>
                <w:sz w:val="24"/>
              </w:rPr>
            </w:rPrChange>
          </w:rPr>
          <w:fldChar w:fldCharType="end"/>
        </w:r>
        <w:bookmarkEnd w:id="999"/>
        <w:r w:rsidRPr="00C94C81">
          <w:rPr>
            <w:rFonts w:ascii="Times New Roman" w:hAnsi="Times New Roman" w:cs="Times New Roman"/>
            <w:b/>
            <w:sz w:val="24"/>
            <w:rPrChange w:id="1007" w:author="Liu, Luyu" w:date="2020-08-02T23:07:00Z">
              <w:rPr>
                <w:rFonts w:ascii="Times New Roman" w:hAnsi="Times New Roman" w:cs="Times New Roman"/>
                <w:sz w:val="24"/>
              </w:rPr>
            </w:rPrChange>
          </w:rPr>
          <w:t>. The geographic pattern of response interval with incubation lag =0 from cliff point (quantile classification).</w:t>
        </w:r>
      </w:ins>
    </w:p>
    <w:p w14:paraId="55C44FF4" w14:textId="52DA1CBF" w:rsidR="00077492" w:rsidDel="003E4344" w:rsidRDefault="00077492">
      <w:pPr>
        <w:spacing w:line="240" w:lineRule="auto"/>
        <w:jc w:val="both"/>
        <w:rPr>
          <w:del w:id="1008" w:author="Liu, Luyu" w:date="2020-07-29T17:38:00Z"/>
          <w:rFonts w:ascii="Times New Roman" w:hAnsi="Times New Roman" w:cs="Times New Roman"/>
          <w:sz w:val="24"/>
        </w:rPr>
        <w:pPrChange w:id="1009" w:author="Liu, Luyu" w:date="2020-07-20T23:14:00Z">
          <w:pPr>
            <w:spacing w:line="480" w:lineRule="auto"/>
            <w:jc w:val="both"/>
          </w:pPr>
        </w:pPrChange>
      </w:pPr>
      <w:r>
        <w:rPr>
          <w:rFonts w:ascii="Times New Roman" w:hAnsi="Times New Roman" w:cs="Times New Roman"/>
          <w:sz w:val="24"/>
        </w:rPr>
        <w:tab/>
        <w:t xml:space="preserve">The response interval patterns in </w:t>
      </w:r>
      <w:ins w:id="1010"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r w:rsidR="00AF26FD">
          <w:rPr>
            <w:rFonts w:ascii="Times New Roman" w:hAnsi="Times New Roman" w:cs="Times New Roman"/>
            <w:sz w:val="24"/>
          </w:rPr>
        </w:r>
      </w:ins>
      <w:r w:rsidR="00AF26FD">
        <w:rPr>
          <w:rFonts w:ascii="Times New Roman" w:hAnsi="Times New Roman" w:cs="Times New Roman"/>
          <w:sz w:val="24"/>
        </w:rPr>
        <w:fldChar w:fldCharType="separate"/>
      </w:r>
      <w:ins w:id="1011"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012" w:author="Liu, Luyu" w:date="2020-08-02T23:01:00Z">
        <w:r w:rsidDel="00AF26FD">
          <w:rPr>
            <w:rFonts w:ascii="Times New Roman" w:hAnsi="Times New Roman" w:cs="Times New Roman"/>
            <w:sz w:val="24"/>
          </w:rPr>
          <w:fldChar w:fldCharType="separate"/>
        </w:r>
      </w:del>
      <w:del w:id="1013"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 and the ratio of positive response interval decreases to 33%. New York City is an illustrative example. With lag = zero days, five of 13 systems have positive response intervals, suggesting declines in transit usage in advance of community spread. With lag =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[41]","plainTextFormattedCitation":"[41]","previouslyFormattedCitation":"[40]"},"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014" w:author="Liu, Luyu" w:date="2020-07-29T17:38:00Z"/>
          <w:rFonts w:ascii="Times New Roman" w:hAnsi="Times New Roman" w:cs="Times New Roman"/>
          <w:sz w:val="24"/>
        </w:rPr>
        <w:pPrChange w:id="1015" w:author="Liu, Luyu" w:date="2020-07-20T23:14:00Z">
          <w:pPr>
            <w:spacing w:line="480" w:lineRule="auto"/>
          </w:pPr>
        </w:pPrChange>
      </w:pPr>
    </w:p>
    <w:p w14:paraId="0C93A329" w14:textId="370F2470" w:rsidR="00077492" w:rsidDel="00637D19" w:rsidRDefault="00077492" w:rsidP="00637D19">
      <w:pPr>
        <w:spacing w:line="240" w:lineRule="auto"/>
        <w:jc w:val="both"/>
        <w:rPr>
          <w:del w:id="1016" w:author="Liu, Luyu" w:date="2020-08-02T23:01:00Z"/>
          <w:rFonts w:ascii="Times New Roman" w:hAnsi="Times New Roman" w:cs="Times New Roman"/>
          <w:sz w:val="24"/>
        </w:rPr>
        <w:pPrChange w:id="1017" w:author="Liu, Luyu" w:date="2020-08-02T23:01:00Z">
          <w:pPr>
            <w:keepNext/>
            <w:spacing w:line="480" w:lineRule="auto"/>
          </w:pPr>
        </w:pPrChange>
      </w:pPr>
      <w:del w:id="1018"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rsidP="00637D19">
      <w:pPr>
        <w:spacing w:line="240" w:lineRule="auto"/>
        <w:jc w:val="both"/>
        <w:rPr>
          <w:rFonts w:ascii="Times New Roman" w:hAnsi="Times New Roman" w:cs="Times New Roman"/>
          <w:sz w:val="24"/>
        </w:rPr>
        <w:pPrChange w:id="1019" w:author="Liu, Luyu" w:date="2020-08-02T23:01:00Z">
          <w:pPr>
            <w:spacing w:line="480" w:lineRule="auto"/>
            <w:jc w:val="center"/>
          </w:pPr>
        </w:pPrChange>
      </w:pPr>
      <w:bookmarkStart w:id="1020" w:name="_Ref41983922"/>
      <w:del w:id="1021"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022" w:author="Liu, Luyu" w:date="2020-07-29T23:11:00Z">
        <w:r w:rsidDel="006C64A6">
          <w:rPr>
            <w:rFonts w:ascii="Times New Roman" w:hAnsi="Times New Roman" w:cs="Times New Roman"/>
            <w:noProof/>
            <w:sz w:val="24"/>
          </w:rPr>
          <w:delText>3</w:delText>
        </w:r>
      </w:del>
      <w:del w:id="1023" w:author="Liu, Luyu" w:date="2020-08-02T23:01:00Z">
        <w:r w:rsidRPr="0078451C" w:rsidDel="00637D19">
          <w:rPr>
            <w:rFonts w:ascii="Times New Roman" w:hAnsi="Times New Roman" w:cs="Times New Roman"/>
            <w:sz w:val="24"/>
          </w:rPr>
          <w:fldChar w:fldCharType="end"/>
        </w:r>
        <w:bookmarkEnd w:id="1020"/>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7EC902A2" w:rsidR="00077492" w:rsidRDefault="00077492">
      <w:pPr>
        <w:keepNext/>
        <w:spacing w:line="240" w:lineRule="auto"/>
        <w:rPr>
          <w:rFonts w:ascii="Times New Roman" w:hAnsi="Times New Roman" w:cs="Times New Roman"/>
          <w:sz w:val="24"/>
        </w:rPr>
        <w:pPrChange w:id="1024" w:author="Liu, Luyu" w:date="2020-07-20T23:14: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025" w:author="Liu, Luyu" w:date="2020-07-29T17:26:00Z">
        <w:r w:rsidDel="00E71AC6">
          <w:rPr>
            <w:rFonts w:ascii="Times New Roman" w:hAnsi="Times New Roman" w:cs="Times New Roman"/>
            <w:sz w:val="24"/>
          </w:rPr>
          <w:delText>floor</w:delText>
        </w:r>
      </w:del>
      <w:ins w:id="102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For the scenario of lag = 0,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8A6B3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[42]","plainTextFormattedCitation":"[42]","previouslyFormattedCitation":"[41]"},"properties":{"noteIndex":0},"schema":"https://github.com/citation-style-language/schema/raw/master/csl-citation.json"}</w:instrText>
      </w:r>
      <w:r>
        <w:rPr>
          <w:rFonts w:ascii="Times New Roman" w:hAnsi="Times New Roman" w:cs="Times New Roman"/>
          <w:sz w:val="24"/>
        </w:rPr>
        <w:fldChar w:fldCharType="separate"/>
      </w:r>
      <w:r w:rsidR="008A6B31" w:rsidRPr="008A6B31">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analysis between the cliff point and the date </w:t>
      </w:r>
      <w:r>
        <w:rPr>
          <w:rFonts w:ascii="Times New Roman" w:hAnsi="Times New Roman" w:cs="Times New Roman"/>
          <w:sz w:val="24"/>
        </w:rPr>
        <w:lastRenderedPageBreak/>
        <w:t>of declaring state emergency moreover support this claim: it shows that an earlier cliff point is positively correlated (p = 0.002) with an earlier emergency date. It shows people’s response time is not synchronized with the evolution of the pandemic, but with the local government’s policy.</w:t>
      </w:r>
    </w:p>
    <w:p w14:paraId="7703D9D5" w14:textId="77777777" w:rsidR="00077492" w:rsidDel="003E4344" w:rsidRDefault="00077492">
      <w:pPr>
        <w:spacing w:line="240" w:lineRule="auto"/>
        <w:jc w:val="both"/>
        <w:rPr>
          <w:del w:id="1027" w:author="Liu, Luyu" w:date="2020-07-29T17:38:00Z"/>
          <w:rFonts w:ascii="Times New Roman" w:hAnsi="Times New Roman" w:cs="Times New Roman"/>
          <w:sz w:val="24"/>
        </w:rPr>
        <w:pPrChange w:id="1028"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029" w:author="Liu, Luyu" w:date="2020-07-29T17:38:00Z"/>
          <w:noProof/>
        </w:rPr>
        <w:pPrChange w:id="1030" w:author="Liu, Luyu" w:date="2020-07-20T23:14:00Z">
          <w:pPr>
            <w:keepNext/>
            <w:spacing w:line="480" w:lineRule="auto"/>
          </w:pPr>
        </w:pPrChange>
      </w:pPr>
    </w:p>
    <w:p w14:paraId="51CB1154" w14:textId="77777777" w:rsidR="00077492" w:rsidDel="003E4344" w:rsidRDefault="00077492">
      <w:pPr>
        <w:spacing w:line="240" w:lineRule="auto"/>
        <w:rPr>
          <w:del w:id="1031" w:author="Liu, Luyu" w:date="2020-07-29T17:38:00Z"/>
          <w:rFonts w:ascii="Times New Roman" w:hAnsi="Times New Roman" w:cs="Times New Roman"/>
          <w:sz w:val="24"/>
        </w:rPr>
        <w:pPrChange w:id="1032" w:author="Liu, Luyu" w:date="2020-07-20T23:14:00Z">
          <w:pPr>
            <w:spacing w:line="480" w:lineRule="auto"/>
          </w:pPr>
        </w:pPrChange>
      </w:pPr>
    </w:p>
    <w:p w14:paraId="7664A778" w14:textId="77777777" w:rsidR="00077492" w:rsidRDefault="00077492" w:rsidP="003E4344">
      <w:pPr>
        <w:spacing w:line="240" w:lineRule="auto"/>
        <w:jc w:val="both"/>
        <w:rPr>
          <w:rFonts w:ascii="Times New Roman" w:hAnsi="Times New Roman" w:cs="Times New Roman"/>
          <w:sz w:val="24"/>
        </w:rPr>
        <w:pPrChange w:id="1033" w:author="Liu, Luyu" w:date="2020-07-29T17:38:00Z">
          <w:pPr>
            <w:spacing w:line="480" w:lineRule="auto"/>
          </w:pPr>
        </w:pPrChange>
      </w:pPr>
    </w:p>
    <w:p w14:paraId="0E798C46" w14:textId="77777777" w:rsidR="00077492" w:rsidRPr="00FF2732" w:rsidRDefault="00077492" w:rsidP="00FF2732">
      <w:pPr>
        <w:spacing w:line="240" w:lineRule="auto"/>
        <w:rPr>
          <w:rStyle w:val="SubtleEmphasis"/>
          <w:rPrChange w:id="1034" w:author="Liu, Luyu" w:date="2020-08-02T21:19:00Z">
            <w:rPr/>
          </w:rPrChange>
        </w:rPr>
        <w:pPrChange w:id="1035" w:author="Liu, Luyu" w:date="2020-08-02T21:19:00Z">
          <w:pPr>
            <w:pStyle w:val="ListParagraph"/>
            <w:numPr>
              <w:ilvl w:val="1"/>
              <w:numId w:val="2"/>
            </w:numPr>
            <w:spacing w:line="480" w:lineRule="auto"/>
            <w:ind w:left="360" w:hanging="360"/>
          </w:pPr>
        </w:pPrChange>
      </w:pPr>
      <w:del w:id="1036" w:author="Liu, Luyu" w:date="2020-08-02T21:19:00Z">
        <w:r w:rsidRPr="00FF2732" w:rsidDel="00FF2732">
          <w:rPr>
            <w:rStyle w:val="SubtleEmphasis"/>
            <w:rPrChange w:id="1037" w:author="Liu, Luyu" w:date="2020-08-02T21:19:00Z">
              <w:rPr/>
            </w:rPrChange>
          </w:rPr>
          <w:delText xml:space="preserve"> </w:delText>
        </w:r>
      </w:del>
      <w:r w:rsidRPr="00FF2732">
        <w:rPr>
          <w:rStyle w:val="SubtleEmphasis"/>
          <w:rPrChange w:id="1038" w:author="Liu, Luyu" w:date="2020-08-02T21:19:00Z">
            <w:rPr/>
          </w:rPrChange>
        </w:rPr>
        <w:t>Decay rate</w:t>
      </w:r>
    </w:p>
    <w:p w14:paraId="68071FA3" w14:textId="432E1CD5" w:rsidR="00077492" w:rsidRDefault="00263C5F" w:rsidP="00AF6A1D">
      <w:pPr>
        <w:spacing w:line="240" w:lineRule="auto"/>
        <w:ind w:firstLine="720"/>
        <w:jc w:val="both"/>
        <w:rPr>
          <w:rFonts w:ascii="Times New Roman" w:hAnsi="Times New Roman" w:cs="Times New Roman"/>
          <w:sz w:val="24"/>
        </w:rPr>
        <w:pPrChange w:id="1039" w:author="Liu, Luyu" w:date="2020-08-02T21:21:00Z">
          <w:pPr>
            <w:spacing w:line="480" w:lineRule="auto"/>
            <w:jc w:val="both"/>
          </w:pPr>
        </w:pPrChange>
      </w:pPr>
      <w:ins w:id="1040"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r>
          <w:rPr>
            <w:rFonts w:ascii="Times New Roman" w:hAnsi="Times New Roman" w:cs="Times New Roman"/>
            <w:sz w:val="24"/>
          </w:rPr>
        </w:r>
      </w:ins>
      <w:r>
        <w:rPr>
          <w:rFonts w:ascii="Times New Roman" w:hAnsi="Times New Roman" w:cs="Times New Roman"/>
          <w:sz w:val="24"/>
        </w:rPr>
        <w:fldChar w:fldCharType="separate"/>
      </w:r>
      <w:ins w:id="1041"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1042"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1043"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Change w:id="1044" w:author="Liu, Luyu" w:date="2020-07-29T23:40:00Z">
              <w:rPr>
                <w:rFonts w:ascii="Times New Roman" w:hAnsi="Times New Roman" w:cs="Times New Roman"/>
                <w:sz w:val="24"/>
              </w:rPr>
            </w:rPrChange>
          </w:rPr>
          <w:delInstrText xml:space="preserve"> REF _Ref41985219 \h </w:delInstrText>
        </w:r>
        <w:r w:rsidR="00077492" w:rsidRPr="00263C5F" w:rsidDel="00263C5F">
          <w:rPr>
            <w:rFonts w:ascii="Times New Roman" w:hAnsi="Times New Roman" w:cs="Times New Roman"/>
            <w:sz w:val="24"/>
            <w:rPrChange w:id="1045" w:author="Liu, Luyu" w:date="2020-07-29T23:40:00Z">
              <w:rPr>
                <w:rFonts w:ascii="Times New Roman" w:hAnsi="Times New Roman" w:cs="Times New Roman"/>
                <w:sz w:val="24"/>
              </w:rPr>
            </w:rPrChange>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1046" w:author="Liu, Luyu" w:date="2020-07-29T17:26:00Z">
        <w:r w:rsidR="00077492" w:rsidDel="00E71AC6">
          <w:rPr>
            <w:rFonts w:ascii="Times New Roman" w:hAnsi="Times New Roman" w:cs="Times New Roman"/>
            <w:sz w:val="24"/>
          </w:rPr>
          <w:delText>floor</w:delText>
        </w:r>
      </w:del>
      <w:ins w:id="1047"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1048" w:author="Liu, Luyu" w:date="2020-07-29T17:26:00Z">
        <w:r w:rsidR="00077492" w:rsidDel="00E71AC6">
          <w:rPr>
            <w:rFonts w:ascii="Times New Roman" w:hAnsi="Times New Roman" w:cs="Times New Roman"/>
            <w:sz w:val="24"/>
          </w:rPr>
          <w:delText>floor</w:delText>
        </w:r>
      </w:del>
      <w:ins w:id="1049"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7455919E" w14:textId="77777777" w:rsidR="00077492" w:rsidRPr="00C94C81" w:rsidDel="003E4344" w:rsidRDefault="00077492" w:rsidP="00C94C81">
      <w:pPr>
        <w:spacing w:line="240" w:lineRule="auto"/>
        <w:rPr>
          <w:del w:id="1050" w:author="Liu, Luyu" w:date="2020-07-29T17:38:00Z"/>
          <w:rFonts w:ascii="Times New Roman" w:hAnsi="Times New Roman" w:cs="Times New Roman"/>
          <w:b/>
          <w:sz w:val="24"/>
          <w:rPrChange w:id="1051" w:author="Liu, Luyu" w:date="2020-08-02T23:07:00Z">
            <w:rPr>
              <w:del w:id="1052" w:author="Liu, Luyu" w:date="2020-07-29T17:38:00Z"/>
              <w:rFonts w:ascii="Times New Roman" w:hAnsi="Times New Roman" w:cs="Times New Roman"/>
              <w:sz w:val="24"/>
            </w:rPr>
          </w:rPrChange>
        </w:rPr>
        <w:pPrChange w:id="1053" w:author="Liu, Luyu" w:date="2020-08-02T23:07:00Z">
          <w:pPr>
            <w:spacing w:line="480" w:lineRule="auto"/>
          </w:pPr>
        </w:pPrChange>
      </w:pPr>
    </w:p>
    <w:p w14:paraId="11C05FB3" w14:textId="7609D2CA" w:rsidR="00077492" w:rsidRPr="00C94C81" w:rsidDel="003E4344" w:rsidRDefault="00077492" w:rsidP="00C94C81">
      <w:pPr>
        <w:keepNext/>
        <w:spacing w:line="240" w:lineRule="auto"/>
        <w:rPr>
          <w:del w:id="1054" w:author="Liu, Luyu" w:date="2020-07-29T17:38:00Z"/>
          <w:rFonts w:ascii="Times New Roman" w:hAnsi="Times New Roman" w:cs="Times New Roman"/>
          <w:b/>
          <w:sz w:val="24"/>
          <w:rPrChange w:id="1055" w:author="Liu, Luyu" w:date="2020-08-02T23:07:00Z">
            <w:rPr>
              <w:del w:id="1056" w:author="Liu, Luyu" w:date="2020-07-29T17:38:00Z"/>
              <w:rFonts w:ascii="Times New Roman" w:hAnsi="Times New Roman" w:cs="Times New Roman"/>
              <w:sz w:val="24"/>
            </w:rPr>
          </w:rPrChange>
        </w:rPr>
        <w:pPrChange w:id="1057" w:author="Liu, Luyu" w:date="2020-08-02T23:07:00Z">
          <w:pPr>
            <w:keepNext/>
            <w:spacing w:line="480" w:lineRule="auto"/>
          </w:pPr>
        </w:pPrChange>
      </w:pPr>
      <w:del w:id="1058" w:author="Liu, Luyu" w:date="2020-07-29T17:38:00Z">
        <w:r w:rsidRPr="00C94C81" w:rsidDel="003E4344">
          <w:rPr>
            <w:b/>
            <w:noProof/>
            <w:rPrChange w:id="1059" w:author="Liu, Luyu" w:date="2020-08-02T23:07:00Z">
              <w:rPr>
                <w:noProof/>
              </w:rPr>
            </w:rPrChange>
          </w:rPr>
          <w:delText xml:space="preserve"> </w:delText>
        </w:r>
        <w:r w:rsidRPr="00C94C81" w:rsidDel="003E4344">
          <w:rPr>
            <w:b/>
            <w:noProof/>
            <w:rPrChange w:id="1060"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rsidP="00C94C81">
      <w:pPr>
        <w:spacing w:line="240" w:lineRule="auto"/>
        <w:rPr>
          <w:del w:id="1061" w:author="Liu, Luyu" w:date="2020-07-29T17:38:00Z"/>
          <w:rFonts w:ascii="Times New Roman" w:hAnsi="Times New Roman" w:cs="Times New Roman"/>
          <w:b/>
          <w:sz w:val="24"/>
          <w:rPrChange w:id="1062" w:author="Liu, Luyu" w:date="2020-08-02T23:07:00Z">
            <w:rPr>
              <w:del w:id="1063" w:author="Liu, Luyu" w:date="2020-07-29T17:38:00Z"/>
              <w:rFonts w:ascii="Times New Roman" w:hAnsi="Times New Roman" w:cs="Times New Roman"/>
              <w:sz w:val="24"/>
            </w:rPr>
          </w:rPrChange>
        </w:rPr>
        <w:pPrChange w:id="1064" w:author="Liu, Luyu" w:date="2020-08-02T23:07:00Z">
          <w:pPr>
            <w:spacing w:line="480" w:lineRule="auto"/>
            <w:jc w:val="center"/>
          </w:pPr>
        </w:pPrChange>
      </w:pPr>
      <w:bookmarkStart w:id="1065" w:name="_Ref46958465"/>
      <w:r w:rsidRPr="00C94C81">
        <w:rPr>
          <w:rFonts w:ascii="Times New Roman" w:hAnsi="Times New Roman" w:cs="Times New Roman"/>
          <w:b/>
          <w:sz w:val="24"/>
          <w:rPrChange w:id="1066"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067"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068"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69" w:author="Liu, Luyu" w:date="2020-08-02T23:07:00Z">
            <w:rPr>
              <w:rFonts w:ascii="Times New Roman" w:hAnsi="Times New Roman" w:cs="Times New Roman"/>
              <w:sz w:val="24"/>
            </w:rPr>
          </w:rPrChange>
        </w:rPr>
        <w:fldChar w:fldCharType="separate"/>
      </w:r>
      <w:ins w:id="1070" w:author="Liu, Luyu" w:date="2020-07-29T23:40:00Z">
        <w:r w:rsidR="00263C5F" w:rsidRPr="00C94C81">
          <w:rPr>
            <w:rFonts w:ascii="Times New Roman" w:hAnsi="Times New Roman" w:cs="Times New Roman"/>
            <w:b/>
            <w:noProof/>
            <w:sz w:val="24"/>
            <w:rPrChange w:id="1071" w:author="Liu, Luyu" w:date="2020-08-02T23:07:00Z">
              <w:rPr>
                <w:rFonts w:ascii="Times New Roman" w:hAnsi="Times New Roman" w:cs="Times New Roman"/>
                <w:noProof/>
                <w:sz w:val="24"/>
              </w:rPr>
            </w:rPrChange>
          </w:rPr>
          <w:t>6</w:t>
        </w:r>
      </w:ins>
      <w:del w:id="1072" w:author="Liu, Luyu" w:date="2020-07-29T23:11:00Z">
        <w:r w:rsidRPr="00C94C81" w:rsidDel="006C64A6">
          <w:rPr>
            <w:rFonts w:ascii="Times New Roman" w:hAnsi="Times New Roman" w:cs="Times New Roman"/>
            <w:b/>
            <w:noProof/>
            <w:sz w:val="24"/>
            <w:rPrChange w:id="1073"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1074" w:author="Liu, Luyu" w:date="2020-08-02T23:07:00Z">
            <w:rPr>
              <w:rFonts w:ascii="Times New Roman" w:hAnsi="Times New Roman" w:cs="Times New Roman"/>
              <w:sz w:val="24"/>
            </w:rPr>
          </w:rPrChange>
        </w:rPr>
        <w:fldChar w:fldCharType="end"/>
      </w:r>
      <w:bookmarkEnd w:id="1065"/>
      <w:r w:rsidRPr="00C94C81">
        <w:rPr>
          <w:rFonts w:ascii="Times New Roman" w:hAnsi="Times New Roman" w:cs="Times New Roman"/>
          <w:b/>
          <w:sz w:val="24"/>
          <w:rPrChange w:id="1075"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rsidP="00C94C81">
      <w:pPr>
        <w:spacing w:line="240" w:lineRule="auto"/>
        <w:rPr>
          <w:rFonts w:ascii="Times New Roman" w:hAnsi="Times New Roman" w:cs="Times New Roman"/>
          <w:b/>
          <w:sz w:val="24"/>
          <w:rPrChange w:id="1076" w:author="Liu, Luyu" w:date="2020-08-02T23:07:00Z">
            <w:rPr>
              <w:rFonts w:ascii="Times New Roman" w:hAnsi="Times New Roman" w:cs="Times New Roman"/>
              <w:sz w:val="24"/>
            </w:rPr>
          </w:rPrChange>
        </w:rPr>
        <w:pPrChange w:id="1077" w:author="Liu, Luyu" w:date="2020-08-02T23:07:00Z">
          <w:pPr>
            <w:keepNext/>
            <w:spacing w:line="480" w:lineRule="auto"/>
          </w:pPr>
        </w:pPrChange>
      </w:pPr>
    </w:p>
    <w:p w14:paraId="2931084A" w14:textId="2B4D1B56" w:rsidR="00077492" w:rsidRPr="00AC2AE6" w:rsidDel="00F92F58" w:rsidRDefault="00077492" w:rsidP="00F92F58">
      <w:pPr>
        <w:spacing w:line="240" w:lineRule="auto"/>
        <w:ind w:firstLine="720"/>
        <w:jc w:val="both"/>
        <w:rPr>
          <w:del w:id="1078" w:author="Liu, Luyu" w:date="2020-07-29T17:41:00Z"/>
          <w:rFonts w:ascii="Times New Roman" w:hAnsi="Times New Roman" w:cs="Times New Roman"/>
          <w:sz w:val="24"/>
        </w:rPr>
        <w:pPrChange w:id="1079"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1080"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1081"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1082" w:author="Liu, Luyu" w:date="2020-07-29T17:26:00Z">
        <w:r w:rsidDel="00E71AC6">
          <w:rPr>
            <w:rFonts w:ascii="Times New Roman" w:hAnsi="Times New Roman" w:cs="Times New Roman"/>
            <w:sz w:val="24"/>
          </w:rPr>
          <w:delText>floor</w:delText>
        </w:r>
      </w:del>
      <w:ins w:id="108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084"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085"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1086"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1087"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w:t>
      </w:r>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1088" w:author="Liu, Luyu" w:date="2020-07-29T17:26:00Z">
        <w:r w:rsidDel="00E71AC6">
          <w:rPr>
            <w:rFonts w:ascii="Times New Roman" w:hAnsi="Times New Roman" w:cs="Times New Roman"/>
            <w:sz w:val="24"/>
          </w:rPr>
          <w:delText>floor</w:delText>
        </w:r>
      </w:del>
      <w:ins w:id="108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1090" w:author="Liu, Luyu" w:date="2020-07-29T17:26:00Z">
        <w:r w:rsidDel="00E71AC6">
          <w:rPr>
            <w:rFonts w:ascii="Times New Roman" w:hAnsi="Times New Roman" w:cs="Times New Roman"/>
            <w:sz w:val="24"/>
          </w:rPr>
          <w:delText>floor</w:delText>
        </w:r>
      </w:del>
      <w:ins w:id="109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1092"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1093"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1094"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rsidP="00F92F58">
      <w:pPr>
        <w:spacing w:line="240" w:lineRule="auto"/>
        <w:ind w:firstLine="720"/>
        <w:jc w:val="both"/>
        <w:pPrChange w:id="1095" w:author="Liu, Luyu" w:date="2020-07-29T17:41:00Z">
          <w:pPr>
            <w:keepNext/>
            <w:spacing w:line="480" w:lineRule="auto"/>
            <w:jc w:val="center"/>
          </w:pPr>
        </w:pPrChange>
      </w:pPr>
      <w:del w:id="1096"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7F6F8A94" w14:textId="6B10ACC1" w:rsidR="00077492" w:rsidRPr="00C94C81" w:rsidRDefault="00077492" w:rsidP="00C94C81">
      <w:pPr>
        <w:spacing w:line="240" w:lineRule="auto"/>
        <w:rPr>
          <w:rFonts w:ascii="Times New Roman" w:hAnsi="Times New Roman" w:cs="Times New Roman"/>
          <w:b/>
          <w:sz w:val="24"/>
          <w:rPrChange w:id="1097" w:author="Liu, Luyu" w:date="2020-08-02T23:07:00Z">
            <w:rPr>
              <w:rFonts w:ascii="Times New Roman" w:hAnsi="Times New Roman" w:cs="Times New Roman"/>
              <w:sz w:val="24"/>
            </w:rPr>
          </w:rPrChange>
        </w:rPr>
        <w:pPrChange w:id="1098" w:author="Liu, Luyu" w:date="2020-08-02T23:07:00Z">
          <w:pPr>
            <w:spacing w:line="480" w:lineRule="auto"/>
            <w:jc w:val="center"/>
          </w:pPr>
        </w:pPrChange>
      </w:pPr>
      <w:bookmarkStart w:id="1099" w:name="_Ref41985219"/>
      <w:bookmarkStart w:id="1100" w:name="_Ref41947893"/>
      <w:r w:rsidRPr="00C94C81">
        <w:rPr>
          <w:rFonts w:ascii="Times New Roman" w:hAnsi="Times New Roman" w:cs="Times New Roman"/>
          <w:b/>
          <w:sz w:val="24"/>
          <w:rPrChange w:id="1101"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102"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103"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04" w:author="Liu, Luyu" w:date="2020-08-02T23:07:00Z">
            <w:rPr>
              <w:rFonts w:ascii="Times New Roman" w:hAnsi="Times New Roman" w:cs="Times New Roman"/>
              <w:sz w:val="24"/>
            </w:rPr>
          </w:rPrChange>
        </w:rPr>
        <w:fldChar w:fldCharType="separate"/>
      </w:r>
      <w:ins w:id="1105" w:author="Liu, Luyu" w:date="2020-07-29T23:34:00Z">
        <w:r w:rsidR="00810688" w:rsidRPr="00C94C81">
          <w:rPr>
            <w:rFonts w:ascii="Times New Roman" w:hAnsi="Times New Roman" w:cs="Times New Roman"/>
            <w:b/>
            <w:noProof/>
            <w:sz w:val="24"/>
            <w:rPrChange w:id="1106" w:author="Liu, Luyu" w:date="2020-08-02T23:07:00Z">
              <w:rPr>
                <w:rFonts w:ascii="Times New Roman" w:hAnsi="Times New Roman" w:cs="Times New Roman"/>
                <w:noProof/>
                <w:sz w:val="24"/>
              </w:rPr>
            </w:rPrChange>
          </w:rPr>
          <w:t>7</w:t>
        </w:r>
      </w:ins>
      <w:del w:id="1107" w:author="Liu, Luyu" w:date="2020-07-29T23:11:00Z">
        <w:r w:rsidRPr="00C94C81" w:rsidDel="006C64A6">
          <w:rPr>
            <w:rFonts w:ascii="Times New Roman" w:hAnsi="Times New Roman" w:cs="Times New Roman"/>
            <w:b/>
            <w:noProof/>
            <w:sz w:val="24"/>
            <w:rPrChange w:id="1108"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1109" w:author="Liu, Luyu" w:date="2020-08-02T23:07:00Z">
            <w:rPr>
              <w:rFonts w:ascii="Times New Roman" w:hAnsi="Times New Roman" w:cs="Times New Roman"/>
              <w:sz w:val="24"/>
            </w:rPr>
          </w:rPrChange>
        </w:rPr>
        <w:fldChar w:fldCharType="end"/>
      </w:r>
      <w:bookmarkEnd w:id="1099"/>
      <w:r w:rsidRPr="00C94C81">
        <w:rPr>
          <w:rFonts w:ascii="Times New Roman" w:hAnsi="Times New Roman" w:cs="Times New Roman"/>
          <w:b/>
          <w:sz w:val="24"/>
          <w:rPrChange w:id="1110" w:author="Liu, Luyu" w:date="2020-08-02T23:07:00Z">
            <w:rPr>
              <w:rFonts w:ascii="Times New Roman" w:hAnsi="Times New Roman" w:cs="Times New Roman"/>
              <w:sz w:val="24"/>
            </w:rPr>
          </w:rPrChange>
        </w:rPr>
        <w:t>. Hyperbolic relationship between decay rates and cliff</w:t>
      </w:r>
      <w:ins w:id="1111" w:author="Liu, Luyu" w:date="2020-07-29T17:41:00Z">
        <w:r w:rsidR="00C60F4B" w:rsidRPr="00C94C81">
          <w:rPr>
            <w:rFonts w:ascii="Times New Roman" w:hAnsi="Times New Roman" w:cs="Times New Roman"/>
            <w:b/>
            <w:sz w:val="24"/>
            <w:rPrChange w:id="1112"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1113" w:author="Liu, Luyu" w:date="2020-08-02T23:07:00Z">
            <w:rPr>
              <w:rFonts w:ascii="Times New Roman" w:hAnsi="Times New Roman" w:cs="Times New Roman"/>
              <w:sz w:val="24"/>
            </w:rPr>
          </w:rPrChange>
        </w:rPr>
        <w:t xml:space="preserve"> points.</w:t>
      </w:r>
    </w:p>
    <w:bookmarkEnd w:id="1100"/>
    <w:p w14:paraId="75244EB1" w14:textId="77777777" w:rsidR="00077492" w:rsidRDefault="00077492">
      <w:pPr>
        <w:spacing w:line="240" w:lineRule="auto"/>
        <w:rPr>
          <w:rFonts w:ascii="Times New Roman" w:hAnsi="Times New Roman" w:cs="Times New Roman"/>
          <w:sz w:val="24"/>
        </w:rPr>
        <w:pPrChange w:id="1114"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1115" w:author="Liu, Luyu" w:date="2020-08-02T21:19:00Z">
            <w:rPr>
              <w:rFonts w:ascii="Times New Roman" w:hAnsi="Times New Roman" w:cs="Times New Roman"/>
              <w:b/>
              <w:sz w:val="24"/>
              <w:highlight w:val="yellow"/>
            </w:rPr>
          </w:rPrChange>
        </w:rPr>
        <w:pPrChange w:id="1116" w:author="Liu, Luyu" w:date="2020-07-20T23:14:00Z">
          <w:pPr>
            <w:spacing w:line="480" w:lineRule="auto"/>
          </w:pPr>
        </w:pPrChange>
      </w:pPr>
      <w:del w:id="1117" w:author="Liu, Luyu" w:date="2020-08-02T21:19:00Z">
        <w:r w:rsidRPr="00FF2732" w:rsidDel="00FF2732">
          <w:rPr>
            <w:rStyle w:val="SubtleEmphasis"/>
            <w:rPrChange w:id="1118" w:author="Liu, Luyu" w:date="2020-08-02T21:19:00Z">
              <w:rPr>
                <w:rFonts w:ascii="Times New Roman" w:hAnsi="Times New Roman" w:cs="Times New Roman"/>
                <w:b/>
                <w:sz w:val="24"/>
              </w:rPr>
            </w:rPrChange>
          </w:rPr>
          <w:delText>3.4.</w:delText>
        </w:r>
        <w:r w:rsidRPr="00FF2732" w:rsidDel="00FF2732">
          <w:rPr>
            <w:rStyle w:val="SubtleEmphasis"/>
            <w:rPrChange w:id="1119" w:author="Liu, Luyu" w:date="2020-08-02T21:19:00Z">
              <w:rPr>
                <w:rFonts w:ascii="Times New Roman" w:hAnsi="Times New Roman" w:cs="Times New Roman"/>
                <w:sz w:val="24"/>
              </w:rPr>
            </w:rPrChange>
          </w:rPr>
          <w:delText xml:space="preserve"> </w:delText>
        </w:r>
      </w:del>
      <w:r w:rsidRPr="00FF2732">
        <w:rPr>
          <w:rStyle w:val="SubtleEmphasis"/>
          <w:rPrChange w:id="1120"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1121" w:author="Liu, Luyu" w:date="2020-08-02T21:19:00Z">
            <w:rPr>
              <w:rFonts w:ascii="Times New Roman" w:hAnsi="Times New Roman" w:cs="Times New Roman"/>
              <w:b/>
              <w:sz w:val="24"/>
              <w:highlight w:val="yellow"/>
            </w:rPr>
          </w:rPrChange>
        </w:rPr>
        <w:t xml:space="preserve"> </w:t>
      </w:r>
    </w:p>
    <w:p w14:paraId="4DC22644" w14:textId="019313A2" w:rsidR="00077492" w:rsidRPr="00AD14EC" w:rsidDel="00913806" w:rsidRDefault="00077492" w:rsidP="00AF6A1D">
      <w:pPr>
        <w:spacing w:line="240" w:lineRule="auto"/>
        <w:ind w:firstLine="720"/>
        <w:jc w:val="both"/>
        <w:rPr>
          <w:del w:id="1122" w:author="Liu, Luyu" w:date="2020-07-29T17:45:00Z"/>
          <w:rFonts w:ascii="Times New Roman" w:hAnsi="Times New Roman" w:cs="Times New Roman"/>
          <w:sz w:val="24"/>
        </w:rPr>
        <w:pPrChange w:id="1123" w:author="Liu, Luyu" w:date="2020-08-02T21:21:00Z">
          <w:pPr>
            <w:spacing w:line="480" w:lineRule="auto"/>
            <w:jc w:val="both"/>
          </w:pPr>
        </w:pPrChange>
      </w:pPr>
      <w:r>
        <w:rPr>
          <w:rFonts w:ascii="Times New Roman" w:hAnsi="Times New Roman" w:cs="Times New Roman"/>
          <w:sz w:val="24"/>
        </w:rPr>
        <w:t xml:space="preserve">Overall, we observe a connection between a change in hourly demand patterns (measured by the Procrustes distance) and the total drop in demand due to COVID-19 (measured by the </w:t>
      </w:r>
      <w:del w:id="1124" w:author="Liu, Luyu" w:date="2020-07-29T17:26:00Z">
        <w:r w:rsidDel="00E71AC6">
          <w:rPr>
            <w:rFonts w:ascii="Times New Roman" w:hAnsi="Times New Roman" w:cs="Times New Roman"/>
            <w:sz w:val="24"/>
          </w:rPr>
          <w:delText>floor</w:delText>
        </w:r>
      </w:del>
      <w:ins w:id="112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Pr>
          <w:rFonts w:ascii="Times New Roman" w:hAnsi="Times New Roman" w:cs="Times New Roman"/>
          <w:sz w:val="24"/>
        </w:rPr>
      </w:r>
      <w:r>
        <w:rPr>
          <w:rFonts w:ascii="Times New Roman" w:hAnsi="Times New Roman" w:cs="Times New Roman"/>
          <w:sz w:val="24"/>
        </w:rPr>
        <w:fldChar w:fldCharType="separate"/>
      </w:r>
      <w:ins w:id="1126"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1127"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1128" w:author="Liu, Luyu" w:date="2020-07-29T17:26:00Z">
        <w:r w:rsidDel="00E71AC6">
          <w:rPr>
            <w:rFonts w:ascii="Times New Roman" w:hAnsi="Times New Roman" w:cs="Times New Roman"/>
            <w:sz w:val="24"/>
          </w:rPr>
          <w:delText>floor</w:delText>
        </w:r>
      </w:del>
      <w:ins w:id="112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Pr>
          <w:rFonts w:ascii="Times New Roman" w:hAnsi="Times New Roman" w:cs="Times New Roman"/>
          <w:sz w:val="24"/>
        </w:rPr>
      </w:r>
      <w:r>
        <w:rPr>
          <w:rFonts w:ascii="Times New Roman" w:hAnsi="Times New Roman" w:cs="Times New Roman"/>
          <w:sz w:val="24"/>
        </w:rPr>
        <w:fldChar w:fldCharType="separate"/>
      </w:r>
      <w:ins w:id="1130"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1131"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Pr>
          <w:rFonts w:ascii="Times New Roman" w:hAnsi="Times New Roman" w:cs="Times New Roman"/>
          <w:sz w:val="24"/>
        </w:rPr>
      </w:r>
      <w:r>
        <w:rPr>
          <w:rFonts w:ascii="Times New Roman" w:hAnsi="Times New Roman" w:cs="Times New Roman"/>
          <w:sz w:val="24"/>
        </w:rPr>
        <w:fldChar w:fldCharType="separate"/>
      </w:r>
      <w:ins w:id="1132"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1133"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1134" w:author="Liu, Luyu" w:date="2020-07-29T17:26:00Z">
        <w:r w:rsidDel="00E71AC6">
          <w:rPr>
            <w:rFonts w:ascii="Times New Roman" w:hAnsi="Times New Roman" w:cs="Times New Roman"/>
            <w:sz w:val="24"/>
          </w:rPr>
          <w:delText>floor</w:delText>
        </w:r>
      </w:del>
      <w:ins w:id="113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1136" w:author="Liu, Luyu" w:date="2020-07-29T17:45:00Z">
        <w:r w:rsidRPr="00AD14EC" w:rsidDel="00913806">
          <w:rPr>
            <w:rFonts w:ascii="Times New Roman" w:hAnsi="Times New Roman" w:cs="Times New Roman"/>
            <w:sz w:val="24"/>
          </w:rPr>
          <w:delText xml:space="preserve"> </w:delText>
        </w:r>
      </w:del>
    </w:p>
    <w:p w14:paraId="2C42EBA6" w14:textId="79558FC1" w:rsidR="00077492" w:rsidDel="00356BD4" w:rsidRDefault="00077492" w:rsidP="00AF6A1D">
      <w:pPr>
        <w:spacing w:line="240" w:lineRule="auto"/>
        <w:ind w:firstLine="720"/>
        <w:jc w:val="both"/>
        <w:rPr>
          <w:del w:id="1137" w:author="Liu, Luyu" w:date="2020-08-02T23:11:00Z"/>
          <w:rFonts w:ascii="Times New Roman" w:hAnsi="Times New Roman" w:cs="Times New Roman"/>
          <w:sz w:val="24"/>
        </w:rPr>
        <w:pPrChange w:id="1138" w:author="Liu, Luyu" w:date="2020-08-02T21:21:00Z">
          <w:pPr>
            <w:spacing w:line="480" w:lineRule="auto"/>
            <w:jc w:val="both"/>
          </w:pPr>
        </w:pPrChange>
      </w:pPr>
    </w:p>
    <w:p w14:paraId="1E571D31" w14:textId="6AE377C9" w:rsidR="00077492" w:rsidRDefault="00077492">
      <w:pPr>
        <w:keepNext/>
        <w:spacing w:line="240" w:lineRule="auto"/>
        <w:rPr>
          <w:noProof/>
        </w:rPr>
        <w:pPrChange w:id="1139" w:author="Liu, Luyu" w:date="2020-07-20T23:14:00Z">
          <w:pPr>
            <w:keepNext/>
            <w:spacing w:line="480" w:lineRule="auto"/>
          </w:pPr>
        </w:pPrChange>
      </w:pPr>
      <w:del w:id="1140" w:author="Liu, Luyu" w:date="2020-08-02T23:11:00Z">
        <w:r w:rsidRPr="00BA5A34" w:rsidDel="00356BD4">
          <w:rPr>
            <w:noProof/>
          </w:rPr>
          <w:delText xml:space="preserve"> </w:delText>
        </w:r>
      </w:del>
      <w:del w:id="1141"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0F07AB22" w14:textId="24BF77BD" w:rsidR="00077492" w:rsidRPr="00C94C81" w:rsidDel="00913806" w:rsidRDefault="00077492" w:rsidP="00C94C81">
      <w:pPr>
        <w:spacing w:line="240" w:lineRule="auto"/>
        <w:rPr>
          <w:del w:id="1142" w:author="Liu, Luyu" w:date="2020-07-29T17:45:00Z"/>
          <w:rFonts w:ascii="Times New Roman" w:hAnsi="Times New Roman" w:cs="Times New Roman"/>
          <w:b/>
          <w:sz w:val="24"/>
          <w:rPrChange w:id="1143" w:author="Liu, Luyu" w:date="2020-08-02T23:08:00Z">
            <w:rPr>
              <w:del w:id="1144" w:author="Liu, Luyu" w:date="2020-07-29T17:45:00Z"/>
              <w:rFonts w:ascii="Times New Roman" w:hAnsi="Times New Roman" w:cs="Times New Roman"/>
              <w:sz w:val="24"/>
            </w:rPr>
          </w:rPrChange>
        </w:rPr>
        <w:pPrChange w:id="1145" w:author="Liu, Luyu" w:date="2020-08-02T23:08:00Z">
          <w:pPr>
            <w:spacing w:line="480" w:lineRule="auto"/>
            <w:jc w:val="center"/>
          </w:pPr>
        </w:pPrChange>
      </w:pPr>
      <w:bookmarkStart w:id="1146" w:name="_Ref41985257"/>
      <w:r w:rsidRPr="00C94C81">
        <w:rPr>
          <w:rFonts w:ascii="Times New Roman" w:hAnsi="Times New Roman" w:cs="Times New Roman"/>
          <w:b/>
          <w:sz w:val="24"/>
          <w:rPrChange w:id="1147"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148"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149"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50" w:author="Liu, Luyu" w:date="2020-08-02T23:08:00Z">
            <w:rPr>
              <w:rFonts w:ascii="Times New Roman" w:hAnsi="Times New Roman" w:cs="Times New Roman"/>
              <w:sz w:val="24"/>
            </w:rPr>
          </w:rPrChange>
        </w:rPr>
        <w:fldChar w:fldCharType="separate"/>
      </w:r>
      <w:ins w:id="1151" w:author="Liu, Luyu" w:date="2020-07-29T23:42:00Z">
        <w:r w:rsidR="00B82F19" w:rsidRPr="00C94C81">
          <w:rPr>
            <w:rFonts w:ascii="Times New Roman" w:hAnsi="Times New Roman" w:cs="Times New Roman"/>
            <w:b/>
            <w:noProof/>
            <w:sz w:val="24"/>
            <w:rPrChange w:id="1152" w:author="Liu, Luyu" w:date="2020-08-02T23:08:00Z">
              <w:rPr>
                <w:rFonts w:ascii="Times New Roman" w:hAnsi="Times New Roman" w:cs="Times New Roman"/>
                <w:noProof/>
                <w:sz w:val="24"/>
              </w:rPr>
            </w:rPrChange>
          </w:rPr>
          <w:t>8</w:t>
        </w:r>
      </w:ins>
      <w:del w:id="1153" w:author="Liu, Luyu" w:date="2020-07-29T23:11:00Z">
        <w:r w:rsidRPr="00C94C81" w:rsidDel="006C64A6">
          <w:rPr>
            <w:rFonts w:ascii="Times New Roman" w:hAnsi="Times New Roman" w:cs="Times New Roman"/>
            <w:b/>
            <w:noProof/>
            <w:sz w:val="24"/>
            <w:rPrChange w:id="1154"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1155" w:author="Liu, Luyu" w:date="2020-08-02T23:08:00Z">
            <w:rPr>
              <w:rFonts w:ascii="Times New Roman" w:hAnsi="Times New Roman" w:cs="Times New Roman"/>
              <w:sz w:val="24"/>
            </w:rPr>
          </w:rPrChange>
        </w:rPr>
        <w:fldChar w:fldCharType="end"/>
      </w:r>
      <w:bookmarkEnd w:id="1146"/>
      <w:r w:rsidRPr="00C94C81">
        <w:rPr>
          <w:rFonts w:ascii="Times New Roman" w:hAnsi="Times New Roman" w:cs="Times New Roman"/>
          <w:b/>
          <w:sz w:val="24"/>
          <w:rPrChange w:id="1156"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1157" w:name="_Ref41947978"/>
    </w:p>
    <w:p w14:paraId="343CF205" w14:textId="21C72C93" w:rsidR="00077492" w:rsidRPr="00C94C81" w:rsidRDefault="00077492" w:rsidP="00C94C81">
      <w:pPr>
        <w:spacing w:line="240" w:lineRule="auto"/>
        <w:rPr>
          <w:rFonts w:ascii="Times New Roman" w:hAnsi="Times New Roman" w:cs="Times New Roman"/>
          <w:b/>
          <w:sz w:val="24"/>
          <w:rPrChange w:id="1158" w:author="Liu, Luyu" w:date="2020-08-02T23:08:00Z">
            <w:rPr>
              <w:rFonts w:ascii="Times New Roman" w:hAnsi="Times New Roman" w:cs="Times New Roman"/>
              <w:sz w:val="24"/>
            </w:rPr>
          </w:rPrChange>
        </w:rPr>
        <w:pPrChange w:id="1159" w:author="Liu, Luyu" w:date="2020-08-02T23:08:00Z">
          <w:pPr>
            <w:spacing w:line="480" w:lineRule="auto"/>
            <w:jc w:val="center"/>
          </w:pPr>
        </w:pPrChange>
      </w:pPr>
      <w:del w:id="1160" w:author="Liu, Luyu" w:date="2020-07-29T17:45:00Z">
        <w:r w:rsidRPr="00C94C81" w:rsidDel="00913806">
          <w:rPr>
            <w:rFonts w:ascii="Times New Roman" w:hAnsi="Times New Roman" w:cs="Times New Roman"/>
            <w:b/>
            <w:noProof/>
            <w:sz w:val="24"/>
            <w:rPrChange w:id="1161"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1157"/>
    </w:p>
    <w:p w14:paraId="211D8C46" w14:textId="20C2AF72" w:rsidR="00077492" w:rsidRPr="00C94C81" w:rsidDel="00913806" w:rsidRDefault="00077492" w:rsidP="00C94C81">
      <w:pPr>
        <w:spacing w:line="240" w:lineRule="auto"/>
        <w:rPr>
          <w:del w:id="1162" w:author="Liu, Luyu" w:date="2020-07-29T17:45:00Z"/>
          <w:rFonts w:ascii="Times New Roman" w:hAnsi="Times New Roman" w:cs="Times New Roman"/>
          <w:b/>
          <w:sz w:val="24"/>
          <w:rPrChange w:id="1163" w:author="Liu, Luyu" w:date="2020-08-02T23:08:00Z">
            <w:rPr>
              <w:del w:id="1164" w:author="Liu, Luyu" w:date="2020-07-29T17:45:00Z"/>
              <w:rFonts w:ascii="Times New Roman" w:hAnsi="Times New Roman" w:cs="Times New Roman"/>
              <w:sz w:val="24"/>
            </w:rPr>
          </w:rPrChange>
        </w:rPr>
        <w:pPrChange w:id="1165" w:author="Liu, Luyu" w:date="2020-08-02T23:08:00Z">
          <w:pPr>
            <w:spacing w:line="480" w:lineRule="auto"/>
            <w:jc w:val="center"/>
          </w:pPr>
        </w:pPrChange>
      </w:pPr>
      <w:bookmarkStart w:id="1166" w:name="_Ref41985274"/>
      <w:r w:rsidRPr="00C94C81">
        <w:rPr>
          <w:rFonts w:ascii="Times New Roman" w:hAnsi="Times New Roman" w:cs="Times New Roman"/>
          <w:b/>
          <w:sz w:val="24"/>
          <w:rPrChange w:id="1167"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168"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169"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170" w:author="Liu, Luyu" w:date="2020-08-02T23:08:00Z">
            <w:rPr>
              <w:rFonts w:ascii="Times New Roman" w:hAnsi="Times New Roman" w:cs="Times New Roman"/>
              <w:sz w:val="24"/>
            </w:rPr>
          </w:rPrChange>
        </w:rPr>
        <w:fldChar w:fldCharType="separate"/>
      </w:r>
      <w:ins w:id="1171" w:author="Liu, Luyu" w:date="2020-07-29T23:42:00Z">
        <w:r w:rsidR="00B82F19" w:rsidRPr="00C94C81">
          <w:rPr>
            <w:rFonts w:ascii="Times New Roman" w:hAnsi="Times New Roman" w:cs="Times New Roman"/>
            <w:b/>
            <w:noProof/>
            <w:sz w:val="24"/>
            <w:rPrChange w:id="1172" w:author="Liu, Luyu" w:date="2020-08-02T23:08:00Z">
              <w:rPr>
                <w:rFonts w:ascii="Times New Roman" w:hAnsi="Times New Roman" w:cs="Times New Roman"/>
                <w:noProof/>
                <w:sz w:val="24"/>
              </w:rPr>
            </w:rPrChange>
          </w:rPr>
          <w:t>9</w:t>
        </w:r>
      </w:ins>
      <w:del w:id="1173" w:author="Liu, Luyu" w:date="2020-07-29T23:11:00Z">
        <w:r w:rsidRPr="00C94C81" w:rsidDel="006C64A6">
          <w:rPr>
            <w:rFonts w:ascii="Times New Roman" w:hAnsi="Times New Roman" w:cs="Times New Roman"/>
            <w:b/>
            <w:noProof/>
            <w:sz w:val="24"/>
            <w:rPrChange w:id="1174"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1175" w:author="Liu, Luyu" w:date="2020-08-02T23:08:00Z">
            <w:rPr>
              <w:rFonts w:ascii="Times New Roman" w:hAnsi="Times New Roman" w:cs="Times New Roman"/>
              <w:sz w:val="24"/>
            </w:rPr>
          </w:rPrChange>
        </w:rPr>
        <w:fldChar w:fldCharType="end"/>
      </w:r>
      <w:bookmarkEnd w:id="1166"/>
      <w:r w:rsidRPr="00C94C81">
        <w:rPr>
          <w:rFonts w:ascii="Times New Roman" w:hAnsi="Times New Roman" w:cs="Times New Roman"/>
          <w:b/>
          <w:sz w:val="24"/>
          <w:rPrChange w:id="1176" w:author="Liu, Luyu" w:date="2020-08-02T23:08:00Z">
            <w:rPr>
              <w:rFonts w:ascii="Times New Roman" w:hAnsi="Times New Roman" w:cs="Times New Roman"/>
              <w:sz w:val="24"/>
            </w:rPr>
          </w:rPrChange>
        </w:rPr>
        <w:t xml:space="preserve">. Relationship between average Procrustes distance and </w:t>
      </w:r>
      <w:del w:id="1177" w:author="Liu, Luyu" w:date="2020-07-29T17:26:00Z">
        <w:r w:rsidRPr="00C94C81" w:rsidDel="00E71AC6">
          <w:rPr>
            <w:rFonts w:ascii="Times New Roman" w:hAnsi="Times New Roman" w:cs="Times New Roman"/>
            <w:b/>
            <w:sz w:val="24"/>
            <w:rPrChange w:id="1178" w:author="Liu, Luyu" w:date="2020-08-02T23:08:00Z">
              <w:rPr>
                <w:rFonts w:ascii="Times New Roman" w:hAnsi="Times New Roman" w:cs="Times New Roman"/>
                <w:sz w:val="24"/>
              </w:rPr>
            </w:rPrChange>
          </w:rPr>
          <w:delText>floor</w:delText>
        </w:r>
      </w:del>
      <w:ins w:id="1179" w:author="Liu, Luyu" w:date="2020-07-29T17:26:00Z">
        <w:r w:rsidR="00E71AC6" w:rsidRPr="00C94C81">
          <w:rPr>
            <w:rFonts w:ascii="Times New Roman" w:hAnsi="Times New Roman" w:cs="Times New Roman"/>
            <w:b/>
            <w:sz w:val="24"/>
            <w:rPrChange w:id="1180"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1181" w:author="Liu, Luyu" w:date="2020-08-02T23:08:00Z">
            <w:rPr>
              <w:rFonts w:ascii="Times New Roman" w:hAnsi="Times New Roman" w:cs="Times New Roman"/>
              <w:sz w:val="24"/>
            </w:rPr>
          </w:rPrChange>
        </w:rPr>
        <w:t xml:space="preserve"> value.</w:t>
      </w:r>
    </w:p>
    <w:p w14:paraId="059B26D6" w14:textId="77777777" w:rsidR="00077492" w:rsidRPr="00C94C81" w:rsidRDefault="00077492" w:rsidP="00C94C81">
      <w:pPr>
        <w:spacing w:line="240" w:lineRule="auto"/>
        <w:rPr>
          <w:rFonts w:ascii="Times New Roman" w:hAnsi="Times New Roman" w:cs="Times New Roman"/>
          <w:b/>
          <w:sz w:val="24"/>
          <w:rPrChange w:id="1182" w:author="Liu, Luyu" w:date="2020-08-02T23:08:00Z">
            <w:rPr>
              <w:rFonts w:ascii="Times New Roman" w:hAnsi="Times New Roman" w:cs="Times New Roman"/>
              <w:sz w:val="24"/>
            </w:rPr>
          </w:rPrChange>
        </w:rPr>
        <w:pPrChange w:id="1183" w:author="Liu, Luyu" w:date="2020-08-02T23:08:00Z">
          <w:pPr>
            <w:spacing w:line="480" w:lineRule="auto"/>
            <w:ind w:firstLine="720"/>
            <w:jc w:val="both"/>
          </w:pPr>
        </w:pPrChange>
      </w:pPr>
      <w:del w:id="1184" w:author="Liu, Luyu" w:date="2020-07-29T17:45:00Z">
        <w:r w:rsidRPr="00C94C81" w:rsidDel="00913806">
          <w:rPr>
            <w:rFonts w:ascii="Times New Roman" w:hAnsi="Times New Roman" w:cs="Times New Roman"/>
            <w:b/>
            <w:sz w:val="24"/>
            <w:rPrChange w:id="1185" w:author="Liu, Luyu" w:date="2020-08-02T23:08:00Z">
              <w:rPr>
                <w:rFonts w:ascii="Times New Roman" w:hAnsi="Times New Roman" w:cs="Times New Roman"/>
                <w:sz w:val="24"/>
              </w:rPr>
            </w:rPrChange>
          </w:rPr>
          <w:tab/>
        </w:r>
      </w:del>
    </w:p>
    <w:p w14:paraId="2C2D8535" w14:textId="67A5A436" w:rsidR="00077492" w:rsidRDefault="00077492">
      <w:pPr>
        <w:spacing w:line="240" w:lineRule="auto"/>
        <w:ind w:firstLine="720"/>
        <w:jc w:val="both"/>
        <w:rPr>
          <w:rFonts w:ascii="Times New Roman" w:hAnsi="Times New Roman" w:cs="Times New Roman"/>
          <w:sz w:val="24"/>
        </w:rPr>
        <w:pPrChange w:id="1186"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1187"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1188"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 xml:space="preserve">We see a pattern of a period of increasing </w:t>
      </w:r>
      <w:r>
        <w:rPr>
          <w:rFonts w:ascii="Times New Roman" w:hAnsi="Times New Roman" w:cs="Times New Roman"/>
          <w:sz w:val="24"/>
        </w:rPr>
        <w:lastRenderedPageBreak/>
        <w:t>difference during first few weeks, re-stabilization at a higher level, and a signal of decline at the very end. This means that the hourly demand dynamics gradually diverge from the normality, stabilize, and then show signs of returning to normal.</w:t>
      </w:r>
    </w:p>
    <w:p w14:paraId="695C1533" w14:textId="2EEC6D13" w:rsidR="00077492" w:rsidRPr="00C94C81" w:rsidDel="00ED521E" w:rsidRDefault="00077492" w:rsidP="00C94C81">
      <w:pPr>
        <w:spacing w:line="240" w:lineRule="auto"/>
        <w:ind w:firstLine="720"/>
        <w:rPr>
          <w:del w:id="1189" w:author="Liu, Luyu" w:date="2020-08-02T23:03:00Z"/>
          <w:rFonts w:ascii="Times New Roman" w:hAnsi="Times New Roman" w:cs="Times New Roman"/>
          <w:b/>
          <w:sz w:val="24"/>
          <w:rPrChange w:id="1190" w:author="Liu, Luyu" w:date="2020-08-02T23:08:00Z">
            <w:rPr>
              <w:del w:id="1191" w:author="Liu, Luyu" w:date="2020-08-02T23:03:00Z"/>
              <w:rFonts w:ascii="Times New Roman" w:hAnsi="Times New Roman" w:cs="Times New Roman"/>
              <w:sz w:val="24"/>
            </w:rPr>
          </w:rPrChange>
        </w:rPr>
        <w:pPrChange w:id="1192" w:author="Liu, Luyu" w:date="2020-08-02T23:08:00Z">
          <w:pPr>
            <w:spacing w:line="480" w:lineRule="auto"/>
            <w:ind w:firstLine="720"/>
            <w:jc w:val="both"/>
          </w:pPr>
        </w:pPrChange>
      </w:pPr>
      <w:del w:id="1193" w:author="Liu, Luyu" w:date="2020-08-02T23:03:00Z">
        <w:r w:rsidRPr="00C94C81" w:rsidDel="00ED521E">
          <w:rPr>
            <w:rFonts w:ascii="Times New Roman" w:hAnsi="Times New Roman" w:cs="Times New Roman"/>
            <w:b/>
            <w:sz w:val="24"/>
            <w:rPrChange w:id="1194"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1195"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1196" w:author="Liu, Luyu" w:date="2020-08-02T23:08:00Z">
              <w:rPr>
                <w:rFonts w:ascii="Times New Roman" w:hAnsi="Times New Roman" w:cs="Times New Roman"/>
                <w:sz w:val="24"/>
              </w:rPr>
            </w:rPrChange>
          </w:rPr>
          <w:delInstrText xml:space="preserve"> REF _Ref41985286 \h </w:delInstrText>
        </w:r>
        <w:r w:rsidRPr="00C94C81" w:rsidDel="00ED521E">
          <w:rPr>
            <w:rFonts w:ascii="Times New Roman" w:hAnsi="Times New Roman" w:cs="Times New Roman"/>
            <w:b/>
            <w:sz w:val="24"/>
            <w:rPrChange w:id="1197" w:author="Liu, Luyu" w:date="2020-08-02T23:08:00Z">
              <w:rPr>
                <w:rFonts w:ascii="Times New Roman" w:hAnsi="Times New Roman" w:cs="Times New Roman"/>
                <w:sz w:val="24"/>
              </w:rPr>
            </w:rPrChange>
          </w:rPr>
        </w:r>
      </w:del>
      <w:r w:rsidR="00C94C81" w:rsidRPr="00C94C81">
        <w:rPr>
          <w:rFonts w:ascii="Times New Roman" w:hAnsi="Times New Roman" w:cs="Times New Roman"/>
          <w:b/>
          <w:sz w:val="24"/>
          <w:rPrChange w:id="1198" w:author="Liu, Luyu" w:date="2020-08-02T23:08:00Z">
            <w:rPr>
              <w:rFonts w:ascii="Times New Roman" w:hAnsi="Times New Roman" w:cs="Times New Roman"/>
              <w:sz w:val="24"/>
            </w:rPr>
          </w:rPrChange>
        </w:rPr>
        <w:instrText xml:space="preserve"> \* MERGEFORMAT </w:instrText>
      </w:r>
      <w:del w:id="1199" w:author="Liu, Luyu" w:date="2020-08-02T23:03:00Z">
        <w:r w:rsidRPr="00C94C81" w:rsidDel="00ED521E">
          <w:rPr>
            <w:rFonts w:ascii="Times New Roman" w:hAnsi="Times New Roman" w:cs="Times New Roman"/>
            <w:b/>
            <w:sz w:val="24"/>
            <w:rPrChange w:id="1200" w:author="Liu, Luyu" w:date="2020-08-02T23:08:00Z">
              <w:rPr>
                <w:rFonts w:ascii="Times New Roman" w:hAnsi="Times New Roman" w:cs="Times New Roman"/>
                <w:sz w:val="24"/>
              </w:rPr>
            </w:rPrChange>
          </w:rPr>
          <w:fldChar w:fldCharType="separate"/>
        </w:r>
      </w:del>
      <w:del w:id="1201" w:author="Liu, Luyu" w:date="2020-07-29T23:42:00Z">
        <w:r w:rsidRPr="00C94C81" w:rsidDel="00B82F19">
          <w:rPr>
            <w:rFonts w:ascii="Times New Roman" w:hAnsi="Times New Roman" w:cs="Times New Roman"/>
            <w:b/>
            <w:sz w:val="24"/>
            <w:rPrChange w:id="1202" w:author="Liu, Luyu" w:date="2020-08-02T23:08:00Z">
              <w:rPr>
                <w:rFonts w:ascii="Times New Roman" w:hAnsi="Times New Roman" w:cs="Times New Roman"/>
                <w:sz w:val="24"/>
              </w:rPr>
            </w:rPrChange>
          </w:rPr>
          <w:delText>Fig 8</w:delText>
        </w:r>
      </w:del>
      <w:del w:id="1203" w:author="Liu, Luyu" w:date="2020-08-02T23:03:00Z">
        <w:r w:rsidRPr="00C94C81" w:rsidDel="00ED521E">
          <w:rPr>
            <w:rFonts w:ascii="Times New Roman" w:hAnsi="Times New Roman" w:cs="Times New Roman"/>
            <w:b/>
            <w:sz w:val="24"/>
            <w:rPrChange w:id="1204"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1205"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1206"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1207" w:author="Liu, Luyu" w:date="2020-08-02T23:08:00Z">
              <w:rPr>
                <w:rFonts w:ascii="Times New Roman" w:hAnsi="Times New Roman" w:cs="Times New Roman"/>
                <w:sz w:val="24"/>
              </w:rPr>
            </w:rPrChange>
          </w:rPr>
          <w:delInstrText xml:space="preserve"> REF _Ref41985286 \h </w:delInstrText>
        </w:r>
        <w:r w:rsidRPr="00C94C81" w:rsidDel="00ED521E">
          <w:rPr>
            <w:rFonts w:ascii="Times New Roman" w:hAnsi="Times New Roman" w:cs="Times New Roman"/>
            <w:b/>
            <w:sz w:val="24"/>
            <w:rPrChange w:id="1208" w:author="Liu, Luyu" w:date="2020-08-02T23:08:00Z">
              <w:rPr>
                <w:rFonts w:ascii="Times New Roman" w:hAnsi="Times New Roman" w:cs="Times New Roman"/>
                <w:sz w:val="24"/>
              </w:rPr>
            </w:rPrChange>
          </w:rPr>
        </w:r>
      </w:del>
      <w:r w:rsidR="00C94C81" w:rsidRPr="00C94C81">
        <w:rPr>
          <w:rFonts w:ascii="Times New Roman" w:hAnsi="Times New Roman" w:cs="Times New Roman"/>
          <w:b/>
          <w:sz w:val="24"/>
          <w:rPrChange w:id="1209" w:author="Liu, Luyu" w:date="2020-08-02T23:08:00Z">
            <w:rPr>
              <w:rFonts w:ascii="Times New Roman" w:hAnsi="Times New Roman" w:cs="Times New Roman"/>
              <w:sz w:val="24"/>
            </w:rPr>
          </w:rPrChange>
        </w:rPr>
        <w:instrText xml:space="preserve"> \* MERGEFORMAT </w:instrText>
      </w:r>
      <w:del w:id="1210" w:author="Liu, Luyu" w:date="2020-08-02T23:03:00Z">
        <w:r w:rsidRPr="00C94C81" w:rsidDel="00ED521E">
          <w:rPr>
            <w:rFonts w:ascii="Times New Roman" w:hAnsi="Times New Roman" w:cs="Times New Roman"/>
            <w:b/>
            <w:sz w:val="24"/>
            <w:rPrChange w:id="1211" w:author="Liu, Luyu" w:date="2020-08-02T23:08:00Z">
              <w:rPr>
                <w:rFonts w:ascii="Times New Roman" w:hAnsi="Times New Roman" w:cs="Times New Roman"/>
                <w:sz w:val="24"/>
              </w:rPr>
            </w:rPrChange>
          </w:rPr>
          <w:fldChar w:fldCharType="separate"/>
        </w:r>
      </w:del>
      <w:del w:id="1212" w:author="Liu, Luyu" w:date="2020-07-29T23:42:00Z">
        <w:r w:rsidRPr="00C94C81" w:rsidDel="00B82F19">
          <w:rPr>
            <w:rFonts w:ascii="Times New Roman" w:hAnsi="Times New Roman" w:cs="Times New Roman"/>
            <w:b/>
            <w:sz w:val="24"/>
            <w:rPrChange w:id="1213" w:author="Liu, Luyu" w:date="2020-08-02T23:08:00Z">
              <w:rPr>
                <w:rFonts w:ascii="Times New Roman" w:hAnsi="Times New Roman" w:cs="Times New Roman"/>
                <w:sz w:val="24"/>
              </w:rPr>
            </w:rPrChange>
          </w:rPr>
          <w:delText>Fig 8</w:delText>
        </w:r>
      </w:del>
      <w:del w:id="1214" w:author="Liu, Luyu" w:date="2020-08-02T23:03:00Z">
        <w:r w:rsidRPr="00C94C81" w:rsidDel="00ED521E">
          <w:rPr>
            <w:rFonts w:ascii="Times New Roman" w:hAnsi="Times New Roman" w:cs="Times New Roman"/>
            <w:b/>
            <w:sz w:val="24"/>
            <w:rPrChange w:id="1215"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1216"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rsidP="00C94C81">
      <w:pPr>
        <w:spacing w:line="240" w:lineRule="auto"/>
        <w:ind w:firstLine="720"/>
        <w:rPr>
          <w:del w:id="1217" w:author="Liu, Luyu" w:date="2020-07-29T17:46:00Z"/>
          <w:rFonts w:ascii="Times New Roman" w:hAnsi="Times New Roman" w:cs="Times New Roman"/>
          <w:b/>
          <w:sz w:val="24"/>
          <w:rPrChange w:id="1218" w:author="Liu, Luyu" w:date="2020-08-02T23:08:00Z">
            <w:rPr>
              <w:del w:id="1219" w:author="Liu, Luyu" w:date="2020-07-29T17:46:00Z"/>
              <w:rFonts w:ascii="Times New Roman" w:hAnsi="Times New Roman" w:cs="Times New Roman"/>
              <w:sz w:val="24"/>
            </w:rPr>
          </w:rPrChange>
        </w:rPr>
        <w:pPrChange w:id="1220" w:author="Liu, Luyu" w:date="2020-08-02T23:08:00Z">
          <w:pPr>
            <w:spacing w:line="480" w:lineRule="auto"/>
            <w:ind w:firstLine="720"/>
            <w:jc w:val="both"/>
          </w:pPr>
        </w:pPrChange>
      </w:pPr>
    </w:p>
    <w:p w14:paraId="5C7E45C6" w14:textId="6ACDDAF6" w:rsidR="00077492" w:rsidRPr="00C94C81" w:rsidDel="00913806" w:rsidRDefault="00077492" w:rsidP="00C94C81">
      <w:pPr>
        <w:keepNext/>
        <w:spacing w:line="240" w:lineRule="auto"/>
        <w:rPr>
          <w:del w:id="1221" w:author="Liu, Luyu" w:date="2020-07-29T17:46:00Z"/>
          <w:b/>
          <w:rPrChange w:id="1222" w:author="Liu, Luyu" w:date="2020-08-02T23:08:00Z">
            <w:rPr>
              <w:del w:id="1223" w:author="Liu, Luyu" w:date="2020-07-29T17:46:00Z"/>
            </w:rPr>
          </w:rPrChange>
        </w:rPr>
        <w:pPrChange w:id="1224" w:author="Liu, Luyu" w:date="2020-08-02T23:08:00Z">
          <w:pPr>
            <w:keepNext/>
            <w:spacing w:line="480" w:lineRule="auto"/>
            <w:jc w:val="center"/>
          </w:pPr>
        </w:pPrChange>
      </w:pPr>
      <w:del w:id="1225" w:author="Liu, Luyu" w:date="2020-07-29T17:46:00Z">
        <w:r w:rsidRPr="00C94C81" w:rsidDel="00913806">
          <w:rPr>
            <w:b/>
            <w:noProof/>
            <w:rPrChange w:id="1226"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rsidP="00C94C81">
      <w:pPr>
        <w:spacing w:line="240" w:lineRule="auto"/>
        <w:rPr>
          <w:del w:id="1227" w:author="Liu, Luyu" w:date="2020-08-02T23:08:00Z"/>
          <w:rFonts w:ascii="Times New Roman" w:hAnsi="Times New Roman" w:cs="Times New Roman"/>
          <w:b/>
          <w:sz w:val="24"/>
          <w:rPrChange w:id="1228" w:author="Liu, Luyu" w:date="2020-08-02T23:08:00Z">
            <w:rPr>
              <w:del w:id="1229" w:author="Liu, Luyu" w:date="2020-08-02T23:08:00Z"/>
              <w:rFonts w:ascii="Times New Roman" w:hAnsi="Times New Roman" w:cs="Times New Roman"/>
              <w:sz w:val="24"/>
            </w:rPr>
          </w:rPrChange>
        </w:rPr>
        <w:pPrChange w:id="1230" w:author="Liu, Luyu" w:date="2020-08-02T23:08:00Z">
          <w:pPr>
            <w:spacing w:line="480" w:lineRule="auto"/>
            <w:jc w:val="center"/>
          </w:pPr>
        </w:pPrChange>
      </w:pPr>
      <w:bookmarkStart w:id="1231" w:name="_Ref41985286"/>
      <w:r w:rsidRPr="00C94C81">
        <w:rPr>
          <w:rFonts w:ascii="Times New Roman" w:hAnsi="Times New Roman" w:cs="Times New Roman"/>
          <w:b/>
          <w:sz w:val="24"/>
          <w:rPrChange w:id="1232"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1233"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1234"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235" w:author="Liu, Luyu" w:date="2020-08-02T23:08:00Z">
            <w:rPr>
              <w:rFonts w:ascii="Times New Roman" w:hAnsi="Times New Roman" w:cs="Times New Roman"/>
              <w:sz w:val="24"/>
            </w:rPr>
          </w:rPrChange>
        </w:rPr>
        <w:fldChar w:fldCharType="separate"/>
      </w:r>
      <w:ins w:id="1236" w:author="Liu, Luyu" w:date="2020-08-02T23:03:00Z">
        <w:r w:rsidR="00ED521E" w:rsidRPr="00C94C81">
          <w:rPr>
            <w:rFonts w:ascii="Times New Roman" w:hAnsi="Times New Roman" w:cs="Times New Roman"/>
            <w:b/>
            <w:noProof/>
            <w:sz w:val="24"/>
            <w:rPrChange w:id="1237" w:author="Liu, Luyu" w:date="2020-08-02T23:08:00Z">
              <w:rPr>
                <w:rFonts w:ascii="Times New Roman" w:hAnsi="Times New Roman" w:cs="Times New Roman"/>
                <w:noProof/>
                <w:sz w:val="24"/>
              </w:rPr>
            </w:rPrChange>
          </w:rPr>
          <w:t>10</w:t>
        </w:r>
      </w:ins>
      <w:del w:id="1238" w:author="Liu, Luyu" w:date="2020-07-29T23:11:00Z">
        <w:r w:rsidRPr="00C94C81" w:rsidDel="006C64A6">
          <w:rPr>
            <w:rFonts w:ascii="Times New Roman" w:hAnsi="Times New Roman" w:cs="Times New Roman"/>
            <w:b/>
            <w:noProof/>
            <w:sz w:val="24"/>
            <w:rPrChange w:id="1239"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1240" w:author="Liu, Luyu" w:date="2020-08-02T23:08:00Z">
            <w:rPr>
              <w:rFonts w:ascii="Times New Roman" w:hAnsi="Times New Roman" w:cs="Times New Roman"/>
              <w:sz w:val="24"/>
            </w:rPr>
          </w:rPrChange>
        </w:rPr>
        <w:fldChar w:fldCharType="end"/>
      </w:r>
      <w:bookmarkEnd w:id="1231"/>
      <w:r w:rsidRPr="00C94C81">
        <w:rPr>
          <w:rFonts w:ascii="Times New Roman" w:hAnsi="Times New Roman" w:cs="Times New Roman"/>
          <w:b/>
          <w:sz w:val="24"/>
          <w:rPrChange w:id="1241" w:author="Liu, Luyu" w:date="2020-08-02T23:08:00Z">
            <w:rPr>
              <w:rFonts w:ascii="Times New Roman" w:hAnsi="Times New Roman" w:cs="Times New Roman"/>
              <w:sz w:val="24"/>
            </w:rPr>
          </w:rPrChange>
        </w:rPr>
        <w:t>. Temporal distribution of all transit system's average Procrustes distance between normal and pandemic curves.</w:t>
      </w:r>
      <w:ins w:id="1242"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rsidP="00C94C81">
      <w:pPr>
        <w:spacing w:line="240" w:lineRule="auto"/>
        <w:rPr>
          <w:rFonts w:ascii="Times New Roman" w:hAnsi="Times New Roman" w:cs="Times New Roman"/>
          <w:sz w:val="24"/>
        </w:rPr>
        <w:pPrChange w:id="1243"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37D38BE8" w14:textId="12DD5A26" w:rsidR="00077492" w:rsidRDefault="00ED521E" w:rsidP="0015721A">
      <w:pPr>
        <w:spacing w:line="240" w:lineRule="auto"/>
        <w:ind w:firstLine="720"/>
        <w:jc w:val="both"/>
        <w:rPr>
          <w:rFonts w:ascii="Times New Roman" w:hAnsi="Times New Roman" w:cs="Times New Roman"/>
          <w:sz w:val="24"/>
        </w:rPr>
        <w:pPrChange w:id="1244" w:author="Liu, Luyu" w:date="2020-08-02T23:11:00Z">
          <w:pPr>
            <w:keepNext/>
            <w:spacing w:line="480" w:lineRule="auto"/>
            <w:jc w:val="center"/>
          </w:pPr>
        </w:pPrChange>
      </w:pPr>
      <w:ins w:id="1245"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1246" w:author="Liu, Luyu" w:date="2020-07-20T23:14:00Z">
          <w:pPr>
            <w:spacing w:line="480" w:lineRule="auto"/>
          </w:pPr>
        </w:pPrChange>
      </w:pPr>
    </w:p>
    <w:p w14:paraId="43CE2857" w14:textId="77777777" w:rsidR="00077492" w:rsidRPr="00057EE9" w:rsidRDefault="00077492" w:rsidP="00FF2732">
      <w:pPr>
        <w:pStyle w:val="Subtitle"/>
        <w:pPrChange w:id="1247" w:author="Liu, Luyu" w:date="2020-08-02T21:19:00Z">
          <w:pPr>
            <w:pStyle w:val="ListParagraph"/>
            <w:numPr>
              <w:numId w:val="2"/>
            </w:numPr>
            <w:spacing w:line="480" w:lineRule="auto"/>
            <w:ind w:left="360" w:hanging="360"/>
          </w:pPr>
        </w:pPrChange>
      </w:pPr>
      <w:r w:rsidRPr="00057EE9">
        <w:t>Conclusion</w:t>
      </w:r>
    </w:p>
    <w:p w14:paraId="56EE6A52" w14:textId="25F4831B" w:rsidR="00077492" w:rsidRDefault="00077492" w:rsidP="00AF6A1D">
      <w:pPr>
        <w:spacing w:line="240" w:lineRule="auto"/>
        <w:ind w:firstLine="720"/>
        <w:jc w:val="both"/>
        <w:rPr>
          <w:rFonts w:ascii="Times New Roman" w:hAnsi="Times New Roman" w:cs="Times New Roman"/>
          <w:sz w:val="24"/>
        </w:rPr>
        <w:pPrChange w:id="1248" w:author="Liu, Luyu" w:date="2020-08-02T21:21:00Z">
          <w:pPr>
            <w:spacing w:line="480" w:lineRule="auto"/>
            <w:jc w:val="both"/>
          </w:pPr>
        </w:pPrChange>
      </w:pPr>
      <w:r>
        <w:rPr>
          <w:rFonts w:ascii="Times New Roman" w:hAnsi="Times New Roman" w:cs="Times New Roman"/>
          <w:sz w:val="24"/>
        </w:rPr>
        <w:t>In this paper, w</w:t>
      </w:r>
      <w:r w:rsidRPr="00FA346C">
        <w:rPr>
          <w:rFonts w:ascii="Times New Roman" w:hAnsi="Times New Roman" w:cs="Times New Roman"/>
          <w:sz w:val="24"/>
        </w:rPr>
        <w:t>e use</w:t>
      </w:r>
      <w:ins w:id="1249" w:author="Liu, Luyu" w:date="2020-08-02T23:12:00Z">
        <w:r w:rsidR="00A45F38">
          <w:rPr>
            <w:rFonts w:ascii="Times New Roman" w:hAnsi="Times New Roman" w:cs="Times New Roman"/>
            <w:sz w:val="24"/>
          </w:rPr>
          <w:t>d</w:t>
        </w:r>
      </w:ins>
      <w:r w:rsidRPr="00FA346C">
        <w:rPr>
          <w:rFonts w:ascii="Times New Roman" w:hAnsi="Times New Roman" w:cs="Times New Roman"/>
          <w:sz w:val="24"/>
        </w:rPr>
        <w:t xml:space="preserv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 xml:space="preserve"> curves describing declines in daily transit system demand and derive parameters describing the decline dynamics. We also compare</w:t>
      </w:r>
      <w:ins w:id="1250" w:author="Liu, Luyu" w:date="2020-08-02T23:12:00Z">
        <w:r w:rsidR="00A50F10">
          <w:rPr>
            <w:rFonts w:ascii="Times New Roman" w:hAnsi="Times New Roman" w:cs="Times New Roman"/>
            <w:sz w:val="24"/>
          </w:rPr>
          <w:t>d</w:t>
        </w:r>
      </w:ins>
      <w:r>
        <w:rPr>
          <w:rFonts w:ascii="Times New Roman" w:hAnsi="Times New Roman" w:cs="Times New Roman"/>
          <w:sz w:val="24"/>
        </w:rPr>
        <w:t xml:space="preserve"> differences in hourly demand profiles on weekdays and weekends.</w:t>
      </w:r>
    </w:p>
    <w:p w14:paraId="1371A807" w14:textId="051222EF" w:rsidR="00077492" w:rsidRDefault="00077492">
      <w:pPr>
        <w:spacing w:line="240" w:lineRule="auto"/>
        <w:ind w:firstLine="720"/>
        <w:jc w:val="both"/>
        <w:rPr>
          <w:rFonts w:ascii="Times New Roman" w:hAnsi="Times New Roman" w:cs="Times New Roman"/>
          <w:sz w:val="24"/>
        </w:rPr>
        <w:pPrChange w:id="1251"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1252" w:author="Liu, Luyu" w:date="2020-07-29T17:26:00Z">
        <w:r w:rsidRPr="007A4B18" w:rsidDel="00E71AC6">
          <w:rPr>
            <w:rFonts w:ascii="Times New Roman" w:hAnsi="Times New Roman" w:cs="Times New Roman"/>
            <w:i/>
            <w:sz w:val="24"/>
          </w:rPr>
          <w:delText>floor</w:delText>
        </w:r>
      </w:del>
      <w:ins w:id="1253"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w:t>
      </w:r>
      <w:del w:id="1254" w:author="Liu, Luyu" w:date="2020-07-29T17:26:00Z">
        <w:r w:rsidDel="00E71AC6">
          <w:rPr>
            <w:rFonts w:ascii="Times New Roman" w:hAnsi="Times New Roman" w:cs="Times New Roman"/>
            <w:sz w:val="24"/>
          </w:rPr>
          <w:delText>floor</w:delText>
        </w:r>
      </w:del>
      <w:ins w:id="125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Further linear regression with </w:t>
      </w:r>
      <w:del w:id="1256" w:author="Liu, Luyu" w:date="2020-07-29T17:26:00Z">
        <w:r w:rsidDel="00E71AC6">
          <w:rPr>
            <w:rFonts w:ascii="Times New Roman" w:hAnsi="Times New Roman" w:cs="Times New Roman"/>
            <w:sz w:val="24"/>
          </w:rPr>
          <w:delText>floor</w:delText>
        </w:r>
      </w:del>
      <w:ins w:id="125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w:t>
      </w:r>
      <w:del w:id="1258" w:author="Liu, Luyu" w:date="2020-07-29T17:26:00Z">
        <w:r w:rsidDel="00E71AC6">
          <w:rPr>
            <w:rFonts w:ascii="Times New Roman" w:hAnsi="Times New Roman" w:cs="Times New Roman"/>
            <w:sz w:val="24"/>
          </w:rPr>
          <w:delText>floor</w:delText>
        </w:r>
      </w:del>
      <w:ins w:id="125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w:t>
      </w:r>
      <w:r>
        <w:rPr>
          <w:rFonts w:ascii="Times New Roman" w:hAnsi="Times New Roman" w:cs="Times New Roman"/>
          <w:b/>
          <w:sz w:val="24"/>
        </w:rPr>
        <w:t xml:space="preserve">a </w:t>
      </w:r>
      <w:r w:rsidRPr="007D6790">
        <w:rPr>
          <w:rFonts w:ascii="Times New Roman" w:hAnsi="Times New Roman" w:cs="Times New Roman"/>
          <w:b/>
          <w:sz w:val="24"/>
        </w:rPr>
        <w:t xml:space="preserve">more vulnerable population tend to </w:t>
      </w:r>
      <w:r w:rsidRPr="007D6790">
        <w:rPr>
          <w:rFonts w:ascii="Times New Roman" w:hAnsi="Times New Roman" w:cs="Times New Roman"/>
          <w:b/>
          <w:sz w:val="24"/>
        </w:rPr>
        <w:lastRenderedPageBreak/>
        <w:t xml:space="preserve">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1260" w:author="Liu, Luyu" w:date="2020-07-20T23:14:00Z">
          <w:pPr>
            <w:spacing w:line="480" w:lineRule="auto"/>
            <w:ind w:firstLine="720"/>
            <w:jc w:val="both"/>
          </w:pPr>
        </w:pPrChange>
      </w:pPr>
      <w:r>
        <w:rPr>
          <w:rFonts w:ascii="Times New Roman" w:hAnsi="Times New Roman" w:cs="Times New Roman"/>
          <w:sz w:val="24"/>
        </w:rPr>
        <w:t xml:space="preserve">It is noteworthy that </w:t>
      </w:r>
      <w:del w:id="1261" w:author="Liu, Luyu" w:date="2020-07-29T17:26:00Z">
        <w:r w:rsidDel="00E71AC6">
          <w:rPr>
            <w:rFonts w:ascii="Times New Roman" w:hAnsi="Times New Roman" w:cs="Times New Roman"/>
            <w:sz w:val="24"/>
          </w:rPr>
          <w:delText>floor</w:delText>
        </w:r>
      </w:del>
      <w:ins w:id="126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1ABD70A1" w:rsidR="00077492" w:rsidRDefault="00077492">
      <w:pPr>
        <w:spacing w:line="240" w:lineRule="auto"/>
        <w:ind w:firstLine="720"/>
        <w:jc w:val="both"/>
        <w:rPr>
          <w:rFonts w:ascii="Times New Roman" w:hAnsi="Times New Roman" w:cs="Times New Roman"/>
          <w:sz w:val="24"/>
        </w:rPr>
        <w:pPrChange w:id="1263"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1264" w:author="Liu, Luyu" w:date="2020-07-29T17:26:00Z">
        <w:r w:rsidDel="00E71AC6">
          <w:rPr>
            <w:rFonts w:ascii="Times New Roman" w:hAnsi="Times New Roman" w:cs="Times New Roman"/>
            <w:i/>
            <w:sz w:val="24"/>
          </w:rPr>
          <w:delText>floor</w:delText>
        </w:r>
      </w:del>
      <w:ins w:id="1265"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show when discretionary transit demand—people who can work at home or do not work, and people who have other mobility options—started and finished its decline due to COVID-19. We moreover compare</w:t>
      </w:r>
      <w:ins w:id="1266" w:author="Liu, Luyu" w:date="2020-08-02T23:14:00Z">
        <w:r w:rsidR="00665863">
          <w:rPr>
            <w:rFonts w:ascii="Times New Roman" w:hAnsi="Times New Roman" w:cs="Times New Roman"/>
            <w:sz w:val="24"/>
          </w:rPr>
          <w:t>d</w:t>
        </w:r>
      </w:ins>
      <w:r>
        <w:rPr>
          <w:rFonts w:ascii="Times New Roman" w:hAnsi="Times New Roman" w:cs="Times New Roman"/>
          <w:sz w:val="24"/>
        </w:rPr>
        <w:t xml:space="preserve"> cliff/</w:t>
      </w:r>
      <w:del w:id="1267" w:author="Liu, Luyu" w:date="2020-07-29T17:26:00Z">
        <w:r w:rsidDel="00E71AC6">
          <w:rPr>
            <w:rFonts w:ascii="Times New Roman" w:hAnsi="Times New Roman" w:cs="Times New Roman"/>
            <w:sz w:val="24"/>
          </w:rPr>
          <w:delText>floor</w:delText>
        </w:r>
      </w:del>
      <w:ins w:id="126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1269" w:author="Liu, Luyu" w:date="2020-07-29T17:27:00Z">
        <w:r w:rsidDel="00E71AC6">
          <w:rPr>
            <w:rFonts w:ascii="Times New Roman" w:hAnsi="Times New Roman" w:cs="Times New Roman"/>
            <w:sz w:val="24"/>
          </w:rPr>
          <w:delText>floor</w:delText>
        </w:r>
      </w:del>
      <w:ins w:id="127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291D96DC" w:rsidR="00077492" w:rsidRDefault="00077492">
      <w:pPr>
        <w:spacing w:line="240" w:lineRule="auto"/>
        <w:ind w:firstLine="720"/>
        <w:jc w:val="both"/>
        <w:rPr>
          <w:rFonts w:ascii="Times New Roman" w:hAnsi="Times New Roman" w:cs="Times New Roman"/>
          <w:sz w:val="24"/>
        </w:rPr>
        <w:pPrChange w:id="1271" w:author="Liu, Luyu" w:date="2020-07-20T23:14:00Z">
          <w:pPr>
            <w:spacing w:line="480" w:lineRule="auto"/>
            <w:ind w:firstLine="720"/>
            <w:jc w:val="both"/>
          </w:pPr>
        </w:pPrChange>
      </w:pPr>
      <w:r>
        <w:rPr>
          <w:rFonts w:ascii="Times New Roman" w:hAnsi="Times New Roman" w:cs="Times New Roman"/>
          <w:sz w:val="24"/>
        </w:rPr>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w:t>
      </w:r>
      <w:del w:id="1272" w:author="Liu, Luyu" w:date="2020-07-29T17:27:00Z">
        <w:r w:rsidDel="00E71AC6">
          <w:rPr>
            <w:rFonts w:ascii="Times New Roman" w:hAnsi="Times New Roman" w:cs="Times New Roman"/>
            <w:sz w:val="24"/>
          </w:rPr>
          <w:delText>floor</w:delText>
        </w:r>
      </w:del>
      <w:ins w:id="1273"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1274" w:author="Liu, Luyu" w:date="2020-08-02T23:15:00Z">
        <w:r w:rsidDel="00101676">
          <w:rPr>
            <w:rFonts w:ascii="Times New Roman" w:hAnsi="Times New Roman" w:cs="Times New Roman"/>
            <w:sz w:val="24"/>
          </w:rPr>
          <w:delText xml:space="preserve">could </w:delText>
        </w:r>
      </w:del>
      <w:ins w:id="1275" w:author="Liu, Luyu" w:date="2020-08-02T23:15:00Z">
        <w:r w:rsidR="00101676">
          <w:rPr>
            <w:rFonts w:ascii="Times New Roman" w:hAnsi="Times New Roman" w:cs="Times New Roman"/>
            <w:sz w:val="24"/>
          </w:rPr>
          <w:t>can</w:t>
        </w:r>
        <w:r w:rsidR="00101676">
          <w:rPr>
            <w:rFonts w:ascii="Times New Roman" w:hAnsi="Times New Roman" w:cs="Times New Roman"/>
            <w:sz w:val="24"/>
          </w:rPr>
          <w:t xml:space="preserve"> </w:t>
        </w:r>
      </w:ins>
      <w:r>
        <w:rPr>
          <w:rFonts w:ascii="Times New Roman" w:hAnsi="Times New Roman" w:cs="Times New Roman"/>
          <w:sz w:val="24"/>
        </w:rPr>
        <w:t xml:space="preserve">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w:t>
      </w:r>
      <w:del w:id="1276" w:author="Liu, Luyu" w:date="2020-07-29T17:27:00Z">
        <w:r w:rsidDel="00E71AC6">
          <w:rPr>
            <w:rFonts w:ascii="Times New Roman" w:hAnsi="Times New Roman" w:cs="Times New Roman"/>
            <w:sz w:val="24"/>
          </w:rPr>
          <w:delText>floor</w:delText>
        </w:r>
      </w:del>
      <w:ins w:id="1277"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300833B8" w:rsidR="00077492" w:rsidRDefault="00077492">
      <w:pPr>
        <w:spacing w:line="240" w:lineRule="auto"/>
        <w:ind w:firstLine="720"/>
        <w:jc w:val="both"/>
        <w:rPr>
          <w:rFonts w:ascii="Times New Roman" w:hAnsi="Times New Roman" w:cs="Times New Roman"/>
          <w:sz w:val="24"/>
        </w:rPr>
        <w:pPrChange w:id="1278"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1279" w:author="Liu, Luyu" w:date="2020-07-29T17:27:00Z">
        <w:r w:rsidDel="00E71AC6">
          <w:rPr>
            <w:rFonts w:ascii="Times New Roman" w:hAnsi="Times New Roman" w:cs="Times New Roman"/>
            <w:sz w:val="24"/>
          </w:rPr>
          <w:delText>floor</w:delText>
        </w:r>
      </w:del>
      <w:ins w:id="1280"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1281" w:author="Liu, Luyu" w:date="2020-07-29T17:27:00Z">
        <w:r w:rsidDel="00E71AC6">
          <w:rPr>
            <w:rFonts w:ascii="Times New Roman" w:hAnsi="Times New Roman" w:cs="Times New Roman"/>
            <w:sz w:val="24"/>
          </w:rPr>
          <w:delText>floor</w:delText>
        </w:r>
      </w:del>
      <w:ins w:id="1282"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1283" w:author="Liu, Luyu" w:date="2020-07-29T17:28:00Z">
        <w:r w:rsidDel="00E71AC6">
          <w:rPr>
            <w:rFonts w:ascii="Times New Roman" w:hAnsi="Times New Roman" w:cs="Times New Roman"/>
            <w:sz w:val="24"/>
          </w:rPr>
          <w:delText>floor</w:delText>
        </w:r>
      </w:del>
      <w:ins w:id="1284"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increased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w:t>
      </w:r>
      <w:r>
        <w:rPr>
          <w:rFonts w:ascii="Times New Roman" w:hAnsi="Times New Roman" w:cs="Times New Roman"/>
          <w:sz w:val="24"/>
        </w:rPr>
        <w:t>d afternoon commuting activity, which</w:t>
      </w:r>
      <w:r w:rsidRPr="002F7278">
        <w:rPr>
          <w:rFonts w:ascii="Times New Roman" w:hAnsi="Times New Roman" w:cs="Times New Roman"/>
          <w:sz w:val="24"/>
        </w:rPr>
        <w:t xml:space="preserve">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Moreover, the pandemic shifted the morning and afternoon rush hours. Morning rush hour shift is very heterogeneous for different cities with average shift of -0.05 hours but the afternoon rush hour shifted homogeneously later for 1 hour in average. </w:t>
      </w:r>
    </w:p>
    <w:p w14:paraId="546AFB10" w14:textId="77777777" w:rsidR="00077492" w:rsidRPr="00FF3102" w:rsidRDefault="00077492">
      <w:pPr>
        <w:spacing w:line="240" w:lineRule="auto"/>
        <w:ind w:firstLine="720"/>
        <w:jc w:val="both"/>
        <w:rPr>
          <w:rFonts w:ascii="Times New Roman" w:hAnsi="Times New Roman" w:cs="Times New Roman"/>
          <w:sz w:val="24"/>
        </w:rPr>
        <w:pPrChange w:id="1285" w:author="Liu, Luyu" w:date="2020-07-20T23:14:00Z">
          <w:pPr>
            <w:spacing w:line="480" w:lineRule="auto"/>
            <w:ind w:firstLine="720"/>
            <w:jc w:val="both"/>
          </w:pPr>
        </w:pPrChange>
      </w:pPr>
      <w:r>
        <w:rPr>
          <w:rFonts w:ascii="Times New Roman" w:hAnsi="Times New Roman" w:cs="Times New Roman"/>
          <w:sz w:val="24"/>
        </w:rPr>
        <w:lastRenderedPageBreak/>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1286"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1287" w:author="Liu, Luyu" w:date="2020-07-20T23:14:00Z">
          <w:pPr>
            <w:spacing w:line="480" w:lineRule="auto"/>
            <w:ind w:firstLine="720"/>
            <w:jc w:val="both"/>
          </w:pPr>
        </w:pPrChange>
      </w:pPr>
      <w:r>
        <w:rPr>
          <w:rFonts w:ascii="Times New Roman" w:hAnsi="Times New Roman" w:cs="Times New Roman"/>
          <w:sz w:val="24"/>
        </w:rPr>
        <w:t>Finally, there is a</w:t>
      </w:r>
      <w:ins w:id="1288"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1289"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1290" w:author="Liu, Luyu" w:date="2020-08-02T23:15:00Z"/>
          <w:rFonts w:ascii="Times New Roman" w:hAnsi="Times New Roman" w:cs="Times New Roman"/>
          <w:sz w:val="24"/>
        </w:rPr>
        <w:pPrChange w:id="1291" w:author="Liu, Luyu" w:date="2020-07-20T23:14:00Z">
          <w:pPr>
            <w:spacing w:line="480" w:lineRule="auto"/>
          </w:pPr>
        </w:pPrChange>
      </w:pPr>
    </w:p>
    <w:p w14:paraId="44FAA1C9" w14:textId="4A4884DE" w:rsidR="00077492" w:rsidDel="00DF1960" w:rsidRDefault="00077492">
      <w:pPr>
        <w:spacing w:line="240" w:lineRule="auto"/>
        <w:rPr>
          <w:del w:id="1292" w:author="Liu, Luyu" w:date="2020-08-02T23:15:00Z"/>
          <w:rFonts w:ascii="Times New Roman" w:hAnsi="Times New Roman" w:cs="Times New Roman"/>
          <w:sz w:val="24"/>
        </w:rPr>
        <w:pPrChange w:id="1293"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1294" w:author="Liu, Luyu" w:date="2020-07-20T23:14:00Z">
          <w:pPr>
            <w:spacing w:line="480" w:lineRule="auto"/>
          </w:pPr>
        </w:pPrChange>
      </w:pPr>
      <w:bookmarkStart w:id="1295" w:name="_GoBack"/>
      <w:bookmarkEnd w:id="1295"/>
    </w:p>
    <w:p w14:paraId="295F4031" w14:textId="77777777" w:rsidR="00077492" w:rsidRDefault="00077492">
      <w:pPr>
        <w:spacing w:line="240" w:lineRule="auto"/>
        <w:rPr>
          <w:rFonts w:ascii="Times New Roman" w:hAnsi="Times New Roman" w:cs="Times New Roman"/>
          <w:sz w:val="24"/>
        </w:rPr>
        <w:pPrChange w:id="1296"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1297" w:author="Liu, Luyu" w:date="2020-07-20T23:14:00Z">
          <w:pPr>
            <w:spacing w:line="480" w:lineRule="auto"/>
          </w:pPr>
        </w:pPrChange>
      </w:pPr>
    </w:p>
    <w:p w14:paraId="7E601708" w14:textId="77777777" w:rsidR="00077492" w:rsidRPr="009457DC" w:rsidRDefault="00077492" w:rsidP="00FF2732">
      <w:pPr>
        <w:pStyle w:val="Subtitle"/>
        <w:pPrChange w:id="1298" w:author="Liu, Luyu" w:date="2020-08-02T21:19:00Z">
          <w:pPr>
            <w:spacing w:line="480" w:lineRule="auto"/>
          </w:pPr>
        </w:pPrChange>
      </w:pPr>
      <w:r w:rsidRPr="009457DC">
        <w:t>Reference</w:t>
      </w:r>
      <w:r>
        <w:t>s</w:t>
      </w:r>
    </w:p>
    <w:p w14:paraId="62072F93" w14:textId="6FA74622" w:rsidR="008A6B31" w:rsidRPr="008A6B31" w:rsidRDefault="00077492"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8A6B31" w:rsidRPr="008A6B31">
        <w:rPr>
          <w:rFonts w:ascii="Times New Roman" w:hAnsi="Times New Roman" w:cs="Times New Roman"/>
          <w:noProof/>
          <w:sz w:val="24"/>
          <w:szCs w:val="24"/>
        </w:rPr>
        <w:t xml:space="preserve">1. </w:t>
      </w:r>
      <w:r w:rsidR="008A6B31" w:rsidRPr="008A6B31">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48B8FAA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 </w:t>
      </w:r>
      <w:r w:rsidRPr="008A6B31">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7B75F51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 </w:t>
      </w:r>
      <w:r w:rsidRPr="008A6B31">
        <w:rPr>
          <w:rFonts w:ascii="Times New Roman" w:hAnsi="Times New Roman" w:cs="Times New Roman"/>
          <w:noProof/>
          <w:sz w:val="24"/>
          <w:szCs w:val="24"/>
        </w:rPr>
        <w:tab/>
        <w:t>WMATA. Metro and Covid-19: Steps we’ve taken. 2020 [cited 2 Apr 2020]. Available: https://www.wmata.com/service/status/details/COVID-19.cfm</w:t>
      </w:r>
    </w:p>
    <w:p w14:paraId="7747AA2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 </w:t>
      </w:r>
      <w:r w:rsidRPr="008A6B31">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357625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5. </w:t>
      </w:r>
      <w:r w:rsidRPr="008A6B31">
        <w:rPr>
          <w:rFonts w:ascii="Times New Roman" w:hAnsi="Times New Roman" w:cs="Times New Roman"/>
          <w:noProof/>
          <w:sz w:val="24"/>
          <w:szCs w:val="24"/>
        </w:rPr>
        <w:tab/>
        <w:t xml:space="preserve">Tan S, Fowers A, And DK, Tierney L. Amid the pandemic, public transit is highlighting </w:t>
      </w:r>
      <w:r w:rsidRPr="008A6B31">
        <w:rPr>
          <w:rFonts w:ascii="Times New Roman" w:hAnsi="Times New Roman" w:cs="Times New Roman"/>
          <w:noProof/>
          <w:sz w:val="24"/>
          <w:szCs w:val="24"/>
        </w:rPr>
        <w:lastRenderedPageBreak/>
        <w:t>inequalities in cities. In: Washington Post [Internet]. 2020 [cited 16 May 2020]. Available: https://www.washingtonpost.com/nation/2020/05/15/amid-pandemic-public-transit-is-highlighting-inequalities-cities/?arc404=true</w:t>
      </w:r>
    </w:p>
    <w:p w14:paraId="1A63E0F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6. </w:t>
      </w:r>
      <w:r w:rsidRPr="008A6B31">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04BB5E1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7. </w:t>
      </w:r>
      <w:r w:rsidRPr="008A6B31">
        <w:rPr>
          <w:rFonts w:ascii="Times New Roman" w:hAnsi="Times New Roman" w:cs="Times New Roman"/>
          <w:noProof/>
          <w:sz w:val="24"/>
          <w:szCs w:val="24"/>
        </w:rPr>
        <w:tab/>
        <w:t xml:space="preserve">Zimmerman R. Mass transit infrastructure and urban health. J Urban Heal. 2005;82: 21–32. </w:t>
      </w:r>
    </w:p>
    <w:p w14:paraId="231689A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8. </w:t>
      </w:r>
      <w:r w:rsidRPr="008A6B31">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32AC977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9. </w:t>
      </w:r>
      <w:r w:rsidRPr="008A6B31">
        <w:rPr>
          <w:rFonts w:ascii="Times New Roman" w:hAnsi="Times New Roman" w:cs="Times New Roman"/>
          <w:noProof/>
          <w:sz w:val="24"/>
          <w:szCs w:val="24"/>
        </w:rPr>
        <w:tab/>
        <w:t xml:space="preserve">Wang K-Y. How change of public transportation usage reveals fear of the SARS virus in a city. PLoS One. 2014;9. </w:t>
      </w:r>
    </w:p>
    <w:p w14:paraId="223AFC4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10. </w:t>
      </w:r>
      <w:r w:rsidRPr="008A6B31">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4BEE1AE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11. </w:t>
      </w:r>
      <w:r w:rsidRPr="008A6B31">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088AA5E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12. </w:t>
      </w:r>
      <w:r w:rsidRPr="008A6B31">
        <w:rPr>
          <w:rFonts w:ascii="Times New Roman" w:hAnsi="Times New Roman" w:cs="Times New Roman"/>
          <w:noProof/>
          <w:sz w:val="24"/>
          <w:szCs w:val="24"/>
        </w:rPr>
        <w:tab/>
        <w:t>App Store Preview - Transit • Subway &amp; Bus Times. 2020 [cited 23 May 2020]. Available: https://apps.apple.com/app/apple-store/id498151501</w:t>
      </w:r>
    </w:p>
    <w:p w14:paraId="4A0A3E5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13. </w:t>
      </w:r>
      <w:r w:rsidRPr="008A6B31">
        <w:rPr>
          <w:rFonts w:ascii="Times New Roman" w:hAnsi="Times New Roman" w:cs="Times New Roman"/>
          <w:noProof/>
          <w:sz w:val="24"/>
          <w:szCs w:val="24"/>
        </w:rPr>
        <w:tab/>
        <w:t>Transit app. How coronavirus is disrupting public transit. 2020. Available: https://transitapp.com/coronavirus#monitor</w:t>
      </w:r>
    </w:p>
    <w:p w14:paraId="06058F4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14. </w:t>
      </w:r>
      <w:r w:rsidRPr="008A6B31">
        <w:rPr>
          <w:rFonts w:ascii="Times New Roman" w:hAnsi="Times New Roman" w:cs="Times New Roman"/>
          <w:noProof/>
          <w:sz w:val="24"/>
          <w:szCs w:val="24"/>
        </w:rPr>
        <w:tab/>
        <w:t>Biocomplexity Institute U of V. COVID-19 Surveillance Dashboard. 2020. Available: https://nssac.bii.virginia.edu/covid-19/dashboard/</w:t>
      </w:r>
    </w:p>
    <w:p w14:paraId="1E5584A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15. </w:t>
      </w:r>
      <w:r w:rsidRPr="008A6B31">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51CFFFC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16. </w:t>
      </w:r>
      <w:r w:rsidRPr="008A6B31">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33940C5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17. </w:t>
      </w:r>
      <w:r w:rsidRPr="008A6B31">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1AB704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18. </w:t>
      </w:r>
      <w:r w:rsidRPr="008A6B31">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8FE3BF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19. </w:t>
      </w:r>
      <w:r w:rsidRPr="008A6B31">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w:t>
      </w:r>
      <w:r w:rsidRPr="008A6B31">
        <w:rPr>
          <w:rFonts w:ascii="Times New Roman" w:hAnsi="Times New Roman" w:cs="Times New Roman"/>
          <w:noProof/>
          <w:sz w:val="24"/>
          <w:szCs w:val="24"/>
        </w:rPr>
        <w:lastRenderedPageBreak/>
        <w:t xml:space="preserve">2013;34: 699–728. </w:t>
      </w:r>
    </w:p>
    <w:p w14:paraId="0C50329A"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20. </w:t>
      </w:r>
      <w:r w:rsidRPr="008A6B31">
        <w:rPr>
          <w:rFonts w:ascii="Times New Roman" w:hAnsi="Times New Roman" w:cs="Times New Roman"/>
          <w:noProof/>
          <w:sz w:val="24"/>
          <w:szCs w:val="24"/>
        </w:rPr>
        <w:tab/>
        <w:t xml:space="preserve">Iseki H, Taylor BD. The demographics of public transit subsidies: a case study of Los Angeles. 2010. </w:t>
      </w:r>
    </w:p>
    <w:p w14:paraId="7BB201A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21. </w:t>
      </w:r>
      <w:r w:rsidRPr="008A6B31">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6F751D7"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22. </w:t>
      </w:r>
      <w:r w:rsidRPr="008A6B31">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090B990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23. </w:t>
      </w:r>
      <w:r w:rsidRPr="008A6B31">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CFA2EA8"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24. </w:t>
      </w:r>
      <w:r w:rsidRPr="008A6B31">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44DCB4B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25. </w:t>
      </w:r>
      <w:r w:rsidRPr="008A6B31">
        <w:rPr>
          <w:rFonts w:ascii="Times New Roman" w:hAnsi="Times New Roman" w:cs="Times New Roman"/>
          <w:noProof/>
          <w:sz w:val="24"/>
          <w:szCs w:val="24"/>
        </w:rPr>
        <w:tab/>
        <w:t>Google. Google Trends - COVID19. 2020 [cited 5 Dec 2020]. Available: https://trends.google.com/trends/explore?date=today 3-m&amp;geo=US&amp;q=COVID19</w:t>
      </w:r>
    </w:p>
    <w:p w14:paraId="620D36C7"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26. </w:t>
      </w:r>
      <w:r w:rsidRPr="008A6B31">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2FFB64E2"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27. </w:t>
      </w:r>
      <w:r w:rsidRPr="008A6B31">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5A59FDDA"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28. </w:t>
      </w:r>
      <w:r w:rsidRPr="008A6B31">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96C8689"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29. </w:t>
      </w:r>
      <w:r w:rsidRPr="008A6B31">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637216A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30. </w:t>
      </w:r>
      <w:r w:rsidRPr="008A6B31">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2ADBD93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31. </w:t>
      </w:r>
      <w:r w:rsidRPr="008A6B31">
        <w:rPr>
          <w:rFonts w:ascii="Times New Roman" w:hAnsi="Times New Roman" w:cs="Times New Roman"/>
          <w:noProof/>
          <w:sz w:val="24"/>
          <w:szCs w:val="24"/>
        </w:rPr>
        <w:tab/>
        <w:t xml:space="preserve">Cheng H-Y, Jian S-W, Liu D-P, Ng T-C, Huang W-T, Lin H-H. High transmissibility of COVID-19 near symptom onset. medRxiv. 2020. </w:t>
      </w:r>
    </w:p>
    <w:p w14:paraId="4F27DC14"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32. </w:t>
      </w:r>
      <w:r w:rsidRPr="008A6B31">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4732DCB5"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33. </w:t>
      </w:r>
      <w:r w:rsidRPr="008A6B31">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0549E5BF"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34. </w:t>
      </w:r>
      <w:r w:rsidRPr="008A6B31">
        <w:rPr>
          <w:rFonts w:ascii="Times New Roman" w:hAnsi="Times New Roman" w:cs="Times New Roman"/>
          <w:noProof/>
          <w:sz w:val="24"/>
          <w:szCs w:val="24"/>
        </w:rPr>
        <w:tab/>
        <w:t xml:space="preserve">Achenbach J, Mettler K, Sun LH, Guarino B. Coronavirus may have spread undetected for </w:t>
      </w:r>
      <w:r w:rsidRPr="008A6B31">
        <w:rPr>
          <w:rFonts w:ascii="Times New Roman" w:hAnsi="Times New Roman" w:cs="Times New Roman"/>
          <w:noProof/>
          <w:sz w:val="24"/>
          <w:szCs w:val="24"/>
        </w:rPr>
        <w:lastRenderedPageBreak/>
        <w:t>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7EFF89A1"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35. </w:t>
      </w:r>
      <w:r w:rsidRPr="008A6B31">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2C4FDD00"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36. </w:t>
      </w:r>
      <w:r w:rsidRPr="008A6B31">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EDE180D"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37. </w:t>
      </w:r>
      <w:r w:rsidRPr="008A6B31">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94D766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38. </w:t>
      </w:r>
      <w:r w:rsidRPr="008A6B31">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2BC4126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39. </w:t>
      </w:r>
      <w:r w:rsidRPr="008A6B31">
        <w:rPr>
          <w:rFonts w:ascii="Times New Roman" w:hAnsi="Times New Roman" w:cs="Times New Roman"/>
          <w:noProof/>
          <w:sz w:val="24"/>
          <w:szCs w:val="24"/>
        </w:rPr>
        <w:tab/>
        <w:t xml:space="preserve">Giuliano G. Low income, public transit, and mobility. Transp Res Rec. 2005;1927: 63–70. </w:t>
      </w:r>
    </w:p>
    <w:p w14:paraId="1C03C4AE"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40. </w:t>
      </w:r>
      <w:r w:rsidRPr="008A6B31">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579CFBF6"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szCs w:val="24"/>
        </w:rPr>
      </w:pPr>
      <w:r w:rsidRPr="008A6B31">
        <w:rPr>
          <w:rFonts w:ascii="Times New Roman" w:hAnsi="Times New Roman" w:cs="Times New Roman"/>
          <w:noProof/>
          <w:sz w:val="24"/>
          <w:szCs w:val="24"/>
        </w:rPr>
        <w:t xml:space="preserve">41. </w:t>
      </w:r>
      <w:r w:rsidRPr="008A6B31">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3C7AE169" w14:textId="77777777" w:rsidR="008A6B31" w:rsidRPr="008A6B31" w:rsidRDefault="008A6B31" w:rsidP="008A6B31">
      <w:pPr>
        <w:widowControl w:val="0"/>
        <w:autoSpaceDE w:val="0"/>
        <w:autoSpaceDN w:val="0"/>
        <w:adjustRightInd w:val="0"/>
        <w:spacing w:line="240" w:lineRule="auto"/>
        <w:ind w:left="640" w:hanging="640"/>
        <w:rPr>
          <w:rFonts w:ascii="Times New Roman" w:hAnsi="Times New Roman" w:cs="Times New Roman"/>
          <w:noProof/>
          <w:sz w:val="24"/>
        </w:rPr>
      </w:pPr>
      <w:r w:rsidRPr="008A6B31">
        <w:rPr>
          <w:rFonts w:ascii="Times New Roman" w:hAnsi="Times New Roman" w:cs="Times New Roman"/>
          <w:noProof/>
          <w:sz w:val="24"/>
          <w:szCs w:val="24"/>
        </w:rPr>
        <w:t xml:space="preserve">42. </w:t>
      </w:r>
      <w:r w:rsidRPr="008A6B31">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1299"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1300" w:author="Liu, Luyu" w:date="2020-07-20T23:14:00Z">
          <w:pPr>
            <w:spacing w:line="480" w:lineRule="auto"/>
          </w:pPr>
        </w:pPrChange>
      </w:pPr>
    </w:p>
    <w:p w14:paraId="3AF58EF0" w14:textId="77777777" w:rsidR="00077492" w:rsidRPr="00500CFC" w:rsidRDefault="00077492">
      <w:pPr>
        <w:spacing w:line="240" w:lineRule="auto"/>
        <w:pPrChange w:id="1301" w:author="Liu, Luyu" w:date="2020-07-20T23:14:00Z">
          <w:pPr>
            <w:spacing w:line="480" w:lineRule="auto"/>
          </w:pPr>
        </w:pPrChange>
      </w:pPr>
    </w:p>
    <w:p w14:paraId="79796526" w14:textId="77777777" w:rsidR="008A333B" w:rsidRDefault="008A333B">
      <w:pPr>
        <w:spacing w:line="240" w:lineRule="auto"/>
        <w:pPrChange w:id="1302" w:author="Liu, Luyu" w:date="2020-07-20T23:14:00Z">
          <w:pPr/>
        </w:pPrChange>
      </w:pPr>
    </w:p>
    <w:sectPr w:rsidR="008A333B" w:rsidSect="009C38C1">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AADA7" w14:textId="77777777" w:rsidR="004B32C6" w:rsidRDefault="004B32C6">
      <w:pPr>
        <w:spacing w:after="0" w:line="240" w:lineRule="auto"/>
      </w:pPr>
      <w:r>
        <w:separator/>
      </w:r>
    </w:p>
  </w:endnote>
  <w:endnote w:type="continuationSeparator" w:id="0">
    <w:p w14:paraId="16B8CA7C" w14:textId="77777777" w:rsidR="004B32C6" w:rsidRDefault="004B3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4E48C1FD" w:rsidR="006A7A63" w:rsidRDefault="006A7A63">
        <w:pPr>
          <w:pStyle w:val="Footer"/>
          <w:jc w:val="right"/>
        </w:pPr>
        <w:r>
          <w:fldChar w:fldCharType="begin"/>
        </w:r>
        <w:r>
          <w:instrText xml:space="preserve"> PAGE   \* MERGEFORMAT </w:instrText>
        </w:r>
        <w:r>
          <w:fldChar w:fldCharType="separate"/>
        </w:r>
        <w:r w:rsidR="00DF1960">
          <w:rPr>
            <w:noProof/>
          </w:rPr>
          <w:t>18</w:t>
        </w:r>
        <w:r>
          <w:rPr>
            <w:noProof/>
          </w:rPr>
          <w:fldChar w:fldCharType="end"/>
        </w:r>
      </w:p>
    </w:sdtContent>
  </w:sdt>
  <w:p w14:paraId="0E5DF4F2" w14:textId="77777777" w:rsidR="006A7A63" w:rsidRDefault="006A7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E94D3" w14:textId="77777777" w:rsidR="004B32C6" w:rsidRDefault="004B32C6">
      <w:pPr>
        <w:spacing w:after="0" w:line="240" w:lineRule="auto"/>
      </w:pPr>
      <w:r>
        <w:separator/>
      </w:r>
    </w:p>
  </w:footnote>
  <w:footnote w:type="continuationSeparator" w:id="0">
    <w:p w14:paraId="321D647D" w14:textId="77777777" w:rsidR="004B32C6" w:rsidRDefault="004B3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5"/>
  </w:num>
  <w:num w:numId="3">
    <w:abstractNumId w:val="1"/>
  </w:num>
  <w:num w:numId="4">
    <w:abstractNumId w:val="4"/>
  </w:num>
  <w:num w:numId="5">
    <w:abstractNumId w:val="12"/>
  </w:num>
  <w:num w:numId="6">
    <w:abstractNumId w:val="6"/>
  </w:num>
  <w:num w:numId="7">
    <w:abstractNumId w:val="8"/>
  </w:num>
  <w:num w:numId="8">
    <w:abstractNumId w:val="3"/>
  </w:num>
  <w:num w:numId="9">
    <w:abstractNumId w:val="14"/>
  </w:num>
  <w:num w:numId="10">
    <w:abstractNumId w:val="11"/>
  </w:num>
  <w:num w:numId="11">
    <w:abstractNumId w:val="7"/>
  </w:num>
  <w:num w:numId="12">
    <w:abstractNumId w:val="10"/>
  </w:num>
  <w:num w:numId="13">
    <w:abstractNumId w:val="5"/>
  </w:num>
  <w:num w:numId="14">
    <w:abstractNumId w:val="0"/>
  </w:num>
  <w:num w:numId="15">
    <w:abstractNumId w:val="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12747"/>
    <w:rsid w:val="0003385A"/>
    <w:rsid w:val="00040853"/>
    <w:rsid w:val="00043B09"/>
    <w:rsid w:val="000522C4"/>
    <w:rsid w:val="00057EE9"/>
    <w:rsid w:val="00062967"/>
    <w:rsid w:val="00070B50"/>
    <w:rsid w:val="00072152"/>
    <w:rsid w:val="000737F4"/>
    <w:rsid w:val="00075952"/>
    <w:rsid w:val="00077492"/>
    <w:rsid w:val="000841ED"/>
    <w:rsid w:val="000E1061"/>
    <w:rsid w:val="000E7AE1"/>
    <w:rsid w:val="000F2EDD"/>
    <w:rsid w:val="000F49FB"/>
    <w:rsid w:val="00100375"/>
    <w:rsid w:val="00101676"/>
    <w:rsid w:val="0011092E"/>
    <w:rsid w:val="0012456D"/>
    <w:rsid w:val="0013248A"/>
    <w:rsid w:val="00155894"/>
    <w:rsid w:val="0015721A"/>
    <w:rsid w:val="00166595"/>
    <w:rsid w:val="00185CA3"/>
    <w:rsid w:val="0019668F"/>
    <w:rsid w:val="001A2D51"/>
    <w:rsid w:val="001B18E3"/>
    <w:rsid w:val="001B68B1"/>
    <w:rsid w:val="001E1146"/>
    <w:rsid w:val="001F3ACA"/>
    <w:rsid w:val="001F4F23"/>
    <w:rsid w:val="00202A15"/>
    <w:rsid w:val="0020549A"/>
    <w:rsid w:val="00210E64"/>
    <w:rsid w:val="002130AB"/>
    <w:rsid w:val="00215B64"/>
    <w:rsid w:val="00216ABB"/>
    <w:rsid w:val="0023011C"/>
    <w:rsid w:val="002316DB"/>
    <w:rsid w:val="00247372"/>
    <w:rsid w:val="00256A5D"/>
    <w:rsid w:val="00263C5F"/>
    <w:rsid w:val="00270A59"/>
    <w:rsid w:val="00272B35"/>
    <w:rsid w:val="00273080"/>
    <w:rsid w:val="002730D3"/>
    <w:rsid w:val="00290C45"/>
    <w:rsid w:val="00292150"/>
    <w:rsid w:val="002A5EC0"/>
    <w:rsid w:val="002A7F68"/>
    <w:rsid w:val="002B02F4"/>
    <w:rsid w:val="002B0DCA"/>
    <w:rsid w:val="002B24EC"/>
    <w:rsid w:val="002B4D79"/>
    <w:rsid w:val="002D56E6"/>
    <w:rsid w:val="002E0632"/>
    <w:rsid w:val="002F1079"/>
    <w:rsid w:val="003239E3"/>
    <w:rsid w:val="00326A80"/>
    <w:rsid w:val="00347592"/>
    <w:rsid w:val="00356BD4"/>
    <w:rsid w:val="00356BE5"/>
    <w:rsid w:val="00357EE7"/>
    <w:rsid w:val="0036092A"/>
    <w:rsid w:val="003678DE"/>
    <w:rsid w:val="00381777"/>
    <w:rsid w:val="00383ECA"/>
    <w:rsid w:val="003972EC"/>
    <w:rsid w:val="00397CE7"/>
    <w:rsid w:val="003B5A72"/>
    <w:rsid w:val="003B6C07"/>
    <w:rsid w:val="003C2F55"/>
    <w:rsid w:val="003E4344"/>
    <w:rsid w:val="003E5814"/>
    <w:rsid w:val="00434877"/>
    <w:rsid w:val="004452E9"/>
    <w:rsid w:val="00446080"/>
    <w:rsid w:val="00456CA0"/>
    <w:rsid w:val="00464C3E"/>
    <w:rsid w:val="004756B0"/>
    <w:rsid w:val="00477C77"/>
    <w:rsid w:val="00483118"/>
    <w:rsid w:val="0049221F"/>
    <w:rsid w:val="004B32C6"/>
    <w:rsid w:val="004B5C3C"/>
    <w:rsid w:val="004C0F8B"/>
    <w:rsid w:val="004C179B"/>
    <w:rsid w:val="004C1FEE"/>
    <w:rsid w:val="004E2FFB"/>
    <w:rsid w:val="004E4F8E"/>
    <w:rsid w:val="004F3A40"/>
    <w:rsid w:val="005251B7"/>
    <w:rsid w:val="005254FE"/>
    <w:rsid w:val="00542738"/>
    <w:rsid w:val="00544D0B"/>
    <w:rsid w:val="00581AB5"/>
    <w:rsid w:val="00591BCA"/>
    <w:rsid w:val="00593F10"/>
    <w:rsid w:val="005A2387"/>
    <w:rsid w:val="005A2709"/>
    <w:rsid w:val="005C635A"/>
    <w:rsid w:val="005D209C"/>
    <w:rsid w:val="005E7EC6"/>
    <w:rsid w:val="005F6B5B"/>
    <w:rsid w:val="00601710"/>
    <w:rsid w:val="00601772"/>
    <w:rsid w:val="00610E0F"/>
    <w:rsid w:val="00610EAA"/>
    <w:rsid w:val="006152F3"/>
    <w:rsid w:val="0061628C"/>
    <w:rsid w:val="006264B9"/>
    <w:rsid w:val="00627190"/>
    <w:rsid w:val="00636611"/>
    <w:rsid w:val="00636D1A"/>
    <w:rsid w:val="00637D19"/>
    <w:rsid w:val="00653514"/>
    <w:rsid w:val="00661E8D"/>
    <w:rsid w:val="00665863"/>
    <w:rsid w:val="006811AE"/>
    <w:rsid w:val="00686BE5"/>
    <w:rsid w:val="00695658"/>
    <w:rsid w:val="006A1FF6"/>
    <w:rsid w:val="006A7A63"/>
    <w:rsid w:val="006B1119"/>
    <w:rsid w:val="006B51BC"/>
    <w:rsid w:val="006B7C71"/>
    <w:rsid w:val="006C15BB"/>
    <w:rsid w:val="006C64A6"/>
    <w:rsid w:val="006D69AA"/>
    <w:rsid w:val="00711347"/>
    <w:rsid w:val="0074093C"/>
    <w:rsid w:val="00741C77"/>
    <w:rsid w:val="007455D1"/>
    <w:rsid w:val="00751F3B"/>
    <w:rsid w:val="00756A46"/>
    <w:rsid w:val="00757F5E"/>
    <w:rsid w:val="00762774"/>
    <w:rsid w:val="007971DF"/>
    <w:rsid w:val="007A5620"/>
    <w:rsid w:val="007B4D7B"/>
    <w:rsid w:val="007C6C3B"/>
    <w:rsid w:val="007D36F4"/>
    <w:rsid w:val="007D7210"/>
    <w:rsid w:val="007E3F5C"/>
    <w:rsid w:val="0080193A"/>
    <w:rsid w:val="00803EC8"/>
    <w:rsid w:val="00806CD9"/>
    <w:rsid w:val="00810688"/>
    <w:rsid w:val="00820427"/>
    <w:rsid w:val="00820C6F"/>
    <w:rsid w:val="00827526"/>
    <w:rsid w:val="00874979"/>
    <w:rsid w:val="008A333B"/>
    <w:rsid w:val="008A6B31"/>
    <w:rsid w:val="008B65FF"/>
    <w:rsid w:val="008D35BC"/>
    <w:rsid w:val="008D3C09"/>
    <w:rsid w:val="008E322B"/>
    <w:rsid w:val="008E37A7"/>
    <w:rsid w:val="008E523F"/>
    <w:rsid w:val="008E60FF"/>
    <w:rsid w:val="00902543"/>
    <w:rsid w:val="00913806"/>
    <w:rsid w:val="009156B5"/>
    <w:rsid w:val="00923C9C"/>
    <w:rsid w:val="009303D7"/>
    <w:rsid w:val="009536B5"/>
    <w:rsid w:val="009573D3"/>
    <w:rsid w:val="00965789"/>
    <w:rsid w:val="00975C7C"/>
    <w:rsid w:val="0097739B"/>
    <w:rsid w:val="00993C84"/>
    <w:rsid w:val="009A045A"/>
    <w:rsid w:val="009A07A2"/>
    <w:rsid w:val="009A300F"/>
    <w:rsid w:val="009A5D7D"/>
    <w:rsid w:val="009B25D0"/>
    <w:rsid w:val="009B6887"/>
    <w:rsid w:val="009C38C1"/>
    <w:rsid w:val="009D1FD2"/>
    <w:rsid w:val="009E6663"/>
    <w:rsid w:val="009F217C"/>
    <w:rsid w:val="009F25C0"/>
    <w:rsid w:val="00A123AE"/>
    <w:rsid w:val="00A1299D"/>
    <w:rsid w:val="00A45F38"/>
    <w:rsid w:val="00A50F10"/>
    <w:rsid w:val="00A52694"/>
    <w:rsid w:val="00A6679C"/>
    <w:rsid w:val="00A73AC5"/>
    <w:rsid w:val="00A96E03"/>
    <w:rsid w:val="00AA080F"/>
    <w:rsid w:val="00AA3AEC"/>
    <w:rsid w:val="00AB4354"/>
    <w:rsid w:val="00AB6493"/>
    <w:rsid w:val="00AB758D"/>
    <w:rsid w:val="00AC61AA"/>
    <w:rsid w:val="00AE0E6C"/>
    <w:rsid w:val="00AF26FD"/>
    <w:rsid w:val="00AF67CF"/>
    <w:rsid w:val="00AF6A1D"/>
    <w:rsid w:val="00B0069D"/>
    <w:rsid w:val="00B3371E"/>
    <w:rsid w:val="00B56A1C"/>
    <w:rsid w:val="00B82F19"/>
    <w:rsid w:val="00BE759B"/>
    <w:rsid w:val="00C1577D"/>
    <w:rsid w:val="00C2220C"/>
    <w:rsid w:val="00C43A94"/>
    <w:rsid w:val="00C60F4B"/>
    <w:rsid w:val="00C759BB"/>
    <w:rsid w:val="00C94C81"/>
    <w:rsid w:val="00CC2174"/>
    <w:rsid w:val="00CC514D"/>
    <w:rsid w:val="00CC7F95"/>
    <w:rsid w:val="00CD338B"/>
    <w:rsid w:val="00CD3C15"/>
    <w:rsid w:val="00CE443E"/>
    <w:rsid w:val="00CE5C47"/>
    <w:rsid w:val="00CE678E"/>
    <w:rsid w:val="00CF1294"/>
    <w:rsid w:val="00CF322A"/>
    <w:rsid w:val="00CF6BB1"/>
    <w:rsid w:val="00D02036"/>
    <w:rsid w:val="00D103DB"/>
    <w:rsid w:val="00D119F5"/>
    <w:rsid w:val="00D20056"/>
    <w:rsid w:val="00D2269C"/>
    <w:rsid w:val="00D2338B"/>
    <w:rsid w:val="00D55FF5"/>
    <w:rsid w:val="00D6391E"/>
    <w:rsid w:val="00D63DF9"/>
    <w:rsid w:val="00D73FC1"/>
    <w:rsid w:val="00D743A3"/>
    <w:rsid w:val="00D75BD2"/>
    <w:rsid w:val="00D81646"/>
    <w:rsid w:val="00DA0B4A"/>
    <w:rsid w:val="00DA1B89"/>
    <w:rsid w:val="00DB46CC"/>
    <w:rsid w:val="00DC02FD"/>
    <w:rsid w:val="00DC3260"/>
    <w:rsid w:val="00DF1960"/>
    <w:rsid w:val="00E02617"/>
    <w:rsid w:val="00E33862"/>
    <w:rsid w:val="00E6336F"/>
    <w:rsid w:val="00E642A0"/>
    <w:rsid w:val="00E70748"/>
    <w:rsid w:val="00E71AC6"/>
    <w:rsid w:val="00E71C09"/>
    <w:rsid w:val="00E828B8"/>
    <w:rsid w:val="00E847F4"/>
    <w:rsid w:val="00E95296"/>
    <w:rsid w:val="00EA025D"/>
    <w:rsid w:val="00EA1A59"/>
    <w:rsid w:val="00EA4E55"/>
    <w:rsid w:val="00EC009C"/>
    <w:rsid w:val="00EC0492"/>
    <w:rsid w:val="00EC596F"/>
    <w:rsid w:val="00ED521E"/>
    <w:rsid w:val="00ED527A"/>
    <w:rsid w:val="00EE2E3D"/>
    <w:rsid w:val="00EE58B8"/>
    <w:rsid w:val="00EE684B"/>
    <w:rsid w:val="00F04299"/>
    <w:rsid w:val="00F13EE2"/>
    <w:rsid w:val="00F176CD"/>
    <w:rsid w:val="00F30C24"/>
    <w:rsid w:val="00F33037"/>
    <w:rsid w:val="00F53F13"/>
    <w:rsid w:val="00F654AF"/>
    <w:rsid w:val="00F65DE6"/>
    <w:rsid w:val="00F74D62"/>
    <w:rsid w:val="00F7740E"/>
    <w:rsid w:val="00F811DE"/>
    <w:rsid w:val="00F9165D"/>
    <w:rsid w:val="00F92F58"/>
    <w:rsid w:val="00F95316"/>
    <w:rsid w:val="00FC1479"/>
    <w:rsid w:val="00FC5EF1"/>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semiHidden/>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76"/>
    <w:rsid w:val="00664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1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6D5EB-A2BA-45AC-B9D9-B687EFDA0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6000</TotalTime>
  <Pages>20</Pages>
  <Words>16686</Words>
  <Characters>95113</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203</cp:revision>
  <dcterms:created xsi:type="dcterms:W3CDTF">2020-06-02T17:36:00Z</dcterms:created>
  <dcterms:modified xsi:type="dcterms:W3CDTF">2020-08-03T03:15:00Z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