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07A1EABB" w:rsidR="00077492" w:rsidRDefault="002659F6">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Pr="00C52BD7">
        <w:rPr>
          <w:rFonts w:ascii="Times New Roman" w:hAnsi="Times New Roman" w:cs="Times New Roman"/>
          <w:sz w:val="24"/>
        </w:rPr>
        <w:t>he impact</w:t>
      </w:r>
      <w:r>
        <w:rPr>
          <w:rFonts w:ascii="Times New Roman" w:hAnsi="Times New Roman" w:cs="Times New Roman"/>
          <w:sz w:val="24"/>
        </w:rPr>
        <w:t>s</w:t>
      </w:r>
      <w:r w:rsidRPr="00C52BD7">
        <w:rPr>
          <w:rFonts w:ascii="Times New Roman" w:hAnsi="Times New Roman" w:cs="Times New Roman"/>
          <w:sz w:val="24"/>
        </w:rPr>
        <w:t xml:space="preserve"> of </w:t>
      </w:r>
      <w:del w:id="1" w:author="Liu, Luyu" w:date="2020-08-07T10:46:00Z">
        <w:r w:rsidRPr="00C52BD7" w:rsidDel="002659F6">
          <w:rPr>
            <w:rFonts w:ascii="Times New Roman" w:hAnsi="Times New Roman" w:cs="Times New Roman"/>
            <w:sz w:val="24"/>
          </w:rPr>
          <w:delText>covid</w:delText>
        </w:r>
      </w:del>
      <w:ins w:id="2" w:author="Liu, Luyu" w:date="2020-08-07T10:46:00Z">
        <w:r>
          <w:rPr>
            <w:rFonts w:ascii="Times New Roman" w:hAnsi="Times New Roman" w:cs="Times New Roman"/>
            <w:sz w:val="24"/>
          </w:rPr>
          <w:t>COVID</w:t>
        </w:r>
      </w:ins>
      <w:r w:rsidRPr="00C52BD7">
        <w:rPr>
          <w:rFonts w:ascii="Times New Roman" w:hAnsi="Times New Roman" w:cs="Times New Roman"/>
          <w:sz w:val="24"/>
        </w:rPr>
        <w:t xml:space="preserve">-19 pandemic on public transit demand </w:t>
      </w:r>
      <w:r>
        <w:rPr>
          <w:rFonts w:ascii="Times New Roman" w:hAnsi="Times New Roman" w:cs="Times New Roman"/>
          <w:sz w:val="24"/>
        </w:rPr>
        <w:t xml:space="preserve">in </w:t>
      </w:r>
      <w:ins w:id="3" w:author="Miller, Harvey J." w:date="2020-08-04T09:40:00Z">
        <w:r>
          <w:rPr>
            <w:rFonts w:ascii="Times New Roman" w:hAnsi="Times New Roman" w:cs="Times New Roman"/>
            <w:sz w:val="24"/>
          </w:rPr>
          <w:t xml:space="preserve">the </w:t>
        </w:r>
      </w:ins>
      <w:del w:id="4" w:author="Liu, Luyu" w:date="2020-08-07T10:46:00Z">
        <w:r w:rsidDel="002659F6">
          <w:rPr>
            <w:rFonts w:ascii="Times New Roman" w:hAnsi="Times New Roman" w:cs="Times New Roman"/>
            <w:sz w:val="24"/>
          </w:rPr>
          <w:delText>u</w:delText>
        </w:r>
      </w:del>
      <w:ins w:id="5" w:author="Liu, Luyu" w:date="2020-08-07T10:46:00Z">
        <w:r>
          <w:rPr>
            <w:rFonts w:ascii="Times New Roman" w:hAnsi="Times New Roman" w:cs="Times New Roman"/>
            <w:sz w:val="24"/>
          </w:rPr>
          <w:t>U</w:t>
        </w:r>
      </w:ins>
      <w:ins w:id="6" w:author="Miller, Harvey J." w:date="2020-08-04T09:40:00Z">
        <w:r>
          <w:rPr>
            <w:rFonts w:ascii="Times New Roman" w:hAnsi="Times New Roman" w:cs="Times New Roman"/>
            <w:sz w:val="24"/>
          </w:rPr>
          <w:t xml:space="preserve">nited </w:t>
        </w:r>
        <w:del w:id="7" w:author="Liu, Luyu" w:date="2020-08-07T10:46:00Z">
          <w:r w:rsidDel="002659F6">
            <w:rPr>
              <w:rFonts w:ascii="Times New Roman" w:hAnsi="Times New Roman" w:cs="Times New Roman"/>
              <w:sz w:val="24"/>
            </w:rPr>
            <w:delText>s</w:delText>
          </w:r>
        </w:del>
      </w:ins>
      <w:ins w:id="8" w:author="Liu, Luyu" w:date="2020-08-07T10:46:00Z">
        <w:r>
          <w:rPr>
            <w:rFonts w:ascii="Times New Roman" w:hAnsi="Times New Roman" w:cs="Times New Roman"/>
            <w:sz w:val="24"/>
          </w:rPr>
          <w:t>S</w:t>
        </w:r>
      </w:ins>
      <w:ins w:id="9" w:author="Miller, Harvey J." w:date="2020-08-04T09:40:00Z">
        <w:r>
          <w:rPr>
            <w:rFonts w:ascii="Times New Roman" w:hAnsi="Times New Roman" w:cs="Times New Roman"/>
            <w:sz w:val="24"/>
          </w:rPr>
          <w:t>tates</w:t>
        </w:r>
      </w:ins>
      <w:del w:id="10" w:author="Miller, Harvey J." w:date="2020-08-04T09:40:00Z">
        <w:r w:rsidR="00077492" w:rsidDel="005F746B">
          <w:rPr>
            <w:rFonts w:ascii="Times New Roman" w:hAnsi="Times New Roman" w:cs="Times New Roman"/>
            <w:sz w:val="24"/>
          </w:rPr>
          <w:delText>S</w:delText>
        </w:r>
      </w:del>
    </w:p>
    <w:p w14:paraId="50688F37" w14:textId="77777777" w:rsidR="008D4436" w:rsidRDefault="008D4436">
      <w:pPr>
        <w:spacing w:line="240" w:lineRule="auto"/>
        <w:rPr>
          <w:ins w:id="11" w:author="Liu, Luyu" w:date="2020-08-07T10:46:00Z"/>
          <w:rFonts w:ascii="Times New Roman" w:hAnsi="Times New Roman" w:cs="Times New Roman"/>
          <w:sz w:val="24"/>
        </w:rPr>
        <w:pPrChange w:id="12" w:author="Liu, Luyu" w:date="2020-08-07T10:46:00Z">
          <w:pPr>
            <w:spacing w:line="480" w:lineRule="auto"/>
            <w:jc w:val="center"/>
          </w:pPr>
        </w:pPrChange>
      </w:pPr>
    </w:p>
    <w:p w14:paraId="143CC3D5" w14:textId="77777777" w:rsidR="008D4436" w:rsidRDefault="008D4436">
      <w:pPr>
        <w:spacing w:line="240" w:lineRule="auto"/>
        <w:rPr>
          <w:ins w:id="13" w:author="Liu, Luyu" w:date="2020-08-07T10:46:00Z"/>
          <w:rFonts w:ascii="Times New Roman" w:hAnsi="Times New Roman" w:cs="Times New Roman"/>
          <w:sz w:val="24"/>
        </w:rPr>
        <w:pPrChange w:id="14" w:author="Liu, Luyu" w:date="2020-08-07T10:46:00Z">
          <w:pPr>
            <w:spacing w:line="480" w:lineRule="auto"/>
            <w:jc w:val="center"/>
          </w:pPr>
        </w:pPrChange>
      </w:pPr>
    </w:p>
    <w:p w14:paraId="14429EA3" w14:textId="6C730968" w:rsidR="00077492" w:rsidRPr="0091297A" w:rsidRDefault="00077492">
      <w:pPr>
        <w:spacing w:line="240" w:lineRule="auto"/>
        <w:rPr>
          <w:rFonts w:ascii="Times New Roman" w:hAnsi="Times New Roman" w:cs="Times New Roman"/>
          <w:sz w:val="24"/>
          <w:vertAlign w:val="superscript"/>
        </w:rPr>
        <w:pPrChange w:id="15" w:author="Liu, Luyu" w:date="2020-08-07T10:46: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0BE4E91C" w:rsidR="00077492" w:rsidRDefault="00077492">
      <w:pPr>
        <w:spacing w:line="240" w:lineRule="auto"/>
        <w:jc w:val="center"/>
        <w:rPr>
          <w:ins w:id="16" w:author="Liu, Luyu" w:date="2020-08-07T10:46:00Z"/>
          <w:rFonts w:ascii="Times New Roman" w:hAnsi="Times New Roman" w:cs="Times New Roman"/>
          <w:sz w:val="24"/>
        </w:rPr>
        <w:pPrChange w:id="17" w:author="Liu, Luyu" w:date="2020-07-20T23:14:00Z">
          <w:pPr>
            <w:spacing w:line="480" w:lineRule="auto"/>
            <w:jc w:val="center"/>
          </w:pPr>
        </w:pPrChange>
      </w:pPr>
    </w:p>
    <w:p w14:paraId="67CF9031" w14:textId="77777777" w:rsidR="008D4436" w:rsidRDefault="008D4436">
      <w:pPr>
        <w:spacing w:line="240" w:lineRule="auto"/>
        <w:jc w:val="center"/>
        <w:rPr>
          <w:rFonts w:ascii="Times New Roman" w:hAnsi="Times New Roman" w:cs="Times New Roman"/>
          <w:sz w:val="24"/>
        </w:rPr>
        <w:pPrChange w:id="18"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19"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20"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pPr>
        <w:spacing w:line="240" w:lineRule="auto"/>
        <w:rPr>
          <w:rFonts w:ascii="Times New Roman" w:hAnsi="Times New Roman" w:cs="Times New Roman"/>
          <w:sz w:val="24"/>
        </w:rPr>
        <w:pPrChange w:id="21"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pPr>
        <w:spacing w:line="240" w:lineRule="auto"/>
        <w:rPr>
          <w:rFonts w:ascii="Times New Roman" w:hAnsi="Times New Roman" w:cs="Times New Roman"/>
          <w:sz w:val="24"/>
        </w:rPr>
        <w:pPrChange w:id="22"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23"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24"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6BFC1B7F" w:rsidR="00077492" w:rsidRPr="0091297A" w:rsidRDefault="00077492">
      <w:pPr>
        <w:spacing w:line="240" w:lineRule="auto"/>
        <w:rPr>
          <w:rFonts w:ascii="Times New Roman" w:hAnsi="Times New Roman" w:cs="Times New Roman"/>
          <w:sz w:val="24"/>
        </w:rPr>
        <w:pPrChange w:id="25" w:author="Liu, Luyu" w:date="2020-07-20T23:14:00Z">
          <w:pPr>
            <w:spacing w:line="480" w:lineRule="auto"/>
          </w:pPr>
        </w:pPrChange>
      </w:pPr>
      <w:r>
        <w:rPr>
          <w:rFonts w:ascii="Times New Roman" w:hAnsi="Times New Roman" w:cs="Times New Roman"/>
          <w:sz w:val="24"/>
        </w:rPr>
        <w:t xml:space="preserve">E-mail: </w:t>
      </w:r>
      <w:ins w:id="26" w:author="Liu, Luyu" w:date="2020-08-07T10:47:00Z">
        <w:r w:rsidR="00542001">
          <w:rPr>
            <w:rFonts w:ascii="Times New Roman" w:hAnsi="Times New Roman" w:cs="Times New Roman"/>
            <w:sz w:val="24"/>
          </w:rPr>
          <w:fldChar w:fldCharType="begin"/>
        </w:r>
        <w:r w:rsidR="00542001">
          <w:rPr>
            <w:rFonts w:ascii="Times New Roman" w:hAnsi="Times New Roman" w:cs="Times New Roman"/>
            <w:sz w:val="24"/>
          </w:rPr>
          <w:instrText xml:space="preserve"> HYPERLINK "mailto:</w:instrText>
        </w:r>
      </w:ins>
      <w:r w:rsidR="00542001">
        <w:rPr>
          <w:rFonts w:ascii="Times New Roman" w:hAnsi="Times New Roman" w:cs="Times New Roman"/>
          <w:sz w:val="24"/>
        </w:rPr>
        <w:instrText>liu.6544@osu.edu</w:instrText>
      </w:r>
      <w:ins w:id="27" w:author="Liu, Luyu" w:date="2020-08-07T10:47:00Z">
        <w:r w:rsidR="00542001">
          <w:rPr>
            <w:rFonts w:ascii="Times New Roman" w:hAnsi="Times New Roman" w:cs="Times New Roman"/>
            <w:sz w:val="24"/>
          </w:rPr>
          <w:instrText xml:space="preserve">" </w:instrText>
        </w:r>
        <w:r w:rsidR="00542001">
          <w:rPr>
            <w:rFonts w:ascii="Times New Roman" w:hAnsi="Times New Roman" w:cs="Times New Roman"/>
            <w:sz w:val="24"/>
          </w:rPr>
          <w:fldChar w:fldCharType="separate"/>
        </w:r>
      </w:ins>
      <w:r w:rsidR="00542001" w:rsidRPr="00376EF3">
        <w:rPr>
          <w:rStyle w:val="Hyperlink"/>
          <w:rFonts w:ascii="Times New Roman" w:hAnsi="Times New Roman" w:cs="Times New Roman"/>
          <w:sz w:val="24"/>
        </w:rPr>
        <w:t>liu.6544@osu.edu</w:t>
      </w:r>
      <w:ins w:id="28" w:author="Liu, Luyu" w:date="2020-08-07T10:47:00Z">
        <w:r w:rsidR="00542001">
          <w:rPr>
            <w:rFonts w:ascii="Times New Roman" w:hAnsi="Times New Roman" w:cs="Times New Roman"/>
            <w:sz w:val="24"/>
          </w:rPr>
          <w:fldChar w:fldCharType="end"/>
        </w:r>
        <w:r w:rsidR="00542001">
          <w:rPr>
            <w:rFonts w:ascii="Times New Roman" w:hAnsi="Times New Roman" w:cs="Times New Roman"/>
            <w:sz w:val="24"/>
          </w:rPr>
          <w:t xml:space="preserve"> (</w:t>
        </w:r>
      </w:ins>
      <w:ins w:id="29" w:author="Liu, Luyu" w:date="2020-08-07T10:48:00Z">
        <w:r w:rsidR="00542001">
          <w:rPr>
            <w:rFonts w:ascii="Times New Roman" w:hAnsi="Times New Roman" w:cs="Times New Roman"/>
            <w:sz w:val="24"/>
          </w:rPr>
          <w:t>LL</w:t>
        </w:r>
      </w:ins>
      <w:ins w:id="30" w:author="Liu, Luyu" w:date="2020-08-07T10:47:00Z">
        <w:r w:rsidR="00542001">
          <w:rPr>
            <w:rFonts w:ascii="Times New Roman" w:hAnsi="Times New Roman" w:cs="Times New Roman"/>
            <w:sz w:val="24"/>
          </w:rPr>
          <w:t>)</w:t>
        </w:r>
      </w:ins>
    </w:p>
    <w:p w14:paraId="6806B80F" w14:textId="77777777" w:rsidR="00077492" w:rsidRDefault="00077492">
      <w:pPr>
        <w:spacing w:line="240" w:lineRule="auto"/>
        <w:jc w:val="center"/>
        <w:rPr>
          <w:rFonts w:ascii="Times New Roman" w:hAnsi="Times New Roman" w:cs="Times New Roman"/>
          <w:sz w:val="24"/>
        </w:rPr>
        <w:pPrChange w:id="31"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pPr>
        <w:pStyle w:val="Subtitle"/>
        <w:rPr>
          <w:ins w:id="32" w:author="Liu, Luyu" w:date="2020-08-02T21:13:00Z"/>
          <w:b w:val="0"/>
          <w:rPrChange w:id="33" w:author="Liu, Luyu" w:date="2020-08-02T21:13:00Z">
            <w:rPr>
              <w:ins w:id="34" w:author="Liu, Luyu" w:date="2020-08-02T21:13:00Z"/>
              <w:rFonts w:ascii="Times New Roman" w:hAnsi="Times New Roman" w:cs="Times New Roman"/>
              <w:b/>
              <w:sz w:val="24"/>
            </w:rPr>
          </w:rPrChange>
        </w:rPr>
        <w:pPrChange w:id="35" w:author="Liu, Luyu" w:date="2020-08-02T21:13:00Z">
          <w:pPr>
            <w:spacing w:line="480" w:lineRule="auto"/>
            <w:jc w:val="both"/>
          </w:pPr>
        </w:pPrChange>
      </w:pPr>
      <w:r w:rsidRPr="00456CA0">
        <w:rPr>
          <w:rPrChange w:id="36" w:author="Liu, Luyu" w:date="2020-08-02T21:13:00Z">
            <w:rPr>
              <w:b/>
              <w:sz w:val="24"/>
            </w:rPr>
          </w:rPrChange>
        </w:rPr>
        <w:lastRenderedPageBreak/>
        <w:t>Abstract</w:t>
      </w:r>
      <w:del w:id="37" w:author="Liu, Luyu" w:date="2020-08-02T21:13:00Z">
        <w:r w:rsidRPr="00456CA0" w:rsidDel="00456CA0">
          <w:rPr>
            <w:rPrChange w:id="38" w:author="Liu, Luyu" w:date="2020-08-02T21:13:00Z">
              <w:rPr>
                <w:b/>
                <w:sz w:val="24"/>
              </w:rPr>
            </w:rPrChange>
          </w:rPr>
          <w:delText xml:space="preserve">: </w:delText>
        </w:r>
      </w:del>
    </w:p>
    <w:p w14:paraId="64D01062" w14:textId="41AE9ED7" w:rsidR="00077492" w:rsidRPr="000D3D9B" w:rsidRDefault="00077492">
      <w:pPr>
        <w:spacing w:line="240" w:lineRule="auto"/>
        <w:jc w:val="both"/>
        <w:rPr>
          <w:rFonts w:ascii="Times New Roman" w:hAnsi="Times New Roman" w:cs="Times New Roman"/>
          <w:b/>
          <w:sz w:val="24"/>
        </w:rPr>
        <w:pPrChange w:id="39"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40" w:author="Liu, Luyu" w:date="2020-07-29T17:09:00Z">
        <w:r w:rsidRPr="00351FFE" w:rsidDel="004756B0">
          <w:rPr>
            <w:rFonts w:ascii="Times New Roman" w:hAnsi="Times New Roman" w:cs="Times New Roman"/>
            <w:i/>
            <w:sz w:val="24"/>
          </w:rPr>
          <w:delText xml:space="preserve">floor </w:delText>
        </w:r>
      </w:del>
      <w:ins w:id="41"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42"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43"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w:t>
      </w:r>
      <w:ins w:id="44" w:author="Miller, Harvey J." w:date="2020-08-04T09:48:00Z">
        <w:r w:rsidR="005F746B">
          <w:rPr>
            <w:rFonts w:ascii="Times New Roman" w:hAnsi="Times New Roman" w:cs="Times New Roman"/>
            <w:sz w:val="24"/>
          </w:rPr>
          <w:t xml:space="preserve"> rate</w:t>
        </w:r>
      </w:ins>
      <w:r>
        <w:rPr>
          <w:rFonts w:ascii="Times New Roman" w:hAnsi="Times New Roman" w:cs="Times New Roman"/>
          <w:sz w:val="24"/>
        </w:rPr>
        <w:t xml:space="preserve"> </w:t>
      </w:r>
      <w:ins w:id="45" w:author="Miller, Harvey J." w:date="2020-08-04T09:48:00Z">
        <w:r w:rsidR="005F746B">
          <w:rPr>
            <w:rFonts w:ascii="Times New Roman" w:hAnsi="Times New Roman" w:cs="Times New Roman"/>
            <w:sz w:val="24"/>
          </w:rPr>
          <w:t>attenuated</w:t>
        </w:r>
      </w:ins>
      <w:del w:id="46" w:author="Miller, Harvey J." w:date="2020-08-04T09:48:00Z">
        <w:r w:rsidDel="005F746B">
          <w:rPr>
            <w:rFonts w:ascii="Times New Roman" w:hAnsi="Times New Roman" w:cs="Times New Roman"/>
            <w:sz w:val="24"/>
          </w:rPr>
          <w:delText>decreased</w:delText>
        </w:r>
      </w:del>
      <w:r>
        <w:rPr>
          <w:rFonts w:ascii="Times New Roman" w:hAnsi="Times New Roman" w:cs="Times New Roman"/>
          <w:sz w:val="24"/>
        </w:rPr>
        <w:t>.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w:t>
      </w:r>
      <w:ins w:id="47" w:author="Miller, Harvey J." w:date="2020-08-04T09:49:00Z">
        <w:r w:rsidR="005F746B">
          <w:rPr>
            <w:rFonts w:ascii="Times New Roman" w:hAnsi="Times New Roman" w:cs="Times New Roman"/>
            <w:sz w:val="24"/>
          </w:rPr>
          <w:t xml:space="preserve">higher proportions of </w:t>
        </w:r>
      </w:ins>
      <w:del w:id="48" w:author="Miller, Harvey J." w:date="2020-08-04T09:49:00Z">
        <w:r w:rsidRPr="00FB6459" w:rsidDel="005F746B">
          <w:rPr>
            <w:rFonts w:ascii="Times New Roman" w:hAnsi="Times New Roman" w:cs="Times New Roman"/>
            <w:sz w:val="24"/>
          </w:rPr>
          <w:delText xml:space="preserve">more </w:delText>
        </w:r>
      </w:del>
      <w:r w:rsidRPr="00FB6459">
        <w:rPr>
          <w:rFonts w:ascii="Times New Roman" w:hAnsi="Times New Roman" w:cs="Times New Roman"/>
          <w:sz w:val="24"/>
        </w:rPr>
        <w:t>essential workers,</w:t>
      </w:r>
      <w:ins w:id="49" w:author="Miller, Harvey J." w:date="2020-08-04T09:50:00Z">
        <w:r w:rsidR="005F359C">
          <w:rPr>
            <w:rFonts w:ascii="Times New Roman" w:hAnsi="Times New Roman" w:cs="Times New Roman"/>
            <w:sz w:val="24"/>
          </w:rPr>
          <w:t xml:space="preserve"> </w:t>
        </w:r>
      </w:ins>
      <w:del w:id="50" w:author="Miller, Harvey J." w:date="2020-08-04T09:50:00Z">
        <w:r w:rsidRPr="00FB6459" w:rsidDel="005F359C">
          <w:rPr>
            <w:rFonts w:ascii="Times New Roman" w:hAnsi="Times New Roman" w:cs="Times New Roman"/>
            <w:sz w:val="24"/>
          </w:rPr>
          <w:delText xml:space="preserve"> </w:delText>
        </w:r>
        <w:r w:rsidDel="005F359C">
          <w:rPr>
            <w:rFonts w:ascii="Times New Roman" w:hAnsi="Times New Roman" w:cs="Times New Roman"/>
            <w:sz w:val="24"/>
          </w:rPr>
          <w:delText xml:space="preserve">a </w:delText>
        </w:r>
        <w:r w:rsidRPr="000D3D9B" w:rsidDel="005F359C">
          <w:rPr>
            <w:rFonts w:ascii="Times New Roman" w:hAnsi="Times New Roman" w:cs="Times New Roman"/>
            <w:sz w:val="24"/>
          </w:rPr>
          <w:delText xml:space="preserve">more </w:delText>
        </w:r>
      </w:del>
      <w:r w:rsidRPr="000D3D9B">
        <w:rPr>
          <w:rFonts w:ascii="Times New Roman" w:hAnsi="Times New Roman" w:cs="Times New Roman"/>
          <w:sz w:val="24"/>
        </w:rPr>
        <w:t>vulnerable population</w:t>
      </w:r>
      <w:ins w:id="51" w:author="Miller, Harvey J." w:date="2020-08-04T10:33:00Z">
        <w:r w:rsidR="001E3C34">
          <w:rPr>
            <w:rFonts w:ascii="Times New Roman" w:hAnsi="Times New Roman" w:cs="Times New Roman"/>
            <w:sz w:val="24"/>
          </w:rPr>
          <w:t>s</w:t>
        </w:r>
      </w:ins>
      <w:r>
        <w:rPr>
          <w:rFonts w:ascii="Times New Roman" w:hAnsi="Times New Roman" w:cs="Times New Roman"/>
          <w:sz w:val="24"/>
        </w:rPr>
        <w:t xml:space="preserve"> (African American, Hispanic, </w:t>
      </w:r>
      <w:ins w:id="52" w:author="Liu, Luyu" w:date="2020-08-07T19:42:00Z">
        <w:r w:rsidR="0059321C">
          <w:rPr>
            <w:rFonts w:ascii="Times New Roman" w:hAnsi="Times New Roman" w:cs="Times New Roman"/>
            <w:sz w:val="24"/>
          </w:rPr>
          <w:t>F</w:t>
        </w:r>
      </w:ins>
      <w:del w:id="53" w:author="Liu, Luyu" w:date="2020-08-07T19:42:00Z">
        <w:r w:rsidDel="0059321C">
          <w:rPr>
            <w:rFonts w:ascii="Times New Roman" w:hAnsi="Times New Roman" w:cs="Times New Roman"/>
            <w:sz w:val="24"/>
          </w:rPr>
          <w:delText>f</w:delText>
        </w:r>
      </w:del>
      <w:r>
        <w:rPr>
          <w:rFonts w:ascii="Times New Roman" w:hAnsi="Times New Roman" w:cs="Times New Roman"/>
          <w:sz w:val="24"/>
        </w:rPr>
        <w:t xml:space="preserve">emale, and people over 45 years old), and more </w:t>
      </w:r>
      <w:ins w:id="54" w:author="Miller, Harvey J." w:date="2020-08-06T08:15:00Z">
        <w:r w:rsidR="00CC4048">
          <w:rPr>
            <w:rFonts w:ascii="Times New Roman" w:hAnsi="Times New Roman" w:cs="Times New Roman"/>
            <w:sz w:val="24"/>
          </w:rPr>
          <w:t>c</w:t>
        </w:r>
      </w:ins>
      <w:del w:id="55" w:author="Miller, Harvey J." w:date="2020-08-06T08:15:00Z">
        <w:r w:rsidDel="00CC4048">
          <w:rPr>
            <w:rFonts w:ascii="Times New Roman" w:hAnsi="Times New Roman" w:cs="Times New Roman"/>
            <w:sz w:val="24"/>
          </w:rPr>
          <w:delText>C</w:delText>
        </w:r>
      </w:del>
      <w:r>
        <w:rPr>
          <w:rFonts w:ascii="Times New Roman" w:hAnsi="Times New Roman" w:cs="Times New Roman"/>
          <w:sz w:val="24"/>
        </w:rPr>
        <w:t xml:space="preserve">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w:t>
      </w:r>
      <w:del w:id="56" w:author="Miller, Harvey J." w:date="2020-08-04T10:34:00Z">
        <w:r w:rsidRPr="007D4AA6" w:rsidDel="001E3C34">
          <w:rPr>
            <w:rFonts w:ascii="Times New Roman" w:hAnsi="Times New Roman" w:cs="Times New Roman"/>
            <w:sz w:val="24"/>
          </w:rPr>
          <w:delText>dditionally, a</w:delText>
        </w:r>
      </w:del>
      <w:r w:rsidRPr="007D4AA6">
        <w:rPr>
          <w:rFonts w:ascii="Times New Roman" w:hAnsi="Times New Roman" w:cs="Times New Roman"/>
          <w:sz w:val="24"/>
        </w:rPr>
        <w:t>pproximately half of the agencies experienced their decline before the local spread of COVID-19 likely began</w:t>
      </w:r>
      <w:ins w:id="57" w:author="Miller, Harvey J." w:date="2020-08-04T09:51:00Z">
        <w:r w:rsidR="005F359C">
          <w:rPr>
            <w:rFonts w:ascii="Times New Roman" w:hAnsi="Times New Roman" w:cs="Times New Roman"/>
            <w:sz w:val="24"/>
          </w:rPr>
          <w:t xml:space="preserve">; </w:t>
        </w:r>
      </w:ins>
      <w:del w:id="58" w:author="Miller, Harvey J." w:date="2020-08-04T09:51:00Z">
        <w:r w:rsidDel="005F359C">
          <w:rPr>
            <w:rFonts w:ascii="Times New Roman" w:hAnsi="Times New Roman" w:cs="Times New Roman"/>
            <w:sz w:val="24"/>
          </w:rPr>
          <w:delText xml:space="preserve"> and </w:delText>
        </w:r>
      </w:del>
      <w:r>
        <w:rPr>
          <w:rFonts w:ascii="Times New Roman" w:hAnsi="Times New Roman" w:cs="Times New Roman"/>
          <w:sz w:val="24"/>
        </w:rPr>
        <w:t>most of the</w:t>
      </w:r>
      <w:ins w:id="59" w:author="Miller, Harvey J." w:date="2020-08-04T09:51:00Z">
        <w:r w:rsidR="005F359C">
          <w:rPr>
            <w:rFonts w:ascii="Times New Roman" w:hAnsi="Times New Roman" w:cs="Times New Roman"/>
            <w:sz w:val="24"/>
          </w:rPr>
          <w:t>se</w:t>
        </w:r>
      </w:ins>
      <w:del w:id="60" w:author="Miller, Harvey J." w:date="2020-08-04T09:51:00Z">
        <w:r w:rsidDel="005F359C">
          <w:rPr>
            <w:rFonts w:ascii="Times New Roman" w:hAnsi="Times New Roman" w:cs="Times New Roman"/>
            <w:sz w:val="24"/>
          </w:rPr>
          <w:delText>m</w:delText>
        </w:r>
      </w:del>
      <w:r>
        <w:rPr>
          <w:rFonts w:ascii="Times New Roman" w:hAnsi="Times New Roman" w:cs="Times New Roman"/>
          <w:sz w:val="24"/>
        </w:rPr>
        <w:t xml:space="preserve"> are </w:t>
      </w:r>
      <w:del w:id="61" w:author="Miller, Harvey J." w:date="2020-08-04T09:51:00Z">
        <w:r w:rsidDel="005F359C">
          <w:rPr>
            <w:rFonts w:ascii="Times New Roman" w:hAnsi="Times New Roman" w:cs="Times New Roman"/>
            <w:sz w:val="24"/>
          </w:rPr>
          <w:delText xml:space="preserve">concentrated </w:delText>
        </w:r>
      </w:del>
      <w:r>
        <w:rPr>
          <w:rFonts w:ascii="Times New Roman" w:hAnsi="Times New Roman" w:cs="Times New Roman"/>
          <w:sz w:val="24"/>
        </w:rPr>
        <w:t xml:space="preserve">in </w:t>
      </w:r>
      <w:ins w:id="62" w:author="Miller, Harvey J." w:date="2020-08-04T09:51:00Z">
        <w:r w:rsidR="005F359C">
          <w:rPr>
            <w:rFonts w:ascii="Times New Roman" w:hAnsi="Times New Roman" w:cs="Times New Roman"/>
            <w:sz w:val="24"/>
          </w:rPr>
          <w:t xml:space="preserve">the US </w:t>
        </w:r>
      </w:ins>
      <w:r>
        <w:rPr>
          <w:rFonts w:ascii="Times New Roman" w:hAnsi="Times New Roman" w:cs="Times New Roman"/>
          <w:sz w:val="24"/>
        </w:rPr>
        <w:t>Midwest</w:t>
      </w:r>
      <w:ins w:id="63" w:author="Miller, Harvey J." w:date="2020-08-04T09:51:00Z">
        <w:r w:rsidR="005F359C">
          <w:rPr>
            <w:rFonts w:ascii="Times New Roman" w:hAnsi="Times New Roman" w:cs="Times New Roman"/>
            <w:sz w:val="24"/>
          </w:rPr>
          <w:t xml:space="preserve">.  </w:t>
        </w:r>
      </w:ins>
      <w:del w:id="64" w:author="Miller, Harvey J." w:date="2020-08-04T09:51:00Z">
        <w:r w:rsidDel="005F359C">
          <w:rPr>
            <w:rFonts w:ascii="Times New Roman" w:hAnsi="Times New Roman" w:cs="Times New Roman"/>
            <w:sz w:val="24"/>
          </w:rPr>
          <w:delText xml:space="preserve">; </w:delText>
        </w:r>
      </w:del>
      <w:ins w:id="65" w:author="Miller, Harvey J." w:date="2020-08-04T10:35:00Z">
        <w:r w:rsidR="001E3C34">
          <w:rPr>
            <w:rFonts w:ascii="Times New Roman" w:hAnsi="Times New Roman" w:cs="Times New Roman"/>
            <w:sz w:val="24"/>
          </w:rPr>
          <w:t>A</w:t>
        </w:r>
      </w:ins>
      <w:del w:id="66" w:author="Miller, Harvey J." w:date="2020-08-04T09:51:00Z">
        <w:r w:rsidDel="005F359C">
          <w:rPr>
            <w:rFonts w:ascii="Times New Roman" w:hAnsi="Times New Roman" w:cs="Times New Roman"/>
            <w:sz w:val="24"/>
          </w:rPr>
          <w:delText>h</w:delText>
        </w:r>
      </w:del>
      <w:del w:id="67" w:author="Miller, Harvey J." w:date="2020-08-04T10:34:00Z">
        <w:r w:rsidDel="001E3C34">
          <w:rPr>
            <w:rFonts w:ascii="Times New Roman" w:hAnsi="Times New Roman" w:cs="Times New Roman"/>
            <w:sz w:val="24"/>
          </w:rPr>
          <w:delText>owever, a</w:delText>
        </w:r>
      </w:del>
      <w:r>
        <w:rPr>
          <w:rFonts w:ascii="Times New Roman" w:hAnsi="Times New Roman" w:cs="Times New Roman"/>
          <w:sz w:val="24"/>
        </w:rPr>
        <w:t>lmost no transit systems finished the</w:t>
      </w:r>
      <w:ins w:id="68" w:author="Miller, Harvey J." w:date="2020-08-04T09:52:00Z">
        <w:r w:rsidR="005F359C">
          <w:rPr>
            <w:rFonts w:ascii="Times New Roman" w:hAnsi="Times New Roman" w:cs="Times New Roman"/>
            <w:sz w:val="24"/>
          </w:rPr>
          <w:t>ir</w:t>
        </w:r>
      </w:ins>
      <w:r>
        <w:rPr>
          <w:rFonts w:ascii="Times New Roman" w:hAnsi="Times New Roman" w:cs="Times New Roman"/>
          <w:sz w:val="24"/>
        </w:rPr>
        <w:t xml:space="preserve"> decline </w:t>
      </w:r>
      <w:ins w:id="69" w:author="Miller, Harvey J." w:date="2020-08-04T09:52:00Z">
        <w:r w:rsidR="005F359C">
          <w:rPr>
            <w:rFonts w:ascii="Times New Roman" w:hAnsi="Times New Roman" w:cs="Times New Roman"/>
            <w:sz w:val="24"/>
          </w:rPr>
          <w:t>periods</w:t>
        </w:r>
      </w:ins>
      <w:del w:id="70" w:author="Miller, Harvey J." w:date="2020-08-04T09:52:00Z">
        <w:r w:rsidDel="005F359C">
          <w:rPr>
            <w:rFonts w:ascii="Times New Roman" w:hAnsi="Times New Roman" w:cs="Times New Roman"/>
            <w:sz w:val="24"/>
          </w:rPr>
          <w:delText>process</w:delText>
        </w:r>
      </w:del>
      <w:r>
        <w:rPr>
          <w:rFonts w:ascii="Times New Roman" w:hAnsi="Times New Roman" w:cs="Times New Roman"/>
          <w:sz w:val="24"/>
        </w:rPr>
        <w:t xml:space="preserve"> before </w:t>
      </w:r>
      <w:del w:id="71" w:author="Miller, Harvey J." w:date="2020-08-04T09:52:00Z">
        <w:r w:rsidDel="005F359C">
          <w:rPr>
            <w:rFonts w:ascii="Times New Roman" w:hAnsi="Times New Roman" w:cs="Times New Roman"/>
            <w:sz w:val="24"/>
          </w:rPr>
          <w:delText xml:space="preserve">the </w:delText>
        </w:r>
      </w:del>
      <w:r>
        <w:rPr>
          <w:rFonts w:ascii="Times New Roman" w:hAnsi="Times New Roman" w:cs="Times New Roman"/>
          <w:sz w:val="24"/>
        </w:rPr>
        <w:t xml:space="preserve">local community spread. We also compare hourly demand profiles for each system before and during COVID-19 using ordinary Procrustes distance analysis. The results show substantial departures from typical weekday hourly demand profiles. </w:t>
      </w:r>
      <w:del w:id="72" w:author="Liu, Luyu" w:date="2020-08-07T19:38:00Z">
        <w:r w:rsidDel="003C0FA1">
          <w:rPr>
            <w:rFonts w:ascii="Times New Roman" w:hAnsi="Times New Roman" w:cs="Times New Roman"/>
            <w:sz w:val="24"/>
          </w:rPr>
          <w:delText>We also find that COVID-19 shifted morning rush hours differently for various cities</w:delText>
        </w:r>
      </w:del>
      <w:ins w:id="73" w:author="Miller, Harvey J." w:date="2020-08-04T10:36:00Z">
        <w:del w:id="74" w:author="Liu, Luyu" w:date="2020-08-07T19:38:00Z">
          <w:r w:rsidR="001E3C34" w:rsidDel="003C0FA1">
            <w:rPr>
              <w:rFonts w:ascii="Times New Roman" w:hAnsi="Times New Roman" w:cs="Times New Roman"/>
              <w:sz w:val="24"/>
            </w:rPr>
            <w:delText xml:space="preserve"> </w:delText>
          </w:r>
        </w:del>
      </w:ins>
      <w:del w:id="75" w:author="Liu, Luyu" w:date="2020-08-07T19:38:00Z">
        <w:r w:rsidDel="003C0FA1">
          <w:rPr>
            <w:rFonts w:ascii="Times New Roman" w:hAnsi="Times New Roman" w:cs="Times New Roman"/>
            <w:sz w:val="24"/>
          </w:rPr>
          <w:delText>, but shifted afternoon rush hours</w:delText>
        </w:r>
        <w:r w:rsidDel="003C0FA1">
          <w:rPr>
            <w:rFonts w:ascii="Times New Roman" w:hAnsi="Times New Roman" w:cs="Times New Roman" w:hint="eastAsia"/>
            <w:sz w:val="24"/>
          </w:rPr>
          <w:delText xml:space="preserve"> </w:delText>
        </w:r>
        <w:r w:rsidDel="003C0FA1">
          <w:rPr>
            <w:rFonts w:ascii="Times New Roman" w:hAnsi="Times New Roman" w:cs="Times New Roman"/>
            <w:sz w:val="24"/>
          </w:rPr>
          <w:delText>generally earlier.</w:delText>
        </w:r>
        <w:r w:rsidRPr="00E4128B" w:rsidDel="003C0FA1">
          <w:rPr>
            <w:rFonts w:ascii="Times New Roman" w:hAnsi="Times New Roman" w:cs="Times New Roman"/>
            <w:sz w:val="24"/>
          </w:rPr>
          <w:delText xml:space="preserve"> </w:delText>
        </w:r>
      </w:del>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76"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77"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78" w:author="Liu, Luyu" w:date="2020-07-20T23:14:00Z">
          <w:pPr>
            <w:spacing w:line="480" w:lineRule="auto"/>
          </w:pPr>
        </w:pPrChange>
      </w:pPr>
    </w:p>
    <w:p w14:paraId="152A343F" w14:textId="77777777" w:rsidR="00077492" w:rsidRPr="009457DC" w:rsidRDefault="00077492">
      <w:pPr>
        <w:pStyle w:val="Subtitle"/>
        <w:pPrChange w:id="79" w:author="Liu, Luyu" w:date="2020-08-02T21:13:00Z">
          <w:pPr>
            <w:pStyle w:val="ListParagraph"/>
            <w:numPr>
              <w:numId w:val="2"/>
            </w:numPr>
            <w:spacing w:line="480" w:lineRule="auto"/>
            <w:ind w:left="360" w:hanging="360"/>
          </w:pPr>
        </w:pPrChange>
      </w:pPr>
      <w:r w:rsidRPr="009457DC">
        <w:t>Introduction</w:t>
      </w:r>
    </w:p>
    <w:p w14:paraId="69678D52" w14:textId="419F7E50" w:rsidR="008D5D97" w:rsidRDefault="00077492">
      <w:pPr>
        <w:spacing w:line="240" w:lineRule="auto"/>
        <w:ind w:firstLine="720"/>
        <w:jc w:val="both"/>
        <w:rPr>
          <w:ins w:id="80" w:author="Miller, Harvey J." w:date="2020-08-04T13:09:00Z"/>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w:t>
      </w:r>
      <w:ins w:id="81" w:author="Miller, Harvey J." w:date="2020-08-04T12:06:00Z">
        <w:r w:rsidR="002130A1">
          <w:rPr>
            <w:rFonts w:ascii="Times New Roman" w:hAnsi="Times New Roman" w:cs="Times New Roman"/>
            <w:sz w:val="24"/>
          </w:rPr>
          <w:t xml:space="preserve">pandemic </w:t>
        </w:r>
      </w:ins>
      <w:del w:id="82" w:author="Miller, Harvey J." w:date="2020-08-04T12:06:00Z">
        <w:r w:rsidDel="002130A1">
          <w:rPr>
            <w:rFonts w:ascii="Times New Roman" w:hAnsi="Times New Roman" w:cs="Times New Roman"/>
            <w:sz w:val="24"/>
          </w:rPr>
          <w:delText xml:space="preserve">health crisis </w:delText>
        </w:r>
      </w:del>
      <w:r>
        <w:rPr>
          <w:rFonts w:ascii="Times New Roman" w:hAnsi="Times New Roman" w:cs="Times New Roman"/>
          <w:sz w:val="24"/>
        </w:rPr>
        <w:t xml:space="preserve">due to its </w:t>
      </w:r>
      <w:del w:id="83" w:author="Miller, Harvey J." w:date="2020-08-04T12:46:00Z">
        <w:r w:rsidDel="005C1F65">
          <w:rPr>
            <w:rFonts w:ascii="Times New Roman" w:hAnsi="Times New Roman" w:cs="Times New Roman"/>
            <w:sz w:val="24"/>
          </w:rPr>
          <w:delText xml:space="preserve">high </w:delText>
        </w:r>
      </w:del>
      <w:r>
        <w:rPr>
          <w:rFonts w:ascii="Times New Roman" w:hAnsi="Times New Roman" w:cs="Times New Roman"/>
          <w:sz w:val="24"/>
        </w:rPr>
        <w:t>contagiousness, fatality rate</w:t>
      </w:r>
      <w:ins w:id="84" w:author="Miller, Harvey J." w:date="2020-08-04T12:46:00Z">
        <w:r w:rsidR="005C1F65">
          <w:rPr>
            <w:rFonts w:ascii="Times New Roman" w:hAnsi="Times New Roman" w:cs="Times New Roman"/>
            <w:sz w:val="24"/>
          </w:rPr>
          <w:t>s</w:t>
        </w:r>
      </w:ins>
      <w:r>
        <w:rPr>
          <w:rFonts w:ascii="Times New Roman" w:hAnsi="Times New Roman" w:cs="Times New Roman"/>
          <w:sz w:val="24"/>
        </w:rPr>
        <w:t xml:space="preserve">, and lack of </w:t>
      </w:r>
      <w:ins w:id="85" w:author="Miller, Harvey J." w:date="2020-08-04T12:46:00Z">
        <w:r w:rsidR="005C1F65">
          <w:rPr>
            <w:rFonts w:ascii="Times New Roman" w:hAnsi="Times New Roman" w:cs="Times New Roman"/>
            <w:sz w:val="24"/>
          </w:rPr>
          <w:t xml:space="preserve">effective </w:t>
        </w:r>
      </w:ins>
      <w:del w:id="86" w:author="Miller, Harvey J." w:date="2020-08-04T12:46:00Z">
        <w:r w:rsidDel="005C1F65">
          <w:rPr>
            <w:rFonts w:ascii="Times New Roman" w:hAnsi="Times New Roman" w:cs="Times New Roman"/>
            <w:sz w:val="24"/>
          </w:rPr>
          <w:delText xml:space="preserve">known </w:delText>
        </w:r>
      </w:del>
      <w:r>
        <w:rPr>
          <w:rFonts w:ascii="Times New Roman" w:hAnsi="Times New Roman" w:cs="Times New Roman"/>
          <w:sz w:val="24"/>
        </w:rPr>
        <w:t xml:space="preserve">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w:t>
      </w:r>
      <w:ins w:id="87" w:author="Miller, Harvey J." w:date="2020-08-04T10:36:00Z">
        <w:r w:rsidR="001E3C34">
          <w:rPr>
            <w:rFonts w:ascii="Times New Roman" w:hAnsi="Times New Roman" w:cs="Times New Roman"/>
            <w:sz w:val="24"/>
          </w:rPr>
          <w:t xml:space="preserve">. </w:t>
        </w:r>
      </w:ins>
      <w:ins w:id="88" w:author="Liu, Luyu" w:date="2020-08-04T21:23:00Z">
        <w:r w:rsidR="00C647E3">
          <w:rPr>
            <w:rFonts w:ascii="Times New Roman" w:hAnsi="Times New Roman" w:cs="Times New Roman"/>
            <w:sz w:val="24"/>
          </w:rPr>
          <w:t>States</w:t>
        </w:r>
      </w:ins>
      <w:ins w:id="89" w:author="Miller, Harvey J." w:date="2020-08-04T10:36:00Z">
        <w:del w:id="90" w:author="Liu, Luyu" w:date="2020-08-04T21:23:00Z">
          <w:r w:rsidR="001E3C34" w:rsidDel="00C647E3">
            <w:rPr>
              <w:rFonts w:ascii="Times New Roman" w:hAnsi="Times New Roman" w:cs="Times New Roman"/>
              <w:sz w:val="24"/>
            </w:rPr>
            <w:delText>S</w:delText>
          </w:r>
        </w:del>
      </w:ins>
      <w:del w:id="91" w:author="Miller, Harvey J." w:date="2020-08-04T10:36:00Z">
        <w:r w:rsidDel="001E3C34">
          <w:rPr>
            <w:rFonts w:ascii="Times New Roman" w:hAnsi="Times New Roman" w:cs="Times New Roman"/>
            <w:sz w:val="24"/>
          </w:rPr>
          <w:delText>; s</w:delText>
        </w:r>
      </w:del>
      <w:del w:id="92" w:author="Liu, Luyu" w:date="2020-08-04T21:22:00Z">
        <w:r w:rsidDel="00C647E3">
          <w:rPr>
            <w:rFonts w:ascii="Times New Roman" w:hAnsi="Times New Roman" w:cs="Times New Roman"/>
            <w:sz w:val="24"/>
          </w:rPr>
          <w:delText>tates</w:delText>
        </w:r>
      </w:del>
      <w:r>
        <w:rPr>
          <w:rFonts w:ascii="Times New Roman" w:hAnsi="Times New Roman" w:cs="Times New Roman"/>
          <w:sz w:val="24"/>
        </w:rPr>
        <w:t xml:space="preserve"> and cities followed these and </w:t>
      </w:r>
      <w:ins w:id="93" w:author="Miller, Harvey J." w:date="2020-08-04T12:42:00Z">
        <w:r w:rsidR="005C1F65">
          <w:rPr>
            <w:rFonts w:ascii="Times New Roman" w:hAnsi="Times New Roman" w:cs="Times New Roman"/>
            <w:sz w:val="24"/>
          </w:rPr>
          <w:t xml:space="preserve">other </w:t>
        </w:r>
      </w:ins>
      <w:del w:id="94" w:author="Miller, Harvey J." w:date="2020-08-04T12:42:00Z">
        <w:r w:rsidDel="005C1F65">
          <w:rPr>
            <w:rFonts w:ascii="Times New Roman" w:hAnsi="Times New Roman" w:cs="Times New Roman"/>
            <w:sz w:val="24"/>
          </w:rPr>
          <w:delText xml:space="preserve">similar </w:delText>
        </w:r>
      </w:del>
      <w:r>
        <w:rPr>
          <w:rFonts w:ascii="Times New Roman" w:hAnsi="Times New Roman" w:cs="Times New Roman"/>
          <w:sz w:val="24"/>
        </w:rPr>
        <w:t xml:space="preserve">guidelines, closing schools and businesses, and issuing calls to stay at home. These sudden and unprecedented shutdowns led to declines in travel demand at all geographic scales and </w:t>
      </w:r>
      <w:ins w:id="95" w:author="Miller, Harvey J." w:date="2020-08-04T10:38:00Z">
        <w:r w:rsidR="001E3C34">
          <w:rPr>
            <w:rFonts w:ascii="Times New Roman" w:hAnsi="Times New Roman" w:cs="Times New Roman"/>
            <w:sz w:val="24"/>
          </w:rPr>
          <w:t xml:space="preserve">across </w:t>
        </w:r>
      </w:ins>
      <w:r>
        <w:rPr>
          <w:rFonts w:ascii="Times New Roman" w:hAnsi="Times New Roman" w:cs="Times New Roman"/>
          <w:sz w:val="24"/>
        </w:rPr>
        <w:t xml:space="preserve">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ins w:id="96" w:author="Miller, Harvey J." w:date="2020-08-04T12:45:00Z">
        <w:r w:rsidR="005C1F65">
          <w:rPr>
            <w:rFonts w:ascii="Times New Roman" w:hAnsi="Times New Roman" w:cs="Times New Roman"/>
            <w:sz w:val="24"/>
          </w:rPr>
          <w:t xml:space="preserve">  </w:t>
        </w:r>
      </w:ins>
    </w:p>
    <w:p w14:paraId="4A8A4AEC" w14:textId="3A070A04" w:rsidR="00D950D7" w:rsidRPr="00D950D7" w:rsidDel="00725725" w:rsidRDefault="005C1F65" w:rsidP="00D950D7">
      <w:pPr>
        <w:spacing w:line="240" w:lineRule="auto"/>
        <w:ind w:firstLine="720"/>
        <w:jc w:val="both"/>
        <w:rPr>
          <w:ins w:id="97" w:author="Miller, Harvey J." w:date="2020-08-04T13:20:00Z"/>
          <w:del w:id="98" w:author="Liu, Luyu" w:date="2020-08-09T15:47:00Z"/>
          <w:rFonts w:ascii="Times New Roman" w:hAnsi="Times New Roman" w:cs="Times New Roman"/>
          <w:sz w:val="24"/>
        </w:rPr>
      </w:pPr>
      <w:ins w:id="99" w:author="Miller, Harvey J." w:date="2020-08-04T12:45:00Z">
        <w:r>
          <w:rPr>
            <w:rFonts w:ascii="Times New Roman" w:hAnsi="Times New Roman" w:cs="Times New Roman"/>
            <w:sz w:val="24"/>
          </w:rPr>
          <w:t>Public transit is particularly vulnerable to</w:t>
        </w:r>
      </w:ins>
      <w:ins w:id="100" w:author="Miller, Harvey J." w:date="2020-08-04T12:46:00Z">
        <w:r w:rsidR="00DE68A2">
          <w:rPr>
            <w:rFonts w:ascii="Times New Roman" w:hAnsi="Times New Roman" w:cs="Times New Roman"/>
            <w:sz w:val="24"/>
          </w:rPr>
          <w:t xml:space="preserve"> disruption and shocks from pa</w:t>
        </w:r>
      </w:ins>
      <w:ins w:id="101" w:author="Miller, Harvey J." w:date="2020-08-04T12:47:00Z">
        <w:r w:rsidR="00DE68A2">
          <w:rPr>
            <w:rFonts w:ascii="Times New Roman" w:hAnsi="Times New Roman" w:cs="Times New Roman"/>
            <w:sz w:val="24"/>
          </w:rPr>
          <w:t>ndemics due to the collective nature of its mobility.</w:t>
        </w:r>
      </w:ins>
      <w:ins w:id="102" w:author="Miller, Harvey J." w:date="2020-08-04T13:09:00Z">
        <w:r w:rsidR="008D5D97">
          <w:rPr>
            <w:rFonts w:ascii="Times New Roman" w:hAnsi="Times New Roman" w:cs="Times New Roman"/>
            <w:sz w:val="24"/>
          </w:rPr>
          <w:t xml:space="preserve">  </w:t>
        </w:r>
      </w:ins>
      <w:ins w:id="103" w:author="Miller, Harvey J." w:date="2020-08-04T13:10:00Z">
        <w:r w:rsidR="008D5D97">
          <w:rPr>
            <w:rFonts w:ascii="Times New Roman" w:hAnsi="Times New Roman" w:cs="Times New Roman"/>
            <w:sz w:val="24"/>
          </w:rPr>
          <w:t>News articles and p</w:t>
        </w:r>
      </w:ins>
      <w:ins w:id="104" w:author="Miller, Harvey J." w:date="2020-08-04T13:09:00Z">
        <w:r w:rsidR="008D5D97">
          <w:rPr>
            <w:rFonts w:ascii="Times New Roman" w:hAnsi="Times New Roman" w:cs="Times New Roman"/>
            <w:sz w:val="24"/>
          </w:rPr>
          <w:t>reliminary reports from transit agencies</w:t>
        </w:r>
      </w:ins>
      <w:ins w:id="105" w:author="Miller, Harvey J." w:date="2020-08-04T13:10:00Z">
        <w:r w:rsidR="008D5D97">
          <w:rPr>
            <w:rFonts w:ascii="Times New Roman" w:hAnsi="Times New Roman" w:cs="Times New Roman"/>
            <w:sz w:val="24"/>
          </w:rPr>
          <w:t xml:space="preserve"> suggest this is the case with COVID-19.</w:t>
        </w:r>
      </w:ins>
      <w:ins w:id="106" w:author="Liu, Luyu" w:date="2020-08-04T20:50:00Z">
        <w:r w:rsidR="00C52B19">
          <w:rPr>
            <w:rFonts w:ascii="Times New Roman" w:hAnsi="Times New Roman" w:cs="Times New Roman"/>
            <w:sz w:val="24"/>
          </w:rPr>
          <w:t xml:space="preserve"> </w:t>
        </w:r>
      </w:ins>
      <w:ins w:id="107" w:author="Miller, Harvey J." w:date="2020-08-04T13:10:00Z">
        <w:del w:id="108" w:author="Liu, Luyu" w:date="2020-08-04T20:50:00Z">
          <w:r w:rsidR="008D5D97" w:rsidDel="00C52B19">
            <w:rPr>
              <w:rFonts w:ascii="Times New Roman" w:hAnsi="Times New Roman" w:cs="Times New Roman"/>
              <w:sz w:val="24"/>
            </w:rPr>
            <w:delText xml:space="preserve">  </w:delText>
          </w:r>
        </w:del>
      </w:ins>
      <w:ins w:id="109" w:author="Miller, Harvey J." w:date="2020-08-04T13:09:00Z">
        <w:del w:id="110" w:author="Liu, Luyu" w:date="2020-08-04T20:50:00Z">
          <w:r w:rsidR="008D5D97" w:rsidDel="00C52B19">
            <w:rPr>
              <w:rFonts w:ascii="Times New Roman" w:hAnsi="Times New Roman" w:cs="Times New Roman"/>
              <w:sz w:val="24"/>
            </w:rPr>
            <w:delText xml:space="preserve"> </w:delText>
          </w:r>
        </w:del>
      </w:ins>
      <w:ins w:id="111" w:author="Miller, Harvey J." w:date="2020-08-04T13:11:00Z">
        <w:r w:rsidR="008D5D97" w:rsidRPr="008D5D97">
          <w:rPr>
            <w:rFonts w:ascii="Times New Roman" w:hAnsi="Times New Roman" w:cs="Times New Roman"/>
            <w:sz w:val="24"/>
          </w:rPr>
          <w:t xml:space="preserve">For example, in Washington DC, Metrorail ridership declined by 90% and bus ridership declined by 75% by the end of March 2020 </w:t>
        </w:r>
        <w:r w:rsidR="008D5D97" w:rsidRPr="008D5D97">
          <w:rPr>
            <w:rFonts w:ascii="Times New Roman" w:hAnsi="Times New Roman" w:cs="Times New Roman"/>
            <w:sz w:val="24"/>
          </w:rPr>
          <w:fldChar w:fldCharType="begin" w:fldLock="1"/>
        </w:r>
        <w:r w:rsidR="008D5D97" w:rsidRPr="008D5D97">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sidR="008D5D97" w:rsidRPr="008D5D97">
          <w:rPr>
            <w:rFonts w:ascii="Times New Roman" w:hAnsi="Times New Roman" w:cs="Times New Roman"/>
            <w:sz w:val="24"/>
          </w:rPr>
          <w:fldChar w:fldCharType="separate"/>
        </w:r>
        <w:r w:rsidR="008D5D97" w:rsidRPr="008D5D97">
          <w:rPr>
            <w:rFonts w:ascii="Times New Roman" w:hAnsi="Times New Roman" w:cs="Times New Roman"/>
            <w:noProof/>
            <w:sz w:val="24"/>
          </w:rPr>
          <w:t>[3]</w:t>
        </w:r>
        <w:r w:rsidR="008D5D97" w:rsidRPr="008D5D97">
          <w:rPr>
            <w:rFonts w:ascii="Times New Roman" w:hAnsi="Times New Roman" w:cs="Times New Roman"/>
            <w:sz w:val="24"/>
          </w:rPr>
          <w:fldChar w:fldCharType="end"/>
        </w:r>
        <w:r w:rsidR="008D5D97" w:rsidRPr="008D5D97">
          <w:rPr>
            <w:rFonts w:ascii="Times New Roman" w:hAnsi="Times New Roman" w:cs="Times New Roman"/>
            <w:sz w:val="24"/>
          </w:rPr>
          <w:t xml:space="preserve">. </w:t>
        </w:r>
      </w:ins>
      <w:ins w:id="112" w:author="Liu, Luyu" w:date="2020-08-04T21:47:00Z">
        <w:r w:rsidR="00770DD5" w:rsidRPr="00770DD5">
          <w:rPr>
            <w:rFonts w:ascii="Times New Roman" w:hAnsi="Times New Roman" w:cs="Times New Roman"/>
            <w:sz w:val="24"/>
            <w:rPrChange w:id="113" w:author="Liu, Luyu" w:date="2020-08-04T21:48:00Z">
              <w:rPr/>
            </w:rPrChange>
          </w:rPr>
          <w:t xml:space="preserve">In contrast, some transit agencies experienced modest declines in ridership. </w:t>
        </w:r>
      </w:ins>
      <w:commentRangeStart w:id="114"/>
      <w:ins w:id="115" w:author="Miller, Harvey J." w:date="2020-08-04T13:11:00Z">
        <w:del w:id="116" w:author="Liu, Luyu" w:date="2020-08-04T20:28:00Z">
          <w:r w:rsidR="008D5D97" w:rsidRPr="008D5D97" w:rsidDel="00F709BE">
            <w:rPr>
              <w:rFonts w:ascii="Times New Roman" w:hAnsi="Times New Roman" w:cs="Times New Roman"/>
              <w:sz w:val="24"/>
            </w:rPr>
            <w:delText xml:space="preserve">Smaller transit system also experienced major declines; for example, El Dorado Transit (California) experienced a ridership decline of 75% </w:delText>
          </w:r>
          <w:r w:rsidR="008D5D97" w:rsidRPr="008D5D97" w:rsidDel="00F709BE">
            <w:rPr>
              <w:rFonts w:ascii="Times New Roman" w:hAnsi="Times New Roman" w:cs="Times New Roman"/>
              <w:sz w:val="24"/>
            </w:rPr>
            <w:fldChar w:fldCharType="begin" w:fldLock="1"/>
          </w:r>
          <w:r w:rsidR="008D5D97" w:rsidRPr="00770DD5" w:rsidDel="00F709BE">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R="008D5D97" w:rsidRPr="008D5D97" w:rsidDel="00F709BE">
            <w:rPr>
              <w:rFonts w:ascii="Times New Roman" w:hAnsi="Times New Roman" w:cs="Times New Roman"/>
              <w:sz w:val="24"/>
            </w:rPr>
            <w:fldChar w:fldCharType="separate"/>
          </w:r>
          <w:r w:rsidR="008D5D97" w:rsidRPr="00C647E3" w:rsidDel="00F709BE">
            <w:rPr>
              <w:rFonts w:ascii="Times New Roman" w:hAnsi="Times New Roman" w:cs="Times New Roman"/>
              <w:sz w:val="24"/>
            </w:rPr>
            <w:delText>[4]</w:delText>
          </w:r>
          <w:r w:rsidR="008D5D97" w:rsidRPr="008D5D97" w:rsidDel="00F709BE">
            <w:rPr>
              <w:rFonts w:ascii="Times New Roman" w:hAnsi="Times New Roman" w:cs="Times New Roman"/>
              <w:sz w:val="24"/>
            </w:rPr>
            <w:fldChar w:fldCharType="end"/>
          </w:r>
        </w:del>
      </w:ins>
      <w:commentRangeEnd w:id="114"/>
      <w:ins w:id="117" w:author="Liu, Luyu" w:date="2020-08-04T21:48:00Z">
        <w:r w:rsidR="00770DD5">
          <w:rPr>
            <w:rFonts w:ascii="Times New Roman" w:hAnsi="Times New Roman" w:cs="Times New Roman"/>
            <w:sz w:val="24"/>
          </w:rPr>
          <w:t>For example</w:t>
        </w:r>
      </w:ins>
      <w:ins w:id="118" w:author="Liu, Luyu" w:date="2020-08-04T20:28:00Z">
        <w:r w:rsidR="00F709BE">
          <w:rPr>
            <w:rFonts w:ascii="Times New Roman" w:hAnsi="Times New Roman" w:cs="Times New Roman"/>
            <w:sz w:val="24"/>
          </w:rPr>
          <w:t>,</w:t>
        </w:r>
      </w:ins>
      <w:ins w:id="119" w:author="Liu, Luyu" w:date="2020-08-04T20:40:00Z">
        <w:r w:rsidR="005A083D">
          <w:rPr>
            <w:rFonts w:ascii="Times New Roman" w:hAnsi="Times New Roman" w:cs="Times New Roman"/>
            <w:sz w:val="24"/>
          </w:rPr>
          <w:t xml:space="preserve"> </w:t>
        </w:r>
      </w:ins>
      <w:ins w:id="120" w:author="Liu, Luyu" w:date="2020-08-04T20:41:00Z">
        <w:r w:rsidR="005A083D">
          <w:rPr>
            <w:rFonts w:ascii="Times New Roman" w:hAnsi="Times New Roman" w:cs="Times New Roman"/>
            <w:sz w:val="24"/>
          </w:rPr>
          <w:t xml:space="preserve">the ridership of </w:t>
        </w:r>
      </w:ins>
      <w:ins w:id="121" w:author="Liu, Luyu" w:date="2020-08-04T20:51:00Z">
        <w:r w:rsidR="00C52B19">
          <w:rPr>
            <w:rFonts w:ascii="Times New Roman" w:hAnsi="Times New Roman" w:cs="Times New Roman"/>
            <w:sz w:val="24"/>
          </w:rPr>
          <w:t xml:space="preserve">VIA Metropolitan Transit </w:t>
        </w:r>
      </w:ins>
      <w:ins w:id="122" w:author="Liu, Luyu" w:date="2020-08-04T20:40:00Z">
        <w:r w:rsidR="005A083D">
          <w:rPr>
            <w:rFonts w:ascii="Times New Roman" w:hAnsi="Times New Roman" w:cs="Times New Roman"/>
            <w:sz w:val="24"/>
          </w:rPr>
          <w:t>in</w:t>
        </w:r>
      </w:ins>
      <w:ins w:id="123" w:author="Liu, Luyu" w:date="2020-08-04T20:51:00Z">
        <w:r w:rsidR="00C52B19">
          <w:rPr>
            <w:rFonts w:ascii="Times New Roman" w:hAnsi="Times New Roman" w:cs="Times New Roman"/>
            <w:sz w:val="24"/>
          </w:rPr>
          <w:t xml:space="preserve"> San Antonio, Texas</w:t>
        </w:r>
      </w:ins>
      <w:ins w:id="124" w:author="Liu, Luyu" w:date="2020-08-04T20:41:00Z">
        <w:r w:rsidR="005A083D">
          <w:rPr>
            <w:rFonts w:ascii="Times New Roman" w:hAnsi="Times New Roman" w:cs="Times New Roman"/>
            <w:sz w:val="24"/>
          </w:rPr>
          <w:t xml:space="preserve"> </w:t>
        </w:r>
      </w:ins>
      <w:ins w:id="125" w:author="Liu, Luyu" w:date="2020-08-04T20:43:00Z">
        <w:r w:rsidR="005A083D">
          <w:rPr>
            <w:rFonts w:ascii="Times New Roman" w:hAnsi="Times New Roman" w:cs="Times New Roman"/>
            <w:sz w:val="24"/>
          </w:rPr>
          <w:t xml:space="preserve">only declined by </w:t>
        </w:r>
      </w:ins>
      <w:ins w:id="126" w:author="Liu, Luyu" w:date="2020-08-04T20:51:00Z">
        <w:r w:rsidR="00C52B19">
          <w:rPr>
            <w:rFonts w:ascii="Times New Roman" w:hAnsi="Times New Roman" w:cs="Times New Roman"/>
            <w:sz w:val="24"/>
          </w:rPr>
          <w:t>3</w:t>
        </w:r>
      </w:ins>
      <w:ins w:id="127" w:author="Liu, Luyu" w:date="2020-08-04T20:43:00Z">
        <w:r w:rsidR="005A083D">
          <w:rPr>
            <w:rFonts w:ascii="Times New Roman" w:hAnsi="Times New Roman" w:cs="Times New Roman"/>
            <w:sz w:val="24"/>
          </w:rPr>
          <w:t>0% by the end of March, 2020</w:t>
        </w:r>
      </w:ins>
      <w:ins w:id="128" w:author="Liu, Luyu" w:date="2020-08-04T20:51:00Z">
        <w:r w:rsidR="003B1579">
          <w:rPr>
            <w:rFonts w:ascii="Times New Roman" w:hAnsi="Times New Roman" w:cs="Times New Roman"/>
            <w:sz w:val="24"/>
          </w:rPr>
          <w:t xml:space="preserve"> </w:t>
        </w:r>
      </w:ins>
      <w:ins w:id="129" w:author="Liu, Luyu" w:date="2020-08-04T21:48: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{"citationItems":[{"id":"ITEM-1","itemData":{"URL":"https://www.viainfo.net/covid-19/","accessed":{"date-parts":[["2020","8","4"]]},"author":[{"dropping-particle":"","family":"VIA Metropolitan Transit","given":"","non-dropping-particle":"","parse-names":false,"suffix":""}],"id":"ITEM-1","issued":{"date-parts":[["2020"]]},"title":"03/24/2020: VIA Continues to Run Essential Service in a Safe Environment","type":"webpage"},"uris":["http://www.mendeley.com/documents/?uuid=4c44d695-0749-43f9-b2d6-cd788fe298e4"]}],"mendeley":{"formattedCitation":"[4]","plainTextFormattedCitation":"[4]","previouslyFormattedCitation":"[4]"},"properties":{"noteIndex":0},"schema":"https://github.com/citation-style-language/schema/raw/master/csl-citation.json"}</w:instrText>
      </w:r>
      <w:r w:rsidR="00770DD5">
        <w:rPr>
          <w:rFonts w:ascii="Times New Roman" w:hAnsi="Times New Roman" w:cs="Times New Roman"/>
          <w:sz w:val="24"/>
        </w:rPr>
        <w:fldChar w:fldCharType="separate"/>
      </w:r>
      <w:r w:rsidR="00770DD5" w:rsidRPr="00770DD5">
        <w:rPr>
          <w:rFonts w:ascii="Times New Roman" w:hAnsi="Times New Roman" w:cs="Times New Roman"/>
          <w:noProof/>
          <w:sz w:val="24"/>
        </w:rPr>
        <w:t>[4]</w:t>
      </w:r>
      <w:ins w:id="130" w:author="Liu, Luyu" w:date="2020-08-04T21:48:00Z">
        <w:r w:rsidR="00770DD5">
          <w:rPr>
            <w:rFonts w:ascii="Times New Roman" w:hAnsi="Times New Roman" w:cs="Times New Roman"/>
            <w:sz w:val="24"/>
          </w:rPr>
          <w:fldChar w:fldCharType="end"/>
        </w:r>
      </w:ins>
      <w:ins w:id="131" w:author="Liu, Luyu" w:date="2020-08-04T20:43:00Z">
        <w:r w:rsidR="005A083D">
          <w:rPr>
            <w:rFonts w:ascii="Times New Roman" w:hAnsi="Times New Roman" w:cs="Times New Roman"/>
            <w:sz w:val="24"/>
          </w:rPr>
          <w:t>.</w:t>
        </w:r>
      </w:ins>
      <w:ins w:id="132" w:author="Liu, Luyu" w:date="2020-08-04T20:40:00Z">
        <w:r w:rsidR="005A083D">
          <w:rPr>
            <w:rFonts w:ascii="Times New Roman" w:hAnsi="Times New Roman" w:cs="Times New Roman"/>
            <w:sz w:val="24"/>
          </w:rPr>
          <w:t xml:space="preserve"> T</w:t>
        </w:r>
      </w:ins>
      <w:ins w:id="133" w:author="Miller, Harvey J." w:date="2020-08-04T13:11:00Z">
        <w:del w:id="134" w:author="Liu, Luyu" w:date="2020-08-04T20:40:00Z">
          <w:r w:rsidR="008D5D97" w:rsidDel="005A083D">
            <w:rPr>
              <w:rStyle w:val="CommentReference"/>
            </w:rPr>
            <w:commentReference w:id="114"/>
          </w:r>
          <w:r w:rsidR="008D5D97" w:rsidDel="005A083D">
            <w:rPr>
              <w:rFonts w:ascii="Times New Roman" w:hAnsi="Times New Roman" w:cs="Times New Roman"/>
              <w:sz w:val="24"/>
            </w:rPr>
            <w:delText xml:space="preserve">. </w:delText>
          </w:r>
        </w:del>
      </w:ins>
      <w:ins w:id="135" w:author="Miller, Harvey J." w:date="2020-08-04T13:20:00Z">
        <w:del w:id="136" w:author="Liu, Luyu" w:date="2020-08-04T20:40:00Z">
          <w:r w:rsidR="00D950D7" w:rsidRPr="00D950D7" w:rsidDel="005A083D">
            <w:rPr>
              <w:rFonts w:ascii="Times New Roman" w:hAnsi="Times New Roman" w:cs="Times New Roman"/>
              <w:sz w:val="24"/>
            </w:rPr>
            <w:delText>T</w:delText>
          </w:r>
        </w:del>
        <w:r w:rsidR="00D950D7" w:rsidRPr="00D950D7">
          <w:rPr>
            <w:rFonts w:ascii="Times New Roman" w:hAnsi="Times New Roman" w:cs="Times New Roman"/>
            <w:sz w:val="24"/>
          </w:rPr>
          <w:t xml:space="preserve">hese disparate declines reflect varying degrees of public transit dependence across communities. </w:t>
        </w:r>
      </w:ins>
      <w:ins w:id="137" w:author="Miller, Harvey J." w:date="2020-08-04T13:27:00Z">
        <w:r w:rsidR="00D950D7">
          <w:rPr>
            <w:rFonts w:ascii="Times New Roman" w:hAnsi="Times New Roman" w:cs="Times New Roman"/>
            <w:sz w:val="24"/>
          </w:rPr>
          <w:t xml:space="preserve">They also suggest </w:t>
        </w:r>
      </w:ins>
      <w:ins w:id="138" w:author="Miller, Harvey J." w:date="2020-08-04T13:28:00Z">
        <w:r w:rsidR="00D950D7">
          <w:rPr>
            <w:rFonts w:ascii="Times New Roman" w:hAnsi="Times New Roman" w:cs="Times New Roman"/>
            <w:sz w:val="24"/>
          </w:rPr>
          <w:t xml:space="preserve">different vulnerabilities of transit systems </w:t>
        </w:r>
        <w:r w:rsidR="0071544B">
          <w:rPr>
            <w:rFonts w:ascii="Times New Roman" w:hAnsi="Times New Roman" w:cs="Times New Roman"/>
            <w:sz w:val="24"/>
          </w:rPr>
          <w:t xml:space="preserve">to shocks </w:t>
        </w:r>
        <w:r w:rsidR="00D950D7">
          <w:rPr>
            <w:rFonts w:ascii="Times New Roman" w:hAnsi="Times New Roman" w:cs="Times New Roman"/>
            <w:sz w:val="24"/>
          </w:rPr>
          <w:t xml:space="preserve">since </w:t>
        </w:r>
      </w:ins>
      <w:ins w:id="139" w:author="Miller, Harvey J." w:date="2020-08-04T13:20:00Z">
        <w:r w:rsidR="00D950D7" w:rsidRPr="00D950D7">
          <w:rPr>
            <w:rFonts w:ascii="Times New Roman" w:hAnsi="Times New Roman" w:cs="Times New Roman"/>
            <w:sz w:val="24"/>
          </w:rPr>
          <w:t>drops in fare box revenue may lead to subsequent cuts in services, particularly since cash-strapped local governments may not have the ability to continue their support.</w:t>
        </w:r>
        <w:del w:id="140" w:author="Liu, Luyu" w:date="2020-08-04T20:58:00Z">
          <w:r w:rsidR="00D950D7" w:rsidRPr="00D950D7" w:rsidDel="003B1579">
            <w:rPr>
              <w:rFonts w:ascii="Times New Roman" w:hAnsi="Times New Roman" w:cs="Times New Roman"/>
              <w:sz w:val="24"/>
            </w:rPr>
            <w:delText xml:space="preserve"> </w:delText>
          </w:r>
        </w:del>
      </w:ins>
    </w:p>
    <w:p w14:paraId="4EFC81C6" w14:textId="36692AA8" w:rsidR="00D950D7" w:rsidRDefault="00D950D7">
      <w:pPr>
        <w:spacing w:line="240" w:lineRule="auto"/>
        <w:ind w:firstLine="720"/>
        <w:jc w:val="both"/>
        <w:rPr>
          <w:ins w:id="141" w:author="Miller, Harvey J." w:date="2020-08-04T13:20:00Z"/>
          <w:rFonts w:ascii="Times New Roman" w:hAnsi="Times New Roman" w:cs="Times New Roman"/>
          <w:sz w:val="24"/>
        </w:rPr>
      </w:pPr>
    </w:p>
    <w:p w14:paraId="399FC616" w14:textId="3F0238B1" w:rsidR="008D5D97" w:rsidRDefault="008D5D97" w:rsidP="008D5D97">
      <w:pPr>
        <w:spacing w:line="240" w:lineRule="auto"/>
        <w:ind w:firstLine="720"/>
        <w:jc w:val="both"/>
        <w:rPr>
          <w:ins w:id="142" w:author="Miller, Harvey J." w:date="2020-08-04T13:15:00Z"/>
          <w:rFonts w:ascii="Times New Roman" w:hAnsi="Times New Roman" w:cs="Times New Roman"/>
          <w:sz w:val="24"/>
        </w:rPr>
      </w:pPr>
      <w:ins w:id="143" w:author="Miller, Harvey J." w:date="2020-08-04T13:15:00Z">
        <w:r>
          <w:rPr>
            <w:rFonts w:ascii="Times New Roman" w:hAnsi="Times New Roman" w:cs="Times New Roman"/>
            <w:sz w:val="24"/>
          </w:rPr>
          <w:t>D</w:t>
        </w:r>
        <w:r w:rsidRPr="00CE7730">
          <w:rPr>
            <w:rFonts w:ascii="Times New Roman" w:hAnsi="Times New Roman" w:cs="Times New Roman"/>
            <w:sz w:val="24"/>
          </w:rPr>
          <w:t>ecline</w:t>
        </w:r>
        <w:r>
          <w:rPr>
            <w:rFonts w:ascii="Times New Roman" w:hAnsi="Times New Roman" w:cs="Times New Roman"/>
            <w:sz w:val="24"/>
          </w:rPr>
          <w:t xml:space="preserve">s in transit demand are also </w:t>
        </w:r>
        <w:r w:rsidRPr="00CE7730">
          <w:rPr>
            <w:rFonts w:ascii="Times New Roman" w:hAnsi="Times New Roman" w:cs="Times New Roman"/>
            <w:sz w:val="24"/>
          </w:rPr>
          <w:t xml:space="preserve">unequal across social </w:t>
        </w:r>
        <w:r>
          <w:rPr>
            <w:rFonts w:ascii="Times New Roman" w:hAnsi="Times New Roman" w:cs="Times New Roman"/>
            <w:sz w:val="24"/>
          </w:rPr>
          <w:t>groups</w:t>
        </w:r>
        <w:r w:rsidRPr="00CE7730">
          <w:rPr>
            <w:rFonts w:ascii="Times New Roman" w:hAnsi="Times New Roman" w:cs="Times New Roman"/>
            <w:sz w:val="24"/>
          </w:rPr>
          <w:t xml:space="preserve">, since many information, managerial, tech, and knowledge workers can </w:t>
        </w:r>
        <w:r>
          <w:rPr>
            <w:rFonts w:ascii="Times New Roman" w:hAnsi="Times New Roman" w:cs="Times New Roman"/>
            <w:sz w:val="24"/>
          </w:rPr>
          <w:t>work from home</w:t>
        </w:r>
        <w:r w:rsidRPr="00CE7730">
          <w:rPr>
            <w:rFonts w:ascii="Times New Roman" w:hAnsi="Times New Roman" w:cs="Times New Roman"/>
            <w:sz w:val="24"/>
          </w:rPr>
          <w:t xml:space="preserve"> while people with jobs that demand physical presence still need to travel to work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ins w:id="144"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[5]</w:t>
      </w:r>
      <w:ins w:id="145"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The remaining public transit users are likely </w:t>
        </w:r>
        <w:r>
          <w:rPr>
            <w:rFonts w:ascii="Times New Roman" w:hAnsi="Times New Roman" w:cs="Times New Roman"/>
            <w:sz w:val="24"/>
          </w:rPr>
          <w:t xml:space="preserve">transit dependent </w:t>
        </w:r>
        <w:r w:rsidRPr="00CE7730">
          <w:rPr>
            <w:rFonts w:ascii="Times New Roman" w:hAnsi="Times New Roman" w:cs="Times New Roman"/>
            <w:sz w:val="24"/>
          </w:rPr>
          <w:t xml:space="preserve">riders who </w:t>
        </w:r>
        <w:r>
          <w:rPr>
            <w:rFonts w:ascii="Times New Roman" w:hAnsi="Times New Roman" w:cs="Times New Roman"/>
            <w:sz w:val="24"/>
          </w:rPr>
          <w:t xml:space="preserve">require </w:t>
        </w:r>
        <w:r w:rsidRPr="00CE7730">
          <w:rPr>
            <w:rFonts w:ascii="Times New Roman" w:hAnsi="Times New Roman" w:cs="Times New Roman"/>
            <w:sz w:val="24"/>
          </w:rPr>
          <w:t xml:space="preserve">public transit for mobility and accessibility to jobs, health </w:t>
        </w:r>
        <w:r w:rsidRPr="00CE7730">
          <w:rPr>
            <w:rFonts w:ascii="Times New Roman" w:hAnsi="Times New Roman" w:cs="Times New Roman"/>
            <w:sz w:val="24"/>
          </w:rPr>
          <w:lastRenderedPageBreak/>
          <w:t xml:space="preserve">care, and services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ins w:id="146"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[6]</w:t>
      </w:r>
      <w:ins w:id="147"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Since only essential businesses and services were open during this period, these </w:t>
        </w:r>
      </w:ins>
      <w:ins w:id="148" w:author="Miller, Harvey J." w:date="2020-08-04T13:22:00Z">
        <w:r w:rsidR="00D950D7">
          <w:rPr>
            <w:rFonts w:ascii="Times New Roman" w:hAnsi="Times New Roman" w:cs="Times New Roman"/>
            <w:sz w:val="24"/>
          </w:rPr>
          <w:t xml:space="preserve">dependent </w:t>
        </w:r>
      </w:ins>
      <w:ins w:id="149" w:author="Miller, Harvey J." w:date="2020-08-04T13:15:00Z">
        <w:r w:rsidRPr="00CE7730">
          <w:rPr>
            <w:rFonts w:ascii="Times New Roman" w:hAnsi="Times New Roman" w:cs="Times New Roman"/>
            <w:sz w:val="24"/>
          </w:rPr>
          <w:t xml:space="preserve">riders </w:t>
        </w:r>
      </w:ins>
      <w:ins w:id="150" w:author="Miller, Harvey J." w:date="2020-08-04T13:22:00Z">
        <w:r w:rsidR="00D950D7">
          <w:rPr>
            <w:rFonts w:ascii="Times New Roman" w:hAnsi="Times New Roman" w:cs="Times New Roman"/>
            <w:sz w:val="24"/>
          </w:rPr>
          <w:t xml:space="preserve">are </w:t>
        </w:r>
      </w:ins>
      <w:ins w:id="151" w:author="Miller, Harvey J." w:date="2020-08-04T13:15:00Z">
        <w:r w:rsidRPr="00CE7730">
          <w:rPr>
            <w:rFonts w:ascii="Times New Roman" w:hAnsi="Times New Roman" w:cs="Times New Roman"/>
            <w:sz w:val="24"/>
          </w:rPr>
          <w:t xml:space="preserve">also likely performing necessary activities for themselves </w:t>
        </w:r>
        <w:r>
          <w:rPr>
            <w:rFonts w:ascii="Times New Roman" w:hAnsi="Times New Roman" w:cs="Times New Roman"/>
            <w:sz w:val="24"/>
          </w:rPr>
          <w:t xml:space="preserve">and </w:t>
        </w:r>
        <w:r w:rsidRPr="00CE7730">
          <w:rPr>
            <w:rFonts w:ascii="Times New Roman" w:hAnsi="Times New Roman" w:cs="Times New Roman"/>
            <w:sz w:val="24"/>
          </w:rPr>
          <w:t xml:space="preserve">society, highlighting the nature of public transit as a critical </w:t>
        </w:r>
        <w:r>
          <w:rPr>
            <w:rFonts w:ascii="Times New Roman" w:hAnsi="Times New Roman" w:cs="Times New Roman"/>
            <w:sz w:val="24"/>
          </w:rPr>
          <w:t>service</w:t>
        </w:r>
        <w:r w:rsidRPr="00CE7730">
          <w:rPr>
            <w:rFonts w:ascii="Times New Roman" w:hAnsi="Times New Roman" w:cs="Times New Roman"/>
            <w:sz w:val="24"/>
          </w:rPr>
          <w:t xml:space="preserve">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ins w:id="152"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[7]</w:t>
      </w:r>
      <w:ins w:id="153"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w:t>
        </w:r>
      </w:ins>
      <w:ins w:id="154" w:author="Liu, Luyu" w:date="2020-08-06T00:37:00Z">
        <w:r w:rsidR="003F0F75">
          <w:rPr>
            <w:rFonts w:ascii="Times New Roman" w:hAnsi="Times New Roman" w:cs="Times New Roman"/>
            <w:sz w:val="24"/>
          </w:rPr>
          <w:t xml:space="preserve"> </w:t>
        </w:r>
      </w:ins>
      <w:ins w:id="155" w:author="Miller, Harvey J." w:date="2020-08-04T13:15:00Z">
        <w:del w:id="156" w:author="Liu, Luyu" w:date="2020-08-06T00:37:00Z">
          <w:r w:rsidRPr="00CE7730" w:rsidDel="003F0F75">
            <w:rPr>
              <w:rFonts w:ascii="Times New Roman" w:hAnsi="Times New Roman" w:cs="Times New Roman"/>
              <w:sz w:val="24"/>
            </w:rPr>
            <w:delText xml:space="preserve"> </w:delText>
          </w:r>
          <w:r w:rsidDel="003F0F75">
            <w:rPr>
              <w:rFonts w:ascii="Times New Roman" w:hAnsi="Times New Roman" w:cs="Times New Roman"/>
              <w:sz w:val="24"/>
            </w:rPr>
            <w:delText xml:space="preserve"> </w:delText>
          </w:r>
        </w:del>
      </w:ins>
      <w:ins w:id="157" w:author="Miller, Harvey J." w:date="2020-08-04T13:21:00Z">
        <w:r w:rsidR="00D950D7">
          <w:rPr>
            <w:rFonts w:ascii="Times New Roman" w:hAnsi="Times New Roman" w:cs="Times New Roman"/>
            <w:sz w:val="24"/>
          </w:rPr>
          <w:t xml:space="preserve">These dependent riders </w:t>
        </w:r>
      </w:ins>
      <w:ins w:id="158" w:author="Miller, Harvey J." w:date="2020-08-04T13:25:00Z">
        <w:r w:rsidR="00D950D7">
          <w:rPr>
            <w:rFonts w:ascii="Times New Roman" w:hAnsi="Times New Roman" w:cs="Times New Roman"/>
            <w:sz w:val="24"/>
          </w:rPr>
          <w:t xml:space="preserve">traveling to </w:t>
        </w:r>
      </w:ins>
      <w:ins w:id="159" w:author="Miller, Harvey J." w:date="2020-08-04T13:21:00Z">
        <w:r w:rsidR="00D950D7">
          <w:rPr>
            <w:rFonts w:ascii="Times New Roman" w:hAnsi="Times New Roman" w:cs="Times New Roman"/>
            <w:sz w:val="24"/>
          </w:rPr>
          <w:t xml:space="preserve">perform essential jobs </w:t>
        </w:r>
      </w:ins>
      <w:ins w:id="160" w:author="Miller, Harvey J." w:date="2020-08-04T13:22:00Z">
        <w:r w:rsidR="00D950D7">
          <w:rPr>
            <w:rFonts w:ascii="Times New Roman" w:hAnsi="Times New Roman" w:cs="Times New Roman"/>
            <w:sz w:val="24"/>
          </w:rPr>
          <w:t xml:space="preserve">may also have a different </w:t>
        </w:r>
      </w:ins>
      <w:ins w:id="161" w:author="Miller, Harvey J." w:date="2020-08-04T13:23:00Z">
        <w:r w:rsidR="00D950D7">
          <w:rPr>
            <w:rFonts w:ascii="Times New Roman" w:hAnsi="Times New Roman" w:cs="Times New Roman"/>
            <w:sz w:val="24"/>
          </w:rPr>
          <w:t>hourly</w:t>
        </w:r>
      </w:ins>
      <w:ins w:id="162" w:author="Miller, Harvey J." w:date="2020-08-04T13:22:00Z">
        <w:r w:rsidR="00D950D7">
          <w:rPr>
            <w:rFonts w:ascii="Times New Roman" w:hAnsi="Times New Roman" w:cs="Times New Roman"/>
            <w:sz w:val="24"/>
          </w:rPr>
          <w:t xml:space="preserve"> demand profile than</w:t>
        </w:r>
      </w:ins>
      <w:ins w:id="163" w:author="Miller, Harvey J." w:date="2020-08-04T13:23:00Z">
        <w:r w:rsidR="00D950D7">
          <w:rPr>
            <w:rFonts w:ascii="Times New Roman" w:hAnsi="Times New Roman" w:cs="Times New Roman"/>
            <w:sz w:val="24"/>
          </w:rPr>
          <w:t xml:space="preserve"> the demand profile experienced by transit agencies</w:t>
        </w:r>
      </w:ins>
      <w:ins w:id="164" w:author="Miller, Harvey J." w:date="2020-08-04T13:24:00Z">
        <w:r w:rsidR="00D950D7">
          <w:rPr>
            <w:rFonts w:ascii="Times New Roman" w:hAnsi="Times New Roman" w:cs="Times New Roman"/>
            <w:sz w:val="24"/>
          </w:rPr>
          <w:t xml:space="preserve"> during normal times, reflecting a potential mismatch between their needs and transit services</w:t>
        </w:r>
      </w:ins>
      <w:ins w:id="165" w:author="Liu, Luyu" w:date="2020-08-05T15:38:00Z">
        <w:r w:rsidR="00A02E2F">
          <w:rPr>
            <w:rFonts w:ascii="Times New Roman" w:hAnsi="Times New Roman" w:cs="Times New Roman"/>
            <w:sz w:val="24"/>
          </w:rPr>
          <w:t xml:space="preserve"> </w:t>
        </w:r>
        <w:r w:rsidR="00A02E2F">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0966-6923","author":[{"dropping-particle":"","family":"Ma","given":"Xiaolei","non-dropping-particle":"","parse-names":false,"suffix":""},{"dropping-particle":"","family":"Liu","given":"Congcong","non-dropping-particle":"","parse-names":false,"suffix":""},{"dropping-particle":"","family":"Wen","given":"Huimin","non-dropping-particle":"","parse-names":false,"suffix":""},{"dropping-particle":"","family":"Wang","given":"Yunpeng","non-dropping-particle":"","parse-names":false,"suffix":""},{"dropping-particle":"","family":"Wu","given":"Yao-Jan","non-dropping-particle":"","parse-names":false,"suffix":""}],"container-title":"Journal of Transport Geography","id":"ITEM-1","issued":{"date-parts":[["2017"]]},"page":"135-145","publisher":"Elsevier","title":"Understanding commuting patterns using transit smart card data","type":"article-journal","volume":"58"},"uris":["http://www.mendeley.com/documents/?uuid=13c5198c-802d-4ac0-8377-8f24645f4e68"]}],"mendeley":{"formattedCitation":"[8]","plainTextFormattedCitation":"[8]","previouslyFormattedCitation":"[8]"},"properties":{"noteIndex":0},"schema":"https://github.com/citation-style-language/schema/raw/master/csl-citation.json"}</w:instrText>
      </w:r>
      <w:r w:rsidR="00A02E2F">
        <w:rPr>
          <w:rFonts w:ascii="Times New Roman" w:hAnsi="Times New Roman" w:cs="Times New Roman"/>
          <w:sz w:val="24"/>
        </w:rPr>
        <w:fldChar w:fldCharType="separate"/>
      </w:r>
      <w:r w:rsidR="00A02E2F" w:rsidRPr="00A02E2F">
        <w:rPr>
          <w:rFonts w:ascii="Times New Roman" w:hAnsi="Times New Roman" w:cs="Times New Roman"/>
          <w:noProof/>
          <w:sz w:val="24"/>
        </w:rPr>
        <w:t>[8]</w:t>
      </w:r>
      <w:ins w:id="166" w:author="Liu, Luyu" w:date="2020-08-05T15:38:00Z">
        <w:r w:rsidR="00A02E2F">
          <w:rPr>
            <w:rFonts w:ascii="Times New Roman" w:hAnsi="Times New Roman" w:cs="Times New Roman"/>
            <w:sz w:val="24"/>
          </w:rPr>
          <w:fldChar w:fldCharType="end"/>
        </w:r>
      </w:ins>
      <w:ins w:id="167" w:author="Miller, Harvey J." w:date="2020-08-04T13:24:00Z">
        <w:r w:rsidR="00D950D7">
          <w:rPr>
            <w:rFonts w:ascii="Times New Roman" w:hAnsi="Times New Roman" w:cs="Times New Roman"/>
            <w:sz w:val="24"/>
          </w:rPr>
          <w:t>.</w:t>
        </w:r>
      </w:ins>
      <w:ins w:id="168" w:author="Miller, Harvey J." w:date="2020-08-04T13:22:00Z">
        <w:del w:id="169" w:author="Liu, Luyu" w:date="2020-08-04T21:10:00Z">
          <w:r w:rsidR="00D950D7" w:rsidDel="0032102D">
            <w:rPr>
              <w:rFonts w:ascii="Times New Roman" w:hAnsi="Times New Roman" w:cs="Times New Roman"/>
              <w:sz w:val="24"/>
            </w:rPr>
            <w:delText xml:space="preserve">  </w:delText>
          </w:r>
        </w:del>
      </w:ins>
    </w:p>
    <w:p w14:paraId="0F2324D7" w14:textId="2FC0F8E1" w:rsidR="00077492" w:rsidDel="008D5D97" w:rsidRDefault="008D5D97">
      <w:pPr>
        <w:spacing w:line="240" w:lineRule="auto"/>
        <w:ind w:firstLine="720"/>
        <w:jc w:val="both"/>
        <w:rPr>
          <w:del w:id="170" w:author="Miller, Harvey J." w:date="2020-08-04T13:16:00Z"/>
          <w:rFonts w:ascii="Times New Roman" w:hAnsi="Times New Roman" w:cs="Times New Roman"/>
          <w:sz w:val="24"/>
        </w:rPr>
        <w:pPrChange w:id="171" w:author="Liu, Luyu" w:date="2020-08-02T21:13:00Z">
          <w:pPr>
            <w:spacing w:line="480" w:lineRule="auto"/>
            <w:jc w:val="both"/>
          </w:pPr>
        </w:pPrChange>
      </w:pPr>
      <w:ins w:id="172" w:author="Liu, Luyu" w:date="2020-07-31T15:54:00Z">
        <w:del w:id="173" w:author="Miller, Harvey J." w:date="2020-08-04T13:13:00Z">
          <w:r w:rsidRPr="008D5D97" w:rsidDel="008D5D97">
            <w:rPr>
              <w:rFonts w:ascii="Times New Roman" w:hAnsi="Times New Roman" w:cs="Times New Roman"/>
              <w:sz w:val="24"/>
            </w:rPr>
            <w:delText>The c</w:delText>
          </w:r>
        </w:del>
        <w:del w:id="174" w:author="Miller, Harvey J." w:date="2020-08-04T13:16:00Z">
          <w:r w:rsidRPr="008D5D97" w:rsidDel="008D5D97">
            <w:rPr>
              <w:rFonts w:ascii="Times New Roman" w:hAnsi="Times New Roman" w:cs="Times New Roman"/>
              <w:sz w:val="24"/>
            </w:rPr>
            <w:delText>onsequent drop in fare box revenue may lead to subsequent cuts in services, particularly since cash-strapped local governments may not have the ability to their support.</w:delText>
          </w:r>
        </w:del>
      </w:ins>
    </w:p>
    <w:p w14:paraId="1D1A5383" w14:textId="10F1549F" w:rsidR="00D81646" w:rsidDel="008D5D97" w:rsidRDefault="00077492">
      <w:pPr>
        <w:spacing w:line="240" w:lineRule="auto"/>
        <w:ind w:firstLine="720"/>
        <w:jc w:val="both"/>
        <w:rPr>
          <w:del w:id="175" w:author="Miller, Harvey J." w:date="2020-08-04T13:11:00Z"/>
          <w:moveTo w:id="176" w:author="Liu, Luyu" w:date="2020-07-31T15:54:00Z"/>
          <w:rFonts w:ascii="Times New Roman" w:hAnsi="Times New Roman" w:cs="Times New Roman"/>
          <w:sz w:val="24"/>
        </w:rPr>
        <w:pPrChange w:id="177" w:author="Miller, Harvey J." w:date="2020-08-04T13:16:00Z">
          <w:pPr>
            <w:spacing w:line="240" w:lineRule="auto"/>
            <w:jc w:val="both"/>
          </w:pPr>
        </w:pPrChange>
      </w:pPr>
      <w:del w:id="178" w:author="Miller, Harvey J." w:date="2020-08-04T13:16:00Z">
        <w:r w:rsidDel="008D5D97">
          <w:rPr>
            <w:rFonts w:ascii="Times New Roman" w:hAnsi="Times New Roman" w:cs="Times New Roman"/>
            <w:sz w:val="24"/>
          </w:rPr>
          <w:tab/>
        </w:r>
      </w:del>
      <w:del w:id="179" w:author="Miller, Harvey J." w:date="2020-08-04T10:51:00Z">
        <w:r w:rsidDel="00CE7730">
          <w:rPr>
            <w:rFonts w:ascii="Times New Roman" w:hAnsi="Times New Roman" w:cs="Times New Roman"/>
            <w:sz w:val="24"/>
          </w:rPr>
          <w:delText>P</w:delText>
        </w:r>
      </w:del>
      <w:del w:id="180" w:author="Miller, Harvey J." w:date="2020-08-04T13:12:00Z">
        <w:r w:rsidDel="008D5D97">
          <w:rPr>
            <w:rFonts w:ascii="Times New Roman" w:hAnsi="Times New Roman" w:cs="Times New Roman"/>
            <w:sz w:val="24"/>
          </w:rPr>
          <w:delText xml:space="preserve">ublic transit systems in the US experienced dramatic drops in demand and ridership due to COVID-19. </w:delText>
        </w:r>
      </w:del>
      <w:moveToRangeStart w:id="181" w:author="Liu, Luyu" w:date="2020-07-31T15:54:00Z" w:name="move47102151"/>
      <w:moveTo w:id="182" w:author="Liu, Luyu" w:date="2020-07-31T15:54:00Z">
        <w:del w:id="183" w:author="Miller, Harvey J." w:date="2020-08-04T13:12:00Z">
          <w:r w:rsidR="00D81646" w:rsidDel="008D5D97">
            <w:rPr>
              <w:rFonts w:ascii="Times New Roman" w:hAnsi="Times New Roman" w:cs="Times New Roman"/>
              <w:sz w:val="24"/>
            </w:rPr>
            <w:delText xml:space="preserve">The consequent drop in fare box revenue may lead to subsequent cuts in services, particularly since cash-strapped local governments may not have the ability to </w:delText>
          </w:r>
        </w:del>
        <w:del w:id="184" w:author="Miller, Harvey J." w:date="2020-08-04T12:37:00Z">
          <w:r w:rsidR="00D81646" w:rsidDel="005C1F65">
            <w:rPr>
              <w:rFonts w:ascii="Times New Roman" w:hAnsi="Times New Roman" w:cs="Times New Roman"/>
              <w:sz w:val="24"/>
            </w:rPr>
            <w:delText xml:space="preserve">increase </w:delText>
          </w:r>
        </w:del>
        <w:del w:id="185" w:author="Miller, Harvey J." w:date="2020-08-04T13:12:00Z">
          <w:r w:rsidR="00D81646" w:rsidDel="008D5D97">
            <w:rPr>
              <w:rFonts w:ascii="Times New Roman" w:hAnsi="Times New Roman" w:cs="Times New Roman"/>
              <w:sz w:val="24"/>
            </w:rPr>
            <w:delText>their support.</w:delText>
          </w:r>
        </w:del>
        <w:del w:id="186" w:author="Miller, Harvey J." w:date="2020-08-04T13:11:00Z">
          <w:r w:rsidR="00D81646" w:rsidDel="008D5D97">
            <w:rPr>
              <w:rFonts w:ascii="Times New Roman" w:hAnsi="Times New Roman" w:cs="Times New Roman"/>
              <w:sz w:val="24"/>
            </w:rPr>
            <w:delText xml:space="preserve"> </w:delText>
          </w:r>
        </w:del>
      </w:moveTo>
      <w:bookmarkStart w:id="187" w:name="_Hlk47434813"/>
      <w:commentRangeStart w:id="188"/>
      <w:ins w:id="189" w:author="Liu, Luyu" w:date="2020-07-31T15:54:00Z">
        <w:del w:id="190" w:author="Miller, Harvey J." w:date="2020-08-04T13:11:00Z">
          <w:r w:rsidR="00D81646" w:rsidDel="008D5D97">
            <w:rPr>
              <w:rFonts w:ascii="Times New Roman" w:hAnsi="Times New Roman" w:cs="Times New Roman"/>
              <w:sz w:val="24"/>
            </w:rPr>
            <w:delText xml:space="preserve">For example, </w:delText>
          </w:r>
        </w:del>
      </w:ins>
    </w:p>
    <w:moveToRangeEnd w:id="181"/>
    <w:p w14:paraId="3D0C9223" w14:textId="652F34EF" w:rsidR="00F74D62" w:rsidDel="005C1F65" w:rsidRDefault="00077492">
      <w:pPr>
        <w:spacing w:line="240" w:lineRule="auto"/>
        <w:ind w:firstLine="720"/>
        <w:jc w:val="both"/>
        <w:rPr>
          <w:ins w:id="191" w:author="Liu, Luyu" w:date="2020-07-31T15:35:00Z"/>
          <w:del w:id="192" w:author="Miller, Harvey J." w:date="2020-08-04T12:41:00Z"/>
          <w:rFonts w:ascii="Times New Roman" w:hAnsi="Times New Roman" w:cs="Times New Roman"/>
          <w:sz w:val="24"/>
        </w:rPr>
        <w:pPrChange w:id="193" w:author="Miller, Harvey J." w:date="2020-08-04T10:48:00Z">
          <w:pPr>
            <w:spacing w:line="240" w:lineRule="auto"/>
            <w:jc w:val="both"/>
          </w:pPr>
        </w:pPrChange>
      </w:pPr>
      <w:del w:id="194" w:author="Miller, Harvey J." w:date="2020-08-04T13:11:00Z">
        <w:r w:rsidDel="008D5D97">
          <w:rPr>
            <w:rFonts w:ascii="Times New Roman" w:hAnsi="Times New Roman" w:cs="Times New Roman"/>
            <w:sz w:val="24"/>
          </w:rPr>
          <w:delText>I</w:delText>
        </w:r>
      </w:del>
      <w:ins w:id="195" w:author="Liu, Luyu" w:date="2020-07-31T15:54:00Z">
        <w:del w:id="196" w:author="Miller, Harvey J." w:date="2020-08-04T13:11:00Z">
          <w:r w:rsidR="00D81646" w:rsidDel="008D5D97">
            <w:rPr>
              <w:rFonts w:ascii="Times New Roman" w:hAnsi="Times New Roman" w:cs="Times New Roman"/>
              <w:sz w:val="24"/>
            </w:rPr>
            <w:delText>i</w:delText>
          </w:r>
        </w:del>
      </w:ins>
      <w:del w:id="197" w:author="Miller, Harvey J." w:date="2020-08-04T13:11:00Z">
        <w:r w:rsidDel="008D5D97">
          <w:rPr>
            <w:rFonts w:ascii="Times New Roman" w:hAnsi="Times New Roman" w:cs="Times New Roman"/>
            <w:sz w:val="24"/>
          </w:rPr>
          <w:delText xml:space="preserve">n </w:delText>
        </w:r>
        <w:r w:rsidRPr="00F34A9D" w:rsidDel="008D5D97">
          <w:rPr>
            <w:rFonts w:ascii="Times New Roman" w:hAnsi="Times New Roman" w:cs="Times New Roman"/>
            <w:sz w:val="24"/>
          </w:rPr>
          <w:delText>Washington DC</w:delText>
        </w:r>
        <w:r w:rsidDel="008D5D97">
          <w:rPr>
            <w:rFonts w:ascii="Times New Roman" w:hAnsi="Times New Roman" w:cs="Times New Roman"/>
            <w:sz w:val="24"/>
          </w:rPr>
          <w:delText xml:space="preserve">, Metrorail ridership declined by 90% and bus ridership declined by 75% by the end of March 2020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[3]</w:delText>
        </w:r>
        <w:r w:rsidDel="008D5D97">
          <w:rPr>
            <w:rFonts w:ascii="Times New Roman" w:hAnsi="Times New Roman" w:cs="Times New Roman"/>
            <w:sz w:val="24"/>
          </w:rPr>
          <w:fldChar w:fldCharType="end"/>
        </w:r>
        <w:r w:rsidDel="008D5D97">
          <w:rPr>
            <w:rFonts w:ascii="Times New Roman" w:hAnsi="Times New Roman" w:cs="Times New Roman"/>
            <w:sz w:val="24"/>
          </w:rPr>
          <w:delText xml:space="preserve">. Smaller transit system also experienced major declines; for example, El Dorado Transit (California) experienced a ridership decline of 75%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[4]</w:delText>
        </w:r>
        <w:r w:rsidDel="008D5D97">
          <w:rPr>
            <w:rFonts w:ascii="Times New Roman" w:hAnsi="Times New Roman" w:cs="Times New Roman"/>
            <w:sz w:val="24"/>
          </w:rPr>
          <w:fldChar w:fldCharType="end"/>
        </w:r>
      </w:del>
      <w:del w:id="198" w:author="Miller, Harvey J." w:date="2020-08-04T13:12:00Z">
        <w:r w:rsidDel="008D5D97">
          <w:rPr>
            <w:rFonts w:ascii="Times New Roman" w:hAnsi="Times New Roman" w:cs="Times New Roman"/>
            <w:sz w:val="24"/>
          </w:rPr>
          <w:delText xml:space="preserve">. </w:delText>
        </w:r>
      </w:del>
      <w:moveFromRangeStart w:id="199" w:author="Liu, Luyu" w:date="2020-07-31T15:54:00Z" w:name="move47102151"/>
      <w:moveFrom w:id="200" w:author="Liu, Luyu" w:date="2020-07-31T15:54:00Z">
        <w:del w:id="201" w:author="Miller, Harvey J." w:date="2020-08-04T13:12:00Z">
          <w:r w:rsidDel="008D5D97">
            <w:rPr>
              <w:rFonts w:ascii="Times New Roman" w:hAnsi="Times New Roman" w:cs="Times New Roman"/>
              <w:sz w:val="24"/>
            </w:rPr>
            <w:delText>The consequent drop in fare box revenue may lead to subsequent cuts in services, particularly since cash-strapped local governments may not have the ability to increase their su</w:delText>
          </w:r>
        </w:del>
        <w:del w:id="202" w:author="Miller, Harvey J." w:date="2020-08-04T13:11:00Z">
          <w:r w:rsidDel="008D5D97">
            <w:rPr>
              <w:rFonts w:ascii="Times New Roman" w:hAnsi="Times New Roman" w:cs="Times New Roman"/>
              <w:sz w:val="24"/>
            </w:rPr>
            <w:delText>pport.</w:delText>
          </w:r>
        </w:del>
      </w:moveFrom>
      <w:moveFromRangeEnd w:id="199"/>
      <w:ins w:id="203" w:author="Liu, Luyu" w:date="2020-07-31T15:53:00Z">
        <w:del w:id="204" w:author="Miller, Harvey J." w:date="2020-08-04T13:11:00Z">
          <w:r w:rsidR="00D81646" w:rsidDel="008D5D97">
            <w:rPr>
              <w:rFonts w:ascii="Times New Roman" w:hAnsi="Times New Roman" w:cs="Times New Roman"/>
              <w:sz w:val="24"/>
            </w:rPr>
            <w:delText xml:space="preserve"> </w:delText>
          </w:r>
        </w:del>
      </w:ins>
      <w:commentRangeEnd w:id="188"/>
      <w:del w:id="205" w:author="Miller, Harvey J." w:date="2020-08-04T13:11:00Z">
        <w:r w:rsidR="001E3C34" w:rsidDel="008D5D97">
          <w:rPr>
            <w:rStyle w:val="CommentReference"/>
          </w:rPr>
          <w:commentReference w:id="188"/>
        </w:r>
      </w:del>
      <w:bookmarkEnd w:id="187"/>
      <w:ins w:id="206" w:author="Liu, Luyu" w:date="2020-08-02T15:34:00Z">
        <w:del w:id="207" w:author="Miller, Harvey J." w:date="2020-08-04T12:41:00Z">
          <w:r w:rsidR="0003385A" w:rsidDel="005C1F65">
            <w:rPr>
              <w:rFonts w:ascii="Times New Roman" w:hAnsi="Times New Roman" w:cs="Times New Roman"/>
              <w:sz w:val="24"/>
            </w:rPr>
            <w:delText xml:space="preserve">However, </w:delText>
          </w:r>
        </w:del>
      </w:ins>
      <w:ins w:id="208" w:author="Liu, Luyu" w:date="2020-08-02T15:35:00Z">
        <w:del w:id="209" w:author="Miller, Harvey J." w:date="2020-08-04T12:41:00Z">
          <w:r w:rsidR="0003385A" w:rsidDel="005C1F65">
            <w:rPr>
              <w:rFonts w:ascii="Times New Roman" w:hAnsi="Times New Roman" w:cs="Times New Roman"/>
              <w:sz w:val="24"/>
            </w:rPr>
            <w:delText xml:space="preserve">many </w:delText>
          </w:r>
        </w:del>
      </w:ins>
      <w:ins w:id="210" w:author="Liu, Luyu" w:date="2020-08-02T15:34:00Z">
        <w:del w:id="211" w:author="Miller, Harvey J." w:date="2020-08-04T12:41:00Z">
          <w:r w:rsidR="0003385A" w:rsidDel="005C1F65">
            <w:rPr>
              <w:rFonts w:ascii="Times New Roman" w:hAnsi="Times New Roman" w:cs="Times New Roman"/>
              <w:sz w:val="24"/>
            </w:rPr>
            <w:delText xml:space="preserve">transit authorities </w:delText>
          </w:r>
        </w:del>
      </w:ins>
      <w:ins w:id="212" w:author="Liu, Luyu" w:date="2020-08-02T15:38:00Z">
        <w:del w:id="213" w:author="Miller, Harvey J." w:date="2020-08-04T12:41:00Z">
          <w:r w:rsidR="00F53F13" w:rsidDel="005C1F65">
            <w:rPr>
              <w:rFonts w:ascii="Times New Roman" w:hAnsi="Times New Roman" w:cs="Times New Roman"/>
              <w:sz w:val="24"/>
            </w:rPr>
            <w:delText>do not</w:delText>
          </w:r>
        </w:del>
      </w:ins>
      <w:ins w:id="214" w:author="Liu, Luyu" w:date="2020-08-02T15:34:00Z">
        <w:del w:id="215" w:author="Miller, Harvey J." w:date="2020-08-04T12:41:00Z">
          <w:r w:rsidR="0003385A" w:rsidDel="005C1F65">
            <w:rPr>
              <w:rFonts w:ascii="Times New Roman" w:hAnsi="Times New Roman" w:cs="Times New Roman"/>
              <w:sz w:val="24"/>
            </w:rPr>
            <w:delText xml:space="preserve"> disclose ridership </w:delText>
          </w:r>
        </w:del>
      </w:ins>
      <w:ins w:id="216" w:author="Liu, Luyu" w:date="2020-08-02T15:36:00Z">
        <w:del w:id="217" w:author="Miller, Harvey J." w:date="2020-08-04T10:39:00Z">
          <w:r w:rsidR="0003385A" w:rsidDel="001E3C34">
            <w:rPr>
              <w:rFonts w:ascii="Times New Roman" w:hAnsi="Times New Roman" w:cs="Times New Roman"/>
              <w:sz w:val="24"/>
            </w:rPr>
            <w:delText xml:space="preserve">decline </w:delText>
          </w:r>
        </w:del>
        <w:del w:id="218" w:author="Miller, Harvey J." w:date="2020-08-04T12:41:00Z">
          <w:r w:rsidR="0003385A" w:rsidDel="005C1F65">
            <w:rPr>
              <w:rFonts w:ascii="Times New Roman" w:hAnsi="Times New Roman" w:cs="Times New Roman"/>
              <w:sz w:val="24"/>
            </w:rPr>
            <w:delText xml:space="preserve">statistics </w:delText>
          </w:r>
        </w:del>
      </w:ins>
      <w:ins w:id="219" w:author="Liu, Luyu" w:date="2020-08-02T15:34:00Z">
        <w:del w:id="220" w:author="Miller, Harvey J." w:date="2020-08-04T12:41:00Z">
          <w:r w:rsidR="0003385A" w:rsidDel="005C1F65">
            <w:rPr>
              <w:rFonts w:ascii="Times New Roman" w:hAnsi="Times New Roman" w:cs="Times New Roman"/>
              <w:sz w:val="24"/>
            </w:rPr>
            <w:delText>and</w:delText>
          </w:r>
        </w:del>
      </w:ins>
      <w:ins w:id="221" w:author="Liu, Luyu" w:date="2020-08-02T15:36:00Z">
        <w:del w:id="222" w:author="Miller, Harvey J." w:date="2020-08-04T12:41:00Z">
          <w:r w:rsidR="0003385A" w:rsidDel="005C1F65">
            <w:rPr>
              <w:rFonts w:ascii="Times New Roman" w:hAnsi="Times New Roman" w:cs="Times New Roman"/>
              <w:sz w:val="24"/>
            </w:rPr>
            <w:delText xml:space="preserve"> </w:delText>
          </w:r>
        </w:del>
        <w:del w:id="223" w:author="Miller, Harvey J." w:date="2020-08-04T10:41:00Z">
          <w:r w:rsidR="0003385A" w:rsidDel="001E3C34">
            <w:rPr>
              <w:rFonts w:ascii="Times New Roman" w:hAnsi="Times New Roman" w:cs="Times New Roman"/>
              <w:sz w:val="24"/>
            </w:rPr>
            <w:delText xml:space="preserve">different authorities </w:delText>
          </w:r>
        </w:del>
      </w:ins>
      <w:ins w:id="224" w:author="Liu, Luyu" w:date="2020-08-02T15:34:00Z">
        <w:del w:id="225" w:author="Miller, Harvey J." w:date="2020-08-04T12:41:00Z">
          <w:r w:rsidR="0003385A" w:rsidDel="005C1F65">
            <w:rPr>
              <w:rFonts w:ascii="Times New Roman" w:hAnsi="Times New Roman" w:cs="Times New Roman"/>
              <w:sz w:val="24"/>
            </w:rPr>
            <w:delText xml:space="preserve">report </w:delText>
          </w:r>
        </w:del>
      </w:ins>
      <w:ins w:id="226" w:author="Liu, Luyu" w:date="2020-08-02T15:36:00Z">
        <w:del w:id="227" w:author="Miller, Harvey J." w:date="2020-08-04T12:41:00Z">
          <w:r w:rsidR="0003385A" w:rsidDel="005C1F65">
            <w:rPr>
              <w:rFonts w:ascii="Times New Roman" w:hAnsi="Times New Roman" w:cs="Times New Roman"/>
              <w:sz w:val="24"/>
            </w:rPr>
            <w:delText xml:space="preserve">ridership </w:delText>
          </w:r>
        </w:del>
      </w:ins>
      <w:ins w:id="228" w:author="Liu, Luyu" w:date="2020-08-02T15:35:00Z">
        <w:del w:id="229" w:author="Miller, Harvey J." w:date="2020-08-04T10:40:00Z">
          <w:r w:rsidR="0003385A" w:rsidDel="001E3C34">
            <w:rPr>
              <w:rFonts w:ascii="Times New Roman" w:hAnsi="Times New Roman" w:cs="Times New Roman"/>
              <w:sz w:val="24"/>
            </w:rPr>
            <w:delText>in different format</w:delText>
          </w:r>
        </w:del>
      </w:ins>
      <w:ins w:id="230" w:author="Liu, Luyu" w:date="2020-08-02T15:38:00Z">
        <w:del w:id="231" w:author="Miller, Harvey J." w:date="2020-08-04T10:40:00Z">
          <w:r w:rsidR="005A2709" w:rsidDel="001E3C34">
            <w:rPr>
              <w:rFonts w:ascii="Times New Roman" w:hAnsi="Times New Roman" w:cs="Times New Roman"/>
              <w:sz w:val="24"/>
            </w:rPr>
            <w:delText>s</w:delText>
          </w:r>
        </w:del>
      </w:ins>
      <w:ins w:id="232" w:author="Liu, Luyu" w:date="2020-08-02T15:35:00Z">
        <w:del w:id="233" w:author="Miller, Harvey J." w:date="2020-08-04T10:40:00Z">
          <w:r w:rsidR="0003385A" w:rsidDel="001E3C34">
            <w:rPr>
              <w:rFonts w:ascii="Times New Roman" w:hAnsi="Times New Roman" w:cs="Times New Roman"/>
              <w:sz w:val="24"/>
            </w:rPr>
            <w:delText xml:space="preserve"> and </w:delText>
          </w:r>
        </w:del>
        <w:del w:id="234" w:author="Miller, Harvey J." w:date="2020-08-04T12:41:00Z">
          <w:r w:rsidR="0003385A" w:rsidDel="005C1F65">
            <w:rPr>
              <w:rFonts w:ascii="Times New Roman" w:hAnsi="Times New Roman" w:cs="Times New Roman"/>
              <w:sz w:val="24"/>
            </w:rPr>
            <w:delText>definition</w:delText>
          </w:r>
        </w:del>
      </w:ins>
      <w:ins w:id="235" w:author="Liu, Luyu" w:date="2020-08-02T15:38:00Z">
        <w:del w:id="236" w:author="Miller, Harvey J." w:date="2020-08-04T12:41:00Z">
          <w:r w:rsidR="005A2709" w:rsidDel="005C1F65">
            <w:rPr>
              <w:rFonts w:ascii="Times New Roman" w:hAnsi="Times New Roman" w:cs="Times New Roman"/>
              <w:sz w:val="24"/>
            </w:rPr>
            <w:delText>s</w:delText>
          </w:r>
        </w:del>
      </w:ins>
      <w:ins w:id="237" w:author="Liu, Luyu" w:date="2020-08-02T15:35:00Z">
        <w:del w:id="238" w:author="Miller, Harvey J." w:date="2020-08-04T12:41:00Z">
          <w:r w:rsidR="0003385A" w:rsidDel="005C1F65">
            <w:rPr>
              <w:rFonts w:ascii="Times New Roman" w:hAnsi="Times New Roman" w:cs="Times New Roman"/>
              <w:sz w:val="24"/>
            </w:rPr>
            <w:delText xml:space="preserve">. </w:delText>
          </w:r>
        </w:del>
      </w:ins>
      <w:ins w:id="239" w:author="Liu, Luyu" w:date="2020-07-31T15:53:00Z">
        <w:del w:id="240" w:author="Miller, Harvey J." w:date="2020-08-04T12:41:00Z">
          <w:r w:rsidR="00D81646" w:rsidDel="005C1F65">
            <w:rPr>
              <w:rFonts w:ascii="Times New Roman" w:hAnsi="Times New Roman" w:cs="Times New Roman"/>
              <w:sz w:val="24"/>
            </w:rPr>
            <w:delText>Therefore,</w:delText>
          </w:r>
        </w:del>
      </w:ins>
      <w:ins w:id="241" w:author="Liu, Luyu" w:date="2020-07-31T15:33:00Z">
        <w:del w:id="242" w:author="Miller, Harvey J." w:date="2020-08-04T12:41:00Z">
          <w:r w:rsidR="00F74D62" w:rsidDel="005C1F65">
            <w:rPr>
              <w:rFonts w:ascii="Times New Roman" w:hAnsi="Times New Roman" w:cs="Times New Roman"/>
              <w:sz w:val="24"/>
            </w:rPr>
            <w:delText xml:space="preserve"> </w:delText>
          </w:r>
        </w:del>
      </w:ins>
      <w:ins w:id="243" w:author="Liu, Luyu" w:date="2020-07-31T15:30:00Z">
        <w:del w:id="244" w:author="Miller, Harvey J." w:date="2020-08-04T12:41:00Z">
          <w:r w:rsidR="00F30C24" w:rsidDel="005C1F65">
            <w:rPr>
              <w:rFonts w:ascii="Times New Roman" w:hAnsi="Times New Roman" w:cs="Times New Roman"/>
              <w:sz w:val="24"/>
            </w:rPr>
            <w:delText xml:space="preserve">there is an urgent need to quantify the </w:delText>
          </w:r>
        </w:del>
      </w:ins>
      <w:ins w:id="245" w:author="Liu, Luyu" w:date="2020-07-31T15:53:00Z">
        <w:del w:id="246" w:author="Miller, Harvey J." w:date="2020-08-04T12:41:00Z">
          <w:r w:rsidR="00D81646" w:rsidDel="005C1F65">
            <w:rPr>
              <w:rFonts w:ascii="Times New Roman" w:hAnsi="Times New Roman" w:cs="Times New Roman"/>
              <w:sz w:val="24"/>
            </w:rPr>
            <w:delText xml:space="preserve">highly heterogeneous </w:delText>
          </w:r>
        </w:del>
      </w:ins>
      <w:ins w:id="247" w:author="Liu, Luyu" w:date="2020-07-31T15:30:00Z">
        <w:del w:id="248" w:author="Miller, Harvey J." w:date="2020-08-04T12:41:00Z">
          <w:r w:rsidR="00F30C24" w:rsidDel="005C1F65">
            <w:rPr>
              <w:rFonts w:ascii="Times New Roman" w:hAnsi="Times New Roman" w:cs="Times New Roman"/>
              <w:sz w:val="24"/>
            </w:rPr>
            <w:delText>transit demand decline</w:delText>
          </w:r>
        </w:del>
      </w:ins>
      <w:ins w:id="249" w:author="Liu, Luyu" w:date="2020-07-31T15:31:00Z">
        <w:del w:id="250" w:author="Miller, Harvey J." w:date="2020-08-04T12:41:00Z">
          <w:r w:rsidR="00F30C24" w:rsidDel="005C1F65">
            <w:rPr>
              <w:rFonts w:ascii="Times New Roman" w:hAnsi="Times New Roman" w:cs="Times New Roman"/>
              <w:sz w:val="24"/>
            </w:rPr>
            <w:delText xml:space="preserve"> </w:delText>
          </w:r>
        </w:del>
      </w:ins>
      <w:ins w:id="251" w:author="Liu, Luyu" w:date="2020-08-02T16:40:00Z">
        <w:del w:id="252" w:author="Miller, Harvey J." w:date="2020-08-04T12:41:00Z">
          <w:r w:rsidR="00F33037" w:rsidDel="005C1F65">
            <w:rPr>
              <w:rFonts w:ascii="Times New Roman" w:hAnsi="Times New Roman" w:cs="Times New Roman"/>
              <w:sz w:val="24"/>
            </w:rPr>
            <w:delText xml:space="preserve">across the </w:delText>
          </w:r>
          <w:r w:rsidR="003678DE" w:rsidDel="005C1F65">
            <w:rPr>
              <w:rFonts w:ascii="Times New Roman" w:hAnsi="Times New Roman" w:cs="Times New Roman"/>
              <w:sz w:val="24"/>
            </w:rPr>
            <w:delText xml:space="preserve">nation </w:delText>
          </w:r>
        </w:del>
      </w:ins>
      <w:ins w:id="253" w:author="Liu, Luyu" w:date="2020-07-31T15:32:00Z">
        <w:del w:id="254" w:author="Miller, Harvey J." w:date="2020-08-04T12:41:00Z">
          <w:r w:rsidR="00F74D62" w:rsidDel="005C1F65">
            <w:rPr>
              <w:rFonts w:ascii="Times New Roman" w:hAnsi="Times New Roman" w:cs="Times New Roman"/>
              <w:sz w:val="24"/>
            </w:rPr>
            <w:delText>with</w:delText>
          </w:r>
        </w:del>
      </w:ins>
      <w:ins w:id="255" w:author="Liu, Luyu" w:date="2020-07-31T15:33:00Z">
        <w:del w:id="256" w:author="Miller, Harvey J." w:date="2020-08-04T12:41:00Z">
          <w:r w:rsidR="00F74D62" w:rsidDel="005C1F65">
            <w:rPr>
              <w:rFonts w:ascii="Times New Roman" w:hAnsi="Times New Roman" w:cs="Times New Roman"/>
              <w:sz w:val="24"/>
            </w:rPr>
            <w:delText xml:space="preserve"> robust </w:delText>
          </w:r>
        </w:del>
      </w:ins>
      <w:ins w:id="257" w:author="Liu, Luyu" w:date="2020-07-31T15:38:00Z">
        <w:del w:id="258" w:author="Miller, Harvey J." w:date="2020-08-04T12:41:00Z">
          <w:r w:rsidR="00F74D62" w:rsidDel="005C1F65">
            <w:rPr>
              <w:rFonts w:ascii="Times New Roman" w:hAnsi="Times New Roman" w:cs="Times New Roman"/>
              <w:sz w:val="24"/>
            </w:rPr>
            <w:delText xml:space="preserve">spatiotemporal </w:delText>
          </w:r>
        </w:del>
      </w:ins>
      <w:ins w:id="259" w:author="Liu, Luyu" w:date="2020-07-31T15:33:00Z">
        <w:del w:id="260" w:author="Miller, Harvey J." w:date="2020-08-04T12:41:00Z">
          <w:r w:rsidR="00F74D62" w:rsidDel="005C1F65">
            <w:rPr>
              <w:rFonts w:ascii="Times New Roman" w:hAnsi="Times New Roman" w:cs="Times New Roman"/>
              <w:sz w:val="24"/>
            </w:rPr>
            <w:delText>measures</w:delText>
          </w:r>
        </w:del>
      </w:ins>
      <w:ins w:id="261" w:author="Liu, Luyu" w:date="2020-08-02T15:38:00Z">
        <w:del w:id="262" w:author="Miller, Harvey J." w:date="2020-08-04T12:41:00Z">
          <w:r w:rsidR="00591BCA" w:rsidDel="005C1F65">
            <w:rPr>
              <w:rFonts w:ascii="Times New Roman" w:hAnsi="Times New Roman" w:cs="Times New Roman"/>
              <w:sz w:val="24"/>
            </w:rPr>
            <w:delText xml:space="preserve"> and </w:delText>
          </w:r>
        </w:del>
      </w:ins>
      <w:ins w:id="263" w:author="Liu, Luyu" w:date="2020-08-02T15:43:00Z">
        <w:del w:id="264" w:author="Miller, Harvey J." w:date="2020-08-04T12:41:00Z">
          <w:r w:rsidR="00E71C09" w:rsidDel="005C1F65">
            <w:rPr>
              <w:rFonts w:ascii="Times New Roman" w:hAnsi="Times New Roman" w:cs="Times New Roman"/>
              <w:sz w:val="24"/>
            </w:rPr>
            <w:delText xml:space="preserve">accessible </w:delText>
          </w:r>
        </w:del>
      </w:ins>
      <w:ins w:id="265" w:author="Liu, Luyu" w:date="2020-08-02T15:38:00Z">
        <w:del w:id="266" w:author="Miller, Harvey J." w:date="2020-08-04T12:41:00Z">
          <w:r w:rsidR="00591BCA" w:rsidDel="005C1F65">
            <w:rPr>
              <w:rFonts w:ascii="Times New Roman" w:hAnsi="Times New Roman" w:cs="Times New Roman"/>
              <w:sz w:val="24"/>
            </w:rPr>
            <w:delText>homogeneous data</w:delText>
          </w:r>
        </w:del>
      </w:ins>
      <w:ins w:id="267" w:author="Liu, Luyu" w:date="2020-07-31T15:57:00Z">
        <w:del w:id="268" w:author="Miller, Harvey J." w:date="2020-08-04T12:41:00Z">
          <w:r w:rsidR="00FC5EF1" w:rsidDel="005C1F65">
            <w:rPr>
              <w:rFonts w:ascii="Times New Roman" w:hAnsi="Times New Roman" w:cs="Times New Roman"/>
              <w:sz w:val="24"/>
            </w:rPr>
            <w:delText>. T</w:delText>
          </w:r>
          <w:r w:rsidR="00F811DE" w:rsidDel="005C1F65">
            <w:rPr>
              <w:rFonts w:ascii="Times New Roman" w:hAnsi="Times New Roman" w:cs="Times New Roman"/>
              <w:sz w:val="24"/>
            </w:rPr>
            <w:delText xml:space="preserve">hese measures </w:delText>
          </w:r>
          <w:r w:rsidR="00FC5EF1" w:rsidDel="005C1F65">
            <w:rPr>
              <w:rFonts w:ascii="Times New Roman" w:hAnsi="Times New Roman" w:cs="Times New Roman"/>
              <w:sz w:val="24"/>
            </w:rPr>
            <w:delText xml:space="preserve">can provide crucial </w:delText>
          </w:r>
        </w:del>
      </w:ins>
      <w:ins w:id="269" w:author="Liu, Luyu" w:date="2020-08-02T15:39:00Z">
        <w:del w:id="270" w:author="Miller, Harvey J." w:date="2020-08-04T12:41:00Z">
          <w:r w:rsidR="00601772" w:rsidDel="005C1F65">
            <w:rPr>
              <w:rFonts w:ascii="Times New Roman" w:hAnsi="Times New Roman" w:cs="Times New Roman"/>
              <w:sz w:val="24"/>
            </w:rPr>
            <w:delText>insight</w:delText>
          </w:r>
        </w:del>
      </w:ins>
      <w:ins w:id="271" w:author="Liu, Luyu" w:date="2020-08-02T15:43:00Z">
        <w:del w:id="272" w:author="Miller, Harvey J." w:date="2020-08-04T12:41:00Z">
          <w:r w:rsidR="009A5D7D" w:rsidDel="005C1F65">
            <w:rPr>
              <w:rFonts w:ascii="Times New Roman" w:hAnsi="Times New Roman" w:cs="Times New Roman"/>
              <w:sz w:val="24"/>
            </w:rPr>
            <w:delText>s</w:delText>
          </w:r>
        </w:del>
      </w:ins>
      <w:ins w:id="273" w:author="Liu, Luyu" w:date="2020-08-02T15:39:00Z">
        <w:del w:id="274" w:author="Miller, Harvey J." w:date="2020-08-04T12:41:00Z">
          <w:r w:rsidR="00601772" w:rsidDel="005C1F65">
            <w:rPr>
              <w:rFonts w:ascii="Times New Roman" w:hAnsi="Times New Roman" w:cs="Times New Roman"/>
              <w:sz w:val="24"/>
            </w:rPr>
            <w:delText xml:space="preserve"> </w:delText>
          </w:r>
          <w:r w:rsidR="00741C77" w:rsidDel="005C1F65">
            <w:rPr>
              <w:rFonts w:ascii="Times New Roman" w:hAnsi="Times New Roman" w:cs="Times New Roman"/>
              <w:sz w:val="24"/>
            </w:rPr>
            <w:delText>into</w:delText>
          </w:r>
        </w:del>
      </w:ins>
      <w:ins w:id="275" w:author="Liu, Luyu" w:date="2020-07-31T16:30:00Z">
        <w:del w:id="276" w:author="Miller, Harvey J." w:date="2020-08-04T12:41:00Z">
          <w:r w:rsidR="00290C45" w:rsidDel="005C1F65">
            <w:rPr>
              <w:rFonts w:ascii="Times New Roman" w:hAnsi="Times New Roman" w:cs="Times New Roman"/>
              <w:sz w:val="24"/>
            </w:rPr>
            <w:delText xml:space="preserve"> </w:delText>
          </w:r>
        </w:del>
      </w:ins>
      <w:ins w:id="277" w:author="Liu, Luyu" w:date="2020-08-02T16:41:00Z">
        <w:del w:id="278" w:author="Miller, Harvey J." w:date="2020-08-04T12:41:00Z">
          <w:r w:rsidR="00F811DE" w:rsidDel="005C1F65">
            <w:rPr>
              <w:rFonts w:ascii="Times New Roman" w:hAnsi="Times New Roman" w:cs="Times New Roman"/>
              <w:sz w:val="24"/>
            </w:rPr>
            <w:delText xml:space="preserve">different dimensions of </w:delText>
          </w:r>
        </w:del>
      </w:ins>
      <w:ins w:id="279" w:author="Liu, Luyu" w:date="2020-07-31T16:30:00Z">
        <w:del w:id="280" w:author="Miller, Harvey J." w:date="2020-08-04T12:41:00Z">
          <w:r w:rsidR="00290C45" w:rsidDel="005C1F65">
            <w:rPr>
              <w:rFonts w:ascii="Times New Roman" w:hAnsi="Times New Roman" w:cs="Times New Roman"/>
              <w:sz w:val="24"/>
            </w:rPr>
            <w:delText>transit usage during the pandemic</w:delText>
          </w:r>
          <w:r w:rsidR="00F811DE" w:rsidDel="005C1F65">
            <w:rPr>
              <w:rFonts w:ascii="Times New Roman" w:hAnsi="Times New Roman" w:cs="Times New Roman"/>
              <w:sz w:val="24"/>
            </w:rPr>
            <w:delText>, including the</w:delText>
          </w:r>
        </w:del>
      </w:ins>
      <w:ins w:id="281" w:author="Liu, Luyu" w:date="2020-08-02T16:43:00Z">
        <w:del w:id="282" w:author="Miller, Harvey J." w:date="2020-08-04T12:41:00Z">
          <w:r w:rsidR="00F811DE" w:rsidDel="005C1F65">
            <w:rPr>
              <w:rFonts w:ascii="Times New Roman" w:hAnsi="Times New Roman" w:cs="Times New Roman"/>
              <w:sz w:val="24"/>
            </w:rPr>
            <w:delText xml:space="preserve"> limit</w:delText>
          </w:r>
        </w:del>
      </w:ins>
      <w:ins w:id="283" w:author="Liu, Luyu" w:date="2020-07-31T16:30:00Z">
        <w:del w:id="284" w:author="Miller, Harvey J." w:date="2020-08-04T12:41:00Z">
          <w:r w:rsidR="00F811DE" w:rsidDel="005C1F65">
            <w:rPr>
              <w:rFonts w:ascii="Times New Roman" w:hAnsi="Times New Roman" w:cs="Times New Roman"/>
              <w:sz w:val="24"/>
            </w:rPr>
            <w:delText xml:space="preserve">, the start and end, and the speed </w:delText>
          </w:r>
        </w:del>
      </w:ins>
      <w:ins w:id="285" w:author="Liu, Luyu" w:date="2020-08-02T16:43:00Z">
        <w:del w:id="286" w:author="Miller, Harvey J." w:date="2020-08-04T12:41:00Z">
          <w:r w:rsidR="00F811DE" w:rsidDel="005C1F65">
            <w:rPr>
              <w:rFonts w:ascii="Times New Roman" w:hAnsi="Times New Roman" w:cs="Times New Roman"/>
              <w:sz w:val="24"/>
            </w:rPr>
            <w:delText xml:space="preserve">of the transit demand decline. The </w:delText>
          </w:r>
        </w:del>
      </w:ins>
      <w:ins w:id="287" w:author="Liu, Luyu" w:date="2020-08-02T16:44:00Z">
        <w:del w:id="288" w:author="Miller, Harvey J." w:date="2020-08-04T12:41:00Z">
          <w:r w:rsidR="00F811DE" w:rsidDel="005C1F65">
            <w:rPr>
              <w:rFonts w:ascii="Times New Roman" w:hAnsi="Times New Roman" w:cs="Times New Roman"/>
              <w:sz w:val="24"/>
            </w:rPr>
            <w:delText xml:space="preserve">spatial distribution of </w:delText>
          </w:r>
        </w:del>
      </w:ins>
      <w:ins w:id="289" w:author="Liu, Luyu" w:date="2020-08-02T18:00:00Z">
        <w:del w:id="290" w:author="Miller, Harvey J." w:date="2020-08-04T12:41:00Z">
          <w:r w:rsidR="009A300F" w:rsidDel="005C1F65">
            <w:rPr>
              <w:rFonts w:ascii="Times New Roman" w:hAnsi="Times New Roman" w:cs="Times New Roman" w:hint="eastAsia"/>
              <w:sz w:val="24"/>
            </w:rPr>
            <w:delText>the</w:delText>
          </w:r>
          <w:r w:rsidR="009A300F" w:rsidDel="005C1F65">
            <w:rPr>
              <w:rFonts w:ascii="Times New Roman" w:hAnsi="Times New Roman" w:cs="Times New Roman"/>
              <w:sz w:val="24"/>
            </w:rPr>
            <w:delText xml:space="preserve"> </w:delText>
          </w:r>
        </w:del>
      </w:ins>
      <w:ins w:id="291" w:author="Liu, Luyu" w:date="2020-08-02T16:44:00Z">
        <w:del w:id="292" w:author="Miller, Harvey J." w:date="2020-08-04T12:41:00Z">
          <w:r w:rsidR="00F811DE" w:rsidDel="005C1F65">
            <w:rPr>
              <w:rFonts w:ascii="Times New Roman" w:hAnsi="Times New Roman" w:cs="Times New Roman"/>
              <w:sz w:val="24"/>
            </w:rPr>
            <w:delText xml:space="preserve">measures is also very important </w:delText>
          </w:r>
        </w:del>
      </w:ins>
      <w:ins w:id="293" w:author="Liu, Luyu" w:date="2020-07-31T16:30:00Z">
        <w:del w:id="294" w:author="Miller, Harvey J." w:date="2020-08-04T12:41:00Z">
          <w:r w:rsidR="001E1146" w:rsidDel="005C1F65">
            <w:rPr>
              <w:rFonts w:ascii="Times New Roman" w:hAnsi="Times New Roman" w:cs="Times New Roman"/>
              <w:sz w:val="24"/>
            </w:rPr>
            <w:delText>for future</w:delText>
          </w:r>
          <w:r w:rsidR="00290C45" w:rsidDel="005C1F65">
            <w:rPr>
              <w:rFonts w:ascii="Times New Roman" w:hAnsi="Times New Roman" w:cs="Times New Roman"/>
              <w:sz w:val="24"/>
            </w:rPr>
            <w:delText xml:space="preserve"> </w:delText>
          </w:r>
        </w:del>
      </w:ins>
      <w:ins w:id="295" w:author="Liu, Luyu" w:date="2020-07-31T16:05:00Z">
        <w:del w:id="296" w:author="Miller, Harvey J." w:date="2020-08-04T12:41:00Z">
          <w:r w:rsidR="00762774" w:rsidDel="005C1F65">
            <w:rPr>
              <w:rFonts w:ascii="Times New Roman" w:hAnsi="Times New Roman" w:cs="Times New Roman" w:hint="eastAsia"/>
              <w:sz w:val="24"/>
            </w:rPr>
            <w:delText>stra</w:delText>
          </w:r>
          <w:r w:rsidR="00762774" w:rsidDel="005C1F65">
            <w:rPr>
              <w:rFonts w:ascii="Times New Roman" w:hAnsi="Times New Roman" w:cs="Times New Roman"/>
              <w:sz w:val="24"/>
            </w:rPr>
            <w:delText>t</w:delText>
          </w:r>
        </w:del>
      </w:ins>
      <w:ins w:id="297" w:author="Liu, Luyu" w:date="2020-07-31T16:06:00Z">
        <w:del w:id="298" w:author="Miller, Harvey J." w:date="2020-08-04T12:41:00Z">
          <w:r w:rsidR="00762774" w:rsidDel="005C1F65">
            <w:rPr>
              <w:rFonts w:ascii="Times New Roman" w:hAnsi="Times New Roman" w:cs="Times New Roman"/>
              <w:sz w:val="24"/>
            </w:rPr>
            <w:delText xml:space="preserve">egic </w:delText>
          </w:r>
        </w:del>
      </w:ins>
      <w:ins w:id="299" w:author="Liu, Luyu" w:date="2020-07-31T15:54:00Z">
        <w:del w:id="300" w:author="Miller, Harvey J." w:date="2020-08-04T12:41:00Z">
          <w:r w:rsidR="00D81646" w:rsidDel="005C1F65">
            <w:rPr>
              <w:rFonts w:ascii="Times New Roman" w:hAnsi="Times New Roman" w:cs="Times New Roman"/>
              <w:sz w:val="24"/>
            </w:rPr>
            <w:delText>transit planning</w:delText>
          </w:r>
        </w:del>
      </w:ins>
      <w:ins w:id="301" w:author="Liu, Luyu" w:date="2020-07-31T16:14:00Z">
        <w:del w:id="302" w:author="Miller, Harvey J." w:date="2020-08-04T12:41:00Z">
          <w:r w:rsidR="00070B50" w:rsidDel="005C1F65">
            <w:rPr>
              <w:rFonts w:ascii="Times New Roman" w:hAnsi="Times New Roman" w:cs="Times New Roman"/>
              <w:sz w:val="24"/>
            </w:rPr>
            <w:delText xml:space="preserve"> and administration</w:delText>
          </w:r>
        </w:del>
      </w:ins>
      <w:ins w:id="303" w:author="Liu, Luyu" w:date="2020-07-31T15:54:00Z">
        <w:del w:id="304" w:author="Miller, Harvey J." w:date="2020-08-04T12:41:00Z">
          <w:r w:rsidR="00D81646" w:rsidDel="005C1F65">
            <w:rPr>
              <w:rFonts w:ascii="Times New Roman" w:hAnsi="Times New Roman" w:cs="Times New Roman"/>
              <w:sz w:val="24"/>
            </w:rPr>
            <w:delText>.</w:delText>
          </w:r>
        </w:del>
      </w:ins>
    </w:p>
    <w:p w14:paraId="5248F850" w14:textId="0A7F77D4" w:rsidR="00077492" w:rsidDel="002130A1" w:rsidRDefault="00077492">
      <w:pPr>
        <w:spacing w:line="240" w:lineRule="auto"/>
        <w:ind w:firstLine="720"/>
        <w:jc w:val="both"/>
        <w:rPr>
          <w:del w:id="305" w:author="Miller, Harvey J." w:date="2020-08-04T12:06:00Z"/>
          <w:rFonts w:ascii="Times New Roman" w:hAnsi="Times New Roman" w:cs="Times New Roman"/>
          <w:sz w:val="24"/>
        </w:rPr>
        <w:pPrChange w:id="306" w:author="Liu, Luyu" w:date="2020-07-31T16:50:00Z">
          <w:pPr>
            <w:spacing w:line="480" w:lineRule="auto"/>
            <w:jc w:val="both"/>
          </w:pPr>
        </w:pPrChange>
      </w:pPr>
      <w:del w:id="307" w:author="Miller, Harvey J." w:date="2020-08-04T12:06:00Z">
        <w:r w:rsidDel="002130A1">
          <w:rPr>
            <w:rFonts w:ascii="Times New Roman" w:hAnsi="Times New Roman" w:cs="Times New Roman"/>
            <w:sz w:val="24"/>
          </w:rPr>
          <w:delText xml:space="preserve"> </w:delText>
        </w:r>
      </w:del>
      <w:ins w:id="308" w:author="Liu, Luyu" w:date="2020-07-31T15:55:00Z">
        <w:del w:id="309" w:author="Miller, Harvey J." w:date="2020-08-04T10:47:00Z">
          <w:r w:rsidR="00CD338B" w:rsidDel="00CE7730">
            <w:rPr>
              <w:rFonts w:ascii="Times New Roman" w:hAnsi="Times New Roman" w:cs="Times New Roman"/>
              <w:sz w:val="24"/>
            </w:rPr>
            <w:delText>B</w:delText>
          </w:r>
          <w:r w:rsidR="008E523F" w:rsidDel="00CE7730">
            <w:rPr>
              <w:rFonts w:ascii="Times New Roman" w:hAnsi="Times New Roman" w:cs="Times New Roman"/>
              <w:sz w:val="24"/>
            </w:rPr>
            <w:delText>esides spatiotemporal</w:delText>
          </w:r>
          <w:r w:rsidR="00D81646" w:rsidDel="00CE7730">
            <w:rPr>
              <w:rFonts w:ascii="Times New Roman" w:hAnsi="Times New Roman" w:cs="Times New Roman"/>
              <w:sz w:val="24"/>
            </w:rPr>
            <w:delText xml:space="preserve"> differences, </w:delText>
          </w:r>
        </w:del>
      </w:ins>
      <w:del w:id="310" w:author="Miller, Harvey J." w:date="2020-08-04T10:47:00Z">
        <w:r w:rsidDel="00CE7730">
          <w:rPr>
            <w:rFonts w:ascii="Times New Roman" w:hAnsi="Times New Roman" w:cs="Times New Roman"/>
            <w:sz w:val="24"/>
          </w:rPr>
          <w:delText>T</w:delText>
        </w:r>
      </w:del>
      <w:ins w:id="311" w:author="Liu, Luyu" w:date="2020-07-31T12:16:00Z">
        <w:del w:id="312" w:author="Miller, Harvey J." w:date="2020-08-04T10:47:00Z">
          <w:r w:rsidR="00FC1479" w:rsidDel="00CE7730">
            <w:rPr>
              <w:rFonts w:ascii="Times New Roman" w:hAnsi="Times New Roman" w:cs="Times New Roman"/>
              <w:sz w:val="24"/>
            </w:rPr>
            <w:delText>t</w:delText>
          </w:r>
        </w:del>
      </w:ins>
      <w:del w:id="313" w:author="Miller, Harvey J." w:date="2020-08-04T10:47:00Z">
        <w:r w:rsidDel="00CE7730">
          <w:rPr>
            <w:rFonts w:ascii="Times New Roman" w:hAnsi="Times New Roman" w:cs="Times New Roman"/>
            <w:sz w:val="24"/>
          </w:rPr>
          <w:delText xml:space="preserve">he decline in ridership is </w:delText>
        </w:r>
      </w:del>
      <w:ins w:id="314" w:author="Liu, Luyu" w:date="2020-07-31T15:56:00Z">
        <w:del w:id="315" w:author="Miller, Harvey J." w:date="2020-08-04T10:47:00Z">
          <w:r w:rsidR="00CD338B" w:rsidDel="00CE7730">
            <w:rPr>
              <w:rFonts w:ascii="Times New Roman" w:hAnsi="Times New Roman" w:cs="Times New Roman"/>
              <w:sz w:val="24"/>
            </w:rPr>
            <w:delText xml:space="preserve">moreover </w:delText>
          </w:r>
        </w:del>
      </w:ins>
      <w:del w:id="316" w:author="Miller, Harvey J." w:date="2020-08-04T10:47:00Z">
        <w:r w:rsidDel="00CE7730">
          <w:rPr>
            <w:rFonts w:ascii="Times New Roman" w:hAnsi="Times New Roman" w:cs="Times New Roman"/>
            <w:sz w:val="24"/>
          </w:rPr>
          <w:delText>unequal across social dimensions</w:delText>
        </w:r>
      </w:del>
      <w:ins w:id="317" w:author="Liu, Luyu" w:date="2020-07-31T15:32:00Z">
        <w:del w:id="318" w:author="Miller, Harvey J." w:date="2020-08-04T10:47:00Z">
          <w:r w:rsidR="00F30C24" w:rsidDel="00CE7730">
            <w:rPr>
              <w:rFonts w:ascii="Times New Roman" w:hAnsi="Times New Roman" w:cs="Times New Roman"/>
              <w:sz w:val="24"/>
            </w:rPr>
            <w:delText>,</w:delText>
          </w:r>
        </w:del>
      </w:ins>
      <w:del w:id="319" w:author="Miller, Harvey J." w:date="2020-08-04T10:47:00Z">
        <w:r w:rsidDel="00CE7730">
          <w:rPr>
            <w:rFonts w:ascii="Times New Roman" w:hAnsi="Times New Roman" w:cs="Times New Roman"/>
            <w:sz w:val="24"/>
          </w:rPr>
          <w:delText xml:space="preserve"> since many information, managerial, tech, and knowledge workers can telecommute while people with jobs that demand physical presence still need to travel to work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[5]</w:delText>
        </w:r>
        <w:r w:rsidDel="00CE7730">
          <w:rPr>
            <w:rFonts w:ascii="Times New Roman" w:hAnsi="Times New Roman" w:cs="Times New Roman"/>
            <w:sz w:val="24"/>
          </w:rPr>
          <w:fldChar w:fldCharType="end"/>
        </w:r>
        <w:r w:rsidDel="00CE7730">
          <w:rPr>
            <w:rFonts w:ascii="Times New Roman" w:hAnsi="Times New Roman" w:cs="Times New Roman"/>
            <w:sz w:val="24"/>
          </w:rPr>
          <w:delText xml:space="preserve">. The remaining public transit users during a pandemic such as COVID-19 are likely "captive" riders who depend on public transit for mobility and accessibility to jobs, health care, and services </w:delText>
        </w:r>
        <w:r w:rsidRPr="00693884"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delInstrText>
        </w:r>
        <w:r w:rsidRPr="00693884"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[6]</w:delText>
        </w:r>
        <w:r w:rsidRPr="00693884" w:rsidDel="00CE7730">
          <w:rPr>
            <w:rFonts w:ascii="Times New Roman" w:hAnsi="Times New Roman" w:cs="Times New Roman"/>
            <w:sz w:val="24"/>
          </w:rPr>
          <w:fldChar w:fldCharType="end"/>
        </w:r>
        <w:r w:rsidDel="00CE7730">
          <w:rPr>
            <w:rFonts w:ascii="Times New Roman" w:hAnsi="Times New Roman" w:cs="Times New Roman"/>
            <w:sz w:val="24"/>
          </w:rPr>
          <w:delText xml:space="preserve">. Since only essential businesses and services were open during this period, these captive riders were also likely performing necessary activities for themselves or society, highlighting the nature of public transit as a critical infrastructure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[7]</w:delText>
        </w:r>
        <w:r w:rsidDel="00CE7730">
          <w:rPr>
            <w:rFonts w:ascii="Times New Roman" w:hAnsi="Times New Roman" w:cs="Times New Roman"/>
            <w:sz w:val="24"/>
          </w:rPr>
          <w:fldChar w:fldCharType="end"/>
        </w:r>
        <w:r w:rsidDel="00CE7730">
          <w:rPr>
            <w:rFonts w:ascii="Times New Roman" w:hAnsi="Times New Roman" w:cs="Times New Roman"/>
            <w:sz w:val="24"/>
          </w:rPr>
          <w:delText>.</w:delText>
        </w:r>
      </w:del>
      <w:ins w:id="320" w:author="Liu, Luyu" w:date="2020-07-31T14:46:00Z">
        <w:del w:id="321" w:author="Miller, Harvey J." w:date="2020-08-04T10:47:00Z">
          <w:r w:rsidR="00751F3B" w:rsidDel="00CE7730">
            <w:rPr>
              <w:rFonts w:ascii="Times New Roman" w:hAnsi="Times New Roman" w:cs="Times New Roman"/>
              <w:sz w:val="24"/>
            </w:rPr>
            <w:delText xml:space="preserve"> </w:delText>
          </w:r>
        </w:del>
      </w:ins>
      <w:ins w:id="322" w:author="Liu, Luyu" w:date="2020-07-31T16:14:00Z">
        <w:del w:id="323" w:author="Miller, Harvey J." w:date="2020-08-04T12:06:00Z">
          <w:r w:rsidR="00A1299D" w:rsidDel="002130A1">
            <w:rPr>
              <w:rFonts w:ascii="Times New Roman" w:hAnsi="Times New Roman" w:cs="Times New Roman"/>
              <w:sz w:val="24"/>
            </w:rPr>
            <w:delText xml:space="preserve">It </w:delText>
          </w:r>
        </w:del>
      </w:ins>
      <w:ins w:id="324" w:author="Liu, Luyu" w:date="2020-07-31T16:29:00Z">
        <w:del w:id="325" w:author="Miller, Harvey J." w:date="2020-08-04T12:06:00Z">
          <w:r w:rsidR="002A5EC0" w:rsidDel="002130A1">
            <w:rPr>
              <w:rFonts w:ascii="Times New Roman" w:hAnsi="Times New Roman" w:cs="Times New Roman"/>
              <w:sz w:val="24"/>
            </w:rPr>
            <w:delText xml:space="preserve">is extremely important to </w:delText>
          </w:r>
        </w:del>
      </w:ins>
      <w:ins w:id="326" w:author="Liu, Luyu" w:date="2020-07-31T16:41:00Z">
        <w:del w:id="327" w:author="Miller, Harvey J." w:date="2020-08-04T12:06:00Z">
          <w:r w:rsidR="00544D0B" w:rsidDel="002130A1">
            <w:rPr>
              <w:rFonts w:ascii="Times New Roman" w:hAnsi="Times New Roman" w:cs="Times New Roman"/>
              <w:sz w:val="24"/>
            </w:rPr>
            <w:delText xml:space="preserve">investigate </w:delText>
          </w:r>
        </w:del>
      </w:ins>
      <w:ins w:id="328" w:author="Liu, Luyu" w:date="2020-07-31T16:42:00Z">
        <w:del w:id="329" w:author="Miller, Harvey J." w:date="2020-08-04T12:06:00Z">
          <w:r w:rsidR="00544D0B" w:rsidDel="002130A1">
            <w:rPr>
              <w:rFonts w:ascii="Times New Roman" w:hAnsi="Times New Roman" w:cs="Times New Roman"/>
              <w:sz w:val="24"/>
            </w:rPr>
            <w:delText xml:space="preserve">the measures’ </w:delText>
          </w:r>
        </w:del>
      </w:ins>
      <w:ins w:id="330" w:author="Liu, Luyu" w:date="2020-07-31T16:41:00Z">
        <w:del w:id="331" w:author="Miller, Harvey J." w:date="2020-08-04T12:06:00Z">
          <w:r w:rsidR="00544D0B" w:rsidDel="002130A1">
            <w:rPr>
              <w:rFonts w:ascii="Times New Roman" w:hAnsi="Times New Roman" w:cs="Times New Roman"/>
              <w:sz w:val="24"/>
            </w:rPr>
            <w:delText>connections to different demographic factors</w:delText>
          </w:r>
        </w:del>
      </w:ins>
      <w:ins w:id="332" w:author="Liu, Luyu" w:date="2020-07-31T16:42:00Z">
        <w:del w:id="333" w:author="Miller, Harvey J." w:date="2020-08-04T12:06:00Z">
          <w:r w:rsidR="00544D0B" w:rsidDel="002130A1">
            <w:rPr>
              <w:rFonts w:ascii="Times New Roman" w:hAnsi="Times New Roman" w:cs="Times New Roman"/>
              <w:sz w:val="24"/>
            </w:rPr>
            <w:delText>,</w:delText>
          </w:r>
        </w:del>
      </w:ins>
      <w:ins w:id="334" w:author="Liu, Luyu" w:date="2020-07-31T16:43:00Z">
        <w:del w:id="335" w:author="Miller, Harvey J." w:date="2020-08-04T12:06:00Z">
          <w:r w:rsidR="00544D0B" w:rsidDel="002130A1">
            <w:rPr>
              <w:rFonts w:ascii="Times New Roman" w:hAnsi="Times New Roman" w:cs="Times New Roman"/>
              <w:sz w:val="24"/>
            </w:rPr>
            <w:delText xml:space="preserve"> especially </w:delText>
          </w:r>
        </w:del>
      </w:ins>
      <w:ins w:id="336" w:author="Liu, Luyu" w:date="2020-07-31T16:47:00Z">
        <w:del w:id="337" w:author="Miller, Harvey J." w:date="2020-08-04T12:06:00Z">
          <w:r w:rsidR="00544D0B" w:rsidDel="002130A1">
            <w:rPr>
              <w:rFonts w:ascii="Times New Roman" w:hAnsi="Times New Roman" w:cs="Times New Roman"/>
              <w:sz w:val="24"/>
            </w:rPr>
            <w:delText xml:space="preserve">for </w:delText>
          </w:r>
        </w:del>
      </w:ins>
      <w:ins w:id="338" w:author="Liu, Luyu" w:date="2020-07-31T16:43:00Z">
        <w:del w:id="339" w:author="Miller, Harvey J." w:date="2020-08-04T12:06:00Z">
          <w:r w:rsidR="00544D0B" w:rsidDel="002130A1">
            <w:rPr>
              <w:rFonts w:ascii="Times New Roman" w:hAnsi="Times New Roman" w:cs="Times New Roman"/>
              <w:sz w:val="24"/>
            </w:rPr>
            <w:delText xml:space="preserve">underprivileged </w:delText>
          </w:r>
        </w:del>
      </w:ins>
      <w:ins w:id="340" w:author="Liu, Luyu" w:date="2020-07-31T16:47:00Z">
        <w:del w:id="341" w:author="Miller, Harvey J." w:date="2020-08-04T12:06:00Z">
          <w:r w:rsidR="00544D0B" w:rsidDel="002130A1">
            <w:rPr>
              <w:rFonts w:ascii="Times New Roman" w:hAnsi="Times New Roman" w:cs="Times New Roman"/>
              <w:sz w:val="24"/>
            </w:rPr>
            <w:delText>population</w:delText>
          </w:r>
        </w:del>
      </w:ins>
      <w:ins w:id="342" w:author="Liu, Luyu" w:date="2020-07-31T16:48:00Z">
        <w:del w:id="343" w:author="Miller, Harvey J." w:date="2020-08-04T12:06:00Z">
          <w:r w:rsidR="00544D0B" w:rsidDel="002130A1">
            <w:rPr>
              <w:rFonts w:ascii="Times New Roman" w:hAnsi="Times New Roman" w:cs="Times New Roman"/>
              <w:sz w:val="24"/>
            </w:rPr>
            <w:delText>s</w:delText>
          </w:r>
        </w:del>
      </w:ins>
      <w:ins w:id="344" w:author="Liu, Luyu" w:date="2020-07-31T16:47:00Z">
        <w:del w:id="345" w:author="Miller, Harvey J." w:date="2020-08-04T12:06:00Z">
          <w:r w:rsidR="00544D0B" w:rsidDel="002130A1">
            <w:rPr>
              <w:rFonts w:ascii="Times New Roman" w:hAnsi="Times New Roman" w:cs="Times New Roman"/>
              <w:sz w:val="24"/>
            </w:rPr>
            <w:delText xml:space="preserve"> </w:delText>
          </w:r>
        </w:del>
      </w:ins>
      <w:ins w:id="346" w:author="Liu, Luyu" w:date="2020-07-31T16:43:00Z">
        <w:del w:id="347" w:author="Miller, Harvey J." w:date="2020-08-04T12:06:00Z">
          <w:r w:rsidR="00544D0B" w:rsidDel="002130A1">
            <w:rPr>
              <w:rFonts w:ascii="Times New Roman" w:hAnsi="Times New Roman" w:cs="Times New Roman"/>
              <w:sz w:val="24"/>
            </w:rPr>
            <w:delText xml:space="preserve">such as </w:delText>
          </w:r>
        </w:del>
      </w:ins>
      <w:ins w:id="348" w:author="Liu, Luyu" w:date="2020-07-31T16:53:00Z">
        <w:del w:id="349" w:author="Miller, Harvey J." w:date="2020-08-04T12:06:00Z">
          <w:r w:rsidR="00DA0B4A" w:rsidDel="002130A1">
            <w:rPr>
              <w:rFonts w:ascii="Times New Roman" w:hAnsi="Times New Roman" w:cs="Times New Roman"/>
              <w:sz w:val="24"/>
            </w:rPr>
            <w:delText xml:space="preserve">essential </w:delText>
          </w:r>
        </w:del>
      </w:ins>
      <w:ins w:id="350" w:author="Liu, Luyu" w:date="2020-07-31T16:48:00Z">
        <w:del w:id="351" w:author="Miller, Harvey J." w:date="2020-08-04T12:06:00Z">
          <w:r w:rsidR="00544D0B" w:rsidDel="002130A1">
            <w:rPr>
              <w:rFonts w:ascii="Times New Roman" w:hAnsi="Times New Roman" w:cs="Times New Roman"/>
              <w:sz w:val="24"/>
            </w:rPr>
            <w:delText xml:space="preserve">workers, </w:delText>
          </w:r>
        </w:del>
      </w:ins>
      <w:ins w:id="352" w:author="Liu, Luyu" w:date="2020-07-31T16:52:00Z">
        <w:del w:id="353" w:author="Miller, Harvey J." w:date="2020-08-04T12:06:00Z">
          <w:r w:rsidR="00820C6F" w:rsidDel="002130A1">
            <w:rPr>
              <w:rFonts w:ascii="Times New Roman" w:hAnsi="Times New Roman" w:cs="Times New Roman"/>
              <w:sz w:val="24"/>
            </w:rPr>
            <w:delText>ethnic minorities</w:delText>
          </w:r>
        </w:del>
      </w:ins>
      <w:ins w:id="354" w:author="Liu, Luyu" w:date="2020-07-31T16:49:00Z">
        <w:del w:id="355" w:author="Miller, Harvey J." w:date="2020-08-04T12:06:00Z">
          <w:r w:rsidR="00544D0B" w:rsidDel="002130A1">
            <w:rPr>
              <w:rFonts w:ascii="Times New Roman" w:hAnsi="Times New Roman" w:cs="Times New Roman"/>
              <w:sz w:val="24"/>
            </w:rPr>
            <w:delText>, Female, and senior people.</w:delText>
          </w:r>
        </w:del>
      </w:ins>
      <w:del w:id="356" w:author="Miller, Harvey J." w:date="2020-08-04T12:06:00Z">
        <w:r w:rsidDel="002130A1">
          <w:rPr>
            <w:rFonts w:ascii="Times New Roman" w:hAnsi="Times New Roman" w:cs="Times New Roman"/>
            <w:sz w:val="24"/>
          </w:rPr>
          <w:delText xml:space="preserve"> </w:delText>
        </w:r>
      </w:del>
    </w:p>
    <w:p w14:paraId="2A660706" w14:textId="019F5254" w:rsidR="00AA080F" w:rsidRDefault="00077492">
      <w:pPr>
        <w:spacing w:line="240" w:lineRule="auto"/>
        <w:jc w:val="both"/>
        <w:rPr>
          <w:ins w:id="357" w:author="Miller, Harvey J." w:date="2020-08-04T13:16:00Z"/>
          <w:rFonts w:ascii="Times New Roman" w:hAnsi="Times New Roman" w:cs="Times New Roman"/>
          <w:sz w:val="24"/>
        </w:rPr>
      </w:pPr>
      <w:r>
        <w:rPr>
          <w:rFonts w:ascii="Times New Roman" w:hAnsi="Times New Roman" w:cs="Times New Roman"/>
          <w:sz w:val="24"/>
        </w:rPr>
        <w:tab/>
      </w:r>
      <w:commentRangeStart w:id="358"/>
      <w:commentRangeStart w:id="359"/>
      <w:ins w:id="360" w:author="Miller, Harvey J." w:date="2020-08-04T12:43:00Z">
        <w:r w:rsidR="005C1F65">
          <w:rPr>
            <w:rFonts w:ascii="Times New Roman" w:hAnsi="Times New Roman" w:cs="Times New Roman"/>
            <w:sz w:val="24"/>
          </w:rPr>
          <w:t xml:space="preserve">The </w:t>
        </w:r>
      </w:ins>
      <w:ins w:id="361" w:author="Miller, Harvey J." w:date="2020-08-04T13:19:00Z">
        <w:r w:rsidR="00D950D7">
          <w:rPr>
            <w:rFonts w:ascii="Times New Roman" w:hAnsi="Times New Roman" w:cs="Times New Roman"/>
            <w:sz w:val="24"/>
          </w:rPr>
          <w:t xml:space="preserve">differential </w:t>
        </w:r>
      </w:ins>
      <w:ins w:id="362" w:author="Miller, Harvey J." w:date="2020-08-04T12:43:00Z">
        <w:r w:rsidR="005C1F65">
          <w:rPr>
            <w:rFonts w:ascii="Times New Roman" w:hAnsi="Times New Roman" w:cs="Times New Roman"/>
            <w:sz w:val="24"/>
          </w:rPr>
          <w:t xml:space="preserve">impacts of pandemics on public </w:t>
        </w:r>
      </w:ins>
      <w:ins w:id="363" w:author="Liu, Luyu" w:date="2020-07-31T17:06:00Z">
        <w:del w:id="364" w:author="Miller, Harvey J." w:date="2020-08-04T12:43:00Z">
          <w:r w:rsidR="00593F10" w:rsidDel="005C1F65">
            <w:rPr>
              <w:rFonts w:ascii="Times New Roman" w:hAnsi="Times New Roman" w:cs="Times New Roman"/>
              <w:sz w:val="24"/>
            </w:rPr>
            <w:delText xml:space="preserve">There are </w:delText>
          </w:r>
        </w:del>
      </w:ins>
      <w:ins w:id="365" w:author="Liu, Luyu" w:date="2020-07-31T17:08:00Z">
        <w:del w:id="366" w:author="Miller, Harvey J." w:date="2020-08-04T12:43:00Z">
          <w:r w:rsidR="00593F10" w:rsidDel="005C1F65">
            <w:rPr>
              <w:rFonts w:ascii="Times New Roman" w:hAnsi="Times New Roman" w:cs="Times New Roman"/>
              <w:sz w:val="24"/>
            </w:rPr>
            <w:delText xml:space="preserve">already </w:delText>
          </w:r>
        </w:del>
      </w:ins>
      <w:ins w:id="367" w:author="Liu, Luyu" w:date="2020-07-31T17:09:00Z">
        <w:del w:id="368" w:author="Miller, Harvey J." w:date="2020-08-04T12:43:00Z">
          <w:r w:rsidR="00CC7F95" w:rsidDel="005C1F65">
            <w:rPr>
              <w:rFonts w:ascii="Times New Roman" w:hAnsi="Times New Roman" w:cs="Times New Roman"/>
              <w:sz w:val="24"/>
            </w:rPr>
            <w:delText xml:space="preserve">several </w:delText>
          </w:r>
        </w:del>
      </w:ins>
      <w:ins w:id="369" w:author="Liu, Luyu" w:date="2020-07-31T17:06:00Z">
        <w:del w:id="370" w:author="Miller, Harvey J." w:date="2020-08-04T12:43:00Z">
          <w:r w:rsidR="00593F10" w:rsidDel="005C1F65">
            <w:rPr>
              <w:rFonts w:ascii="Times New Roman" w:hAnsi="Times New Roman" w:cs="Times New Roman"/>
              <w:sz w:val="24"/>
            </w:rPr>
            <w:delText>studies that investi</w:delText>
          </w:r>
        </w:del>
      </w:ins>
      <w:ins w:id="371" w:author="Liu, Luyu" w:date="2020-07-31T17:07:00Z">
        <w:del w:id="372" w:author="Miller, Harvey J." w:date="2020-08-04T12:43:00Z">
          <w:r w:rsidR="00593F10" w:rsidDel="005C1F65">
            <w:rPr>
              <w:rFonts w:ascii="Times New Roman" w:hAnsi="Times New Roman" w:cs="Times New Roman"/>
              <w:sz w:val="24"/>
            </w:rPr>
            <w:delText xml:space="preserve">gated the impact of a pandemic on the </w:delText>
          </w:r>
        </w:del>
        <w:r w:rsidR="00593F10">
          <w:rPr>
            <w:rFonts w:ascii="Times New Roman" w:hAnsi="Times New Roman" w:cs="Times New Roman"/>
            <w:sz w:val="24"/>
          </w:rPr>
          <w:t xml:space="preserve">transit </w:t>
        </w:r>
      </w:ins>
      <w:ins w:id="373" w:author="Miller, Harvey J." w:date="2020-08-04T12:43:00Z">
        <w:r w:rsidR="005C1F65">
          <w:rPr>
            <w:rFonts w:ascii="Times New Roman" w:hAnsi="Times New Roman" w:cs="Times New Roman"/>
            <w:sz w:val="24"/>
          </w:rPr>
          <w:t xml:space="preserve">demand </w:t>
        </w:r>
      </w:ins>
      <w:ins w:id="374" w:author="Miller, Harvey J." w:date="2020-08-04T12:44:00Z">
        <w:r w:rsidR="005C1F65">
          <w:rPr>
            <w:rFonts w:ascii="Times New Roman" w:hAnsi="Times New Roman" w:cs="Times New Roman"/>
            <w:sz w:val="24"/>
          </w:rPr>
          <w:t xml:space="preserve">is an underexplored question.  </w:t>
        </w:r>
      </w:ins>
      <w:ins w:id="375" w:author="Liu, Luyu" w:date="2020-07-31T17:07:00Z">
        <w:del w:id="376" w:author="Miller, Harvey J." w:date="2020-08-04T12:43:00Z">
          <w:r w:rsidR="00593F10" w:rsidDel="005C1F65">
            <w:rPr>
              <w:rFonts w:ascii="Times New Roman" w:hAnsi="Times New Roman" w:cs="Times New Roman"/>
              <w:sz w:val="24"/>
            </w:rPr>
            <w:delText>systems</w:delText>
          </w:r>
        </w:del>
      </w:ins>
      <w:ins w:id="377" w:author="Liu, Luyu" w:date="2020-07-31T17:09:00Z">
        <w:del w:id="378" w:author="Miller, Harvey J." w:date="2020-08-04T12:43:00Z">
          <w:r w:rsidR="00E6336F" w:rsidDel="005C1F65">
            <w:rPr>
              <w:rFonts w:ascii="Times New Roman" w:hAnsi="Times New Roman" w:cs="Times New Roman"/>
              <w:sz w:val="24"/>
            </w:rPr>
            <w:delText xml:space="preserve"> </w:delText>
          </w:r>
        </w:del>
      </w:ins>
      <w:ins w:id="379" w:author="Miller, Harvey J." w:date="2020-08-04T12:44:00Z">
        <w:r w:rsidR="005C1F65">
          <w:rPr>
            <w:rFonts w:ascii="Times New Roman" w:hAnsi="Times New Roman" w:cs="Times New Roman"/>
            <w:sz w:val="24"/>
          </w:rPr>
          <w:t xml:space="preserve">There is limited research based on the experience of </w:t>
        </w:r>
      </w:ins>
      <w:ins w:id="380" w:author="Liu, Luyu" w:date="2020-07-31T17:11:00Z">
        <w:del w:id="381" w:author="Miller, Harvey J." w:date="2020-08-04T12:44:00Z">
          <w:r w:rsidR="00215B64" w:rsidDel="005C1F65">
            <w:rPr>
              <w:rFonts w:ascii="Times New Roman" w:hAnsi="Times New Roman" w:cs="Times New Roman"/>
              <w:sz w:val="24"/>
            </w:rPr>
            <w:delText xml:space="preserve">in </w:delText>
          </w:r>
        </w:del>
      </w:ins>
      <w:ins w:id="382" w:author="Liu, Luyu" w:date="2020-07-31T17:09:00Z">
        <w:r w:rsidR="00E6336F">
          <w:rPr>
            <w:rFonts w:ascii="Times New Roman" w:hAnsi="Times New Roman" w:cs="Times New Roman"/>
            <w:sz w:val="24"/>
          </w:rPr>
          <w:t>Asian cities</w:t>
        </w:r>
      </w:ins>
      <w:ins w:id="383" w:author="Liu, Luyu" w:date="2020-07-31T17:11:00Z">
        <w:r w:rsidR="002B24EC">
          <w:rPr>
            <w:rFonts w:ascii="Times New Roman" w:hAnsi="Times New Roman" w:cs="Times New Roman"/>
            <w:sz w:val="24"/>
          </w:rPr>
          <w:t xml:space="preserve"> </w:t>
        </w:r>
      </w:ins>
      <w:ins w:id="384" w:author="Liu, Luyu" w:date="2020-08-02T12:26:00Z">
        <w:r w:rsidR="008B65FF">
          <w:rPr>
            <w:rFonts w:ascii="Times New Roman" w:hAnsi="Times New Roman" w:cs="Times New Roman"/>
            <w:sz w:val="24"/>
          </w:rPr>
          <w:t>during</w:t>
        </w:r>
      </w:ins>
      <w:ins w:id="385" w:author="Liu, Luyu" w:date="2020-07-31T17:11:00Z">
        <w:r w:rsidR="002B24EC">
          <w:rPr>
            <w:rFonts w:ascii="Times New Roman" w:hAnsi="Times New Roman" w:cs="Times New Roman"/>
            <w:sz w:val="24"/>
          </w:rPr>
          <w:t xml:space="preserve"> </w:t>
        </w:r>
      </w:ins>
      <w:ins w:id="386" w:author="Miller, Harvey J." w:date="2020-08-04T12:50:00Z">
        <w:r w:rsidR="00DE68A2">
          <w:rPr>
            <w:rFonts w:ascii="Times New Roman" w:hAnsi="Times New Roman" w:cs="Times New Roman"/>
            <w:sz w:val="24"/>
          </w:rPr>
          <w:t xml:space="preserve">recent </w:t>
        </w:r>
      </w:ins>
      <w:ins w:id="387" w:author="Liu, Luyu" w:date="2020-07-31T17:11:00Z">
        <w:del w:id="388" w:author="Miller, Harvey J." w:date="2020-08-04T12:50:00Z">
          <w:r w:rsidR="002B24EC" w:rsidDel="00DE68A2">
            <w:rPr>
              <w:rFonts w:ascii="Times New Roman" w:hAnsi="Times New Roman" w:cs="Times New Roman"/>
              <w:sz w:val="24"/>
            </w:rPr>
            <w:delText xml:space="preserve">past </w:delText>
          </w:r>
        </w:del>
        <w:r w:rsidR="002B24EC">
          <w:rPr>
            <w:rFonts w:ascii="Times New Roman" w:hAnsi="Times New Roman" w:cs="Times New Roman"/>
            <w:sz w:val="24"/>
          </w:rPr>
          <w:t>pandemics</w:t>
        </w:r>
      </w:ins>
      <w:ins w:id="389" w:author="Liu, Luyu" w:date="2020-07-31T17:09:00Z">
        <w:r w:rsidR="00E6336F">
          <w:rPr>
            <w:rFonts w:ascii="Times New Roman" w:hAnsi="Times New Roman" w:cs="Times New Roman"/>
            <w:sz w:val="24"/>
          </w:rPr>
          <w:t xml:space="preserve">. </w:t>
        </w:r>
      </w:ins>
      <w:del w:id="390" w:author="Liu, Luyu" w:date="2020-07-31T16:59:00Z">
        <w:r w:rsidDel="00F95316">
          <w:rPr>
            <w:rFonts w:ascii="Times New Roman" w:hAnsi="Times New Roman" w:cs="Times New Roman"/>
            <w:sz w:val="24"/>
          </w:rPr>
          <w:delText>In addition to the closing of businesses</w:delText>
        </w:r>
      </w:del>
      <w:del w:id="391" w:author="Liu, Luyu" w:date="2020-07-31T15:01:00Z">
        <w:r w:rsidDel="00DC02FD">
          <w:rPr>
            <w:rFonts w:ascii="Times New Roman" w:hAnsi="Times New Roman" w:cs="Times New Roman"/>
            <w:sz w:val="24"/>
          </w:rPr>
          <w:delText>,</w:delText>
        </w:r>
      </w:del>
      <w:del w:id="392"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del w:id="393" w:author="Miller, Harvey J." w:date="2020-08-04T12:52:00Z">
        <w:r w:rsidDel="00DE68A2">
          <w:rPr>
            <w:rFonts w:ascii="Times New Roman" w:hAnsi="Times New Roman" w:cs="Times New Roman"/>
            <w:sz w:val="24"/>
          </w:rPr>
          <w:delText xml:space="preserve">In an analysis of public transit ridership in Taipei </w:delText>
        </w:r>
      </w:del>
      <w:ins w:id="394" w:author="Miller, Harvey J." w:date="2020-08-04T12:52:00Z">
        <w:r w:rsidR="00DE68A2">
          <w:rPr>
            <w:rFonts w:ascii="Times New Roman" w:hAnsi="Times New Roman" w:cs="Times New Roman"/>
            <w:sz w:val="24"/>
          </w:rPr>
          <w:t>D</w:t>
        </w:r>
      </w:ins>
      <w:del w:id="395" w:author="Miller, Harvey J." w:date="2020-08-04T12:52:00Z">
        <w:r w:rsidDel="00DE68A2">
          <w:rPr>
            <w:rFonts w:ascii="Times New Roman" w:hAnsi="Times New Roman" w:cs="Times New Roman"/>
            <w:sz w:val="24"/>
          </w:rPr>
          <w:delText>d</w:delText>
        </w:r>
      </w:del>
      <w:r>
        <w:rPr>
          <w:rFonts w:ascii="Times New Roman" w:hAnsi="Times New Roman" w:cs="Times New Roman"/>
          <w:sz w:val="24"/>
        </w:rPr>
        <w:t xml:space="preserve">uring the 2003 SARS pandemic, </w:t>
      </w:r>
      <w:ins w:id="396" w:author="Miller, Harvey J." w:date="2020-08-04T12:52:00Z">
        <w:r w:rsidR="00DE68A2">
          <w:rPr>
            <w:rFonts w:ascii="Times New Roman" w:hAnsi="Times New Roman" w:cs="Times New Roman"/>
            <w:sz w:val="24"/>
          </w:rPr>
          <w:t xml:space="preserve">the </w:t>
        </w:r>
      </w:ins>
      <w:r>
        <w:rPr>
          <w:rFonts w:ascii="Times New Roman" w:hAnsi="Times New Roman" w:cs="Times New Roman"/>
          <w:sz w:val="24"/>
        </w:rPr>
        <w:t xml:space="preserve">Taipei underground </w:t>
      </w:r>
      <w:ins w:id="397" w:author="Miller, Harvey J." w:date="2020-08-04T12:52:00Z">
        <w:r w:rsidR="00DE68A2">
          <w:rPr>
            <w:rFonts w:ascii="Times New Roman" w:hAnsi="Times New Roman" w:cs="Times New Roman"/>
            <w:sz w:val="24"/>
          </w:rPr>
          <w:t xml:space="preserve">system </w:t>
        </w:r>
      </w:ins>
      <w:r>
        <w:rPr>
          <w:rFonts w:ascii="Times New Roman" w:hAnsi="Times New Roman" w:cs="Times New Roman"/>
          <w:sz w:val="24"/>
        </w:rPr>
        <w:t xml:space="preserve">lost almost 50% of daily ridership during the peak of the </w:t>
      </w:r>
      <w:del w:id="398" w:author="Miller, Harvey J." w:date="2020-08-04T12:52:00Z">
        <w:r w:rsidDel="00DE68A2">
          <w:rPr>
            <w:rFonts w:ascii="Times New Roman" w:hAnsi="Times New Roman" w:cs="Times New Roman"/>
            <w:sz w:val="24"/>
          </w:rPr>
          <w:delText xml:space="preserve">SARS </w:delText>
        </w:r>
      </w:del>
      <w:r>
        <w:rPr>
          <w:rFonts w:ascii="Times New Roman" w:hAnsi="Times New Roman" w:cs="Times New Roman"/>
          <w:sz w:val="24"/>
        </w:rPr>
        <w:t xml:space="preserve">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399"/>
      <w:commentRangeEnd w:id="358"/>
      <w:r w:rsidR="00DE68A2">
        <w:rPr>
          <w:rStyle w:val="CommentReference"/>
        </w:rPr>
        <w:commentReference w:id="358"/>
      </w:r>
      <w:commentRangeEnd w:id="359"/>
      <w:r w:rsidR="001272E3">
        <w:rPr>
          <w:rStyle w:val="CommentReference"/>
        </w:rPr>
        <w:commentReference w:id="359"/>
      </w:r>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w:t>
      </w:r>
      <w:ins w:id="400" w:author="Miller, Harvey J." w:date="2020-08-06T08:26:00Z">
        <w:r w:rsidR="007E180A">
          <w:rPr>
            <w:rFonts w:ascii="Times New Roman" w:hAnsi="Times New Roman" w:cs="Times New Roman"/>
            <w:sz w:val="24"/>
          </w:rPr>
          <w:t>social groups</w:t>
        </w:r>
      </w:ins>
      <w:del w:id="401" w:author="Miller, Harvey J." w:date="2020-08-06T08:25:00Z">
        <w:r w:rsidDel="007E180A">
          <w:rPr>
            <w:rFonts w:ascii="Times New Roman" w:hAnsi="Times New Roman" w:cs="Times New Roman"/>
            <w:sz w:val="24"/>
          </w:rPr>
          <w:delText>different populations</w:delText>
        </w:r>
      </w:del>
      <w:r>
        <w:rPr>
          <w:rFonts w:ascii="Times New Roman" w:hAnsi="Times New Roman" w:cs="Times New Roman"/>
          <w:sz w:val="24"/>
        </w:rPr>
        <w:t>, and neighborhoods</w:t>
      </w:r>
      <w:ins w:id="402" w:author="Miller, Harvey J." w:date="2020-08-06T08:26:00Z">
        <w:r w:rsidR="007E180A">
          <w:rPr>
            <w:rFonts w:ascii="Times New Roman" w:hAnsi="Times New Roman" w:cs="Times New Roman"/>
            <w:sz w:val="24"/>
          </w:rPr>
          <w:t xml:space="preserve"> </w:t>
        </w:r>
      </w:ins>
      <w:del w:id="403" w:author="Miller, Harvey J." w:date="2020-08-06T08:26:00Z">
        <w:r w:rsidDel="007E180A">
          <w:rPr>
            <w:rFonts w:ascii="Times New Roman" w:hAnsi="Times New Roman" w:cs="Times New Roman"/>
            <w:sz w:val="24"/>
          </w:rPr>
          <w:delText xml:space="preserve">. </w:delText>
        </w:r>
      </w:del>
      <w:del w:id="404" w:author="Miller, Harvey J." w:date="2020-08-04T12:52:00Z">
        <w:r w:rsidDel="00DE68A2">
          <w:rPr>
            <w:rFonts w:ascii="Times New Roman" w:hAnsi="Times New Roman" w:cs="Times New Roman"/>
            <w:sz w:val="24"/>
          </w:rPr>
          <w:delText>The study finds that fear of the pandemic significantly influenced travel behavior. T</w:delText>
        </w:r>
      </w:del>
      <w:ins w:id="405" w:author="Liu, Luyu" w:date="2020-07-31T17:10:00Z">
        <w:del w:id="406" w:author="Miller, Harvey J." w:date="2020-08-04T12:52:00Z">
          <w:r w:rsidR="00E6336F" w:rsidDel="00DE68A2">
            <w:rPr>
              <w:rFonts w:ascii="Times New Roman" w:hAnsi="Times New Roman" w:cs="Times New Roman"/>
              <w:sz w:val="24"/>
            </w:rPr>
            <w:delText>t</w:delText>
          </w:r>
        </w:del>
      </w:ins>
      <w:del w:id="407" w:author="Miller, Harvey J." w:date="2020-08-04T12:52:00Z">
        <w:r w:rsidDel="00DE68A2">
          <w:rPr>
            <w:rFonts w:ascii="Times New Roman" w:hAnsi="Times New Roman" w:cs="Times New Roman"/>
            <w:sz w:val="24"/>
          </w:rPr>
          <w:delText xml:space="preserve">he </w:delText>
        </w:r>
      </w:del>
      <w:del w:id="408" w:author="Miller, Harvey J." w:date="2020-08-06T08:26:00Z">
        <w:r w:rsidDel="007E180A">
          <w:rPr>
            <w:rFonts w:ascii="Times New Roman" w:hAnsi="Times New Roman" w:cs="Times New Roman"/>
            <w:sz w:val="24"/>
          </w:rPr>
          <w:delText xml:space="preserve">ability </w:delText>
        </w:r>
      </w:del>
      <w:del w:id="409" w:author="Miller, Harvey J." w:date="2020-08-04T12:53:00Z">
        <w:r w:rsidDel="00DE68A2">
          <w:rPr>
            <w:rFonts w:ascii="Times New Roman" w:hAnsi="Times New Roman" w:cs="Times New Roman"/>
            <w:sz w:val="24"/>
          </w:rPr>
          <w:delText>for</w:delText>
        </w:r>
      </w:del>
      <w:del w:id="410" w:author="Miller, Harvey J." w:date="2020-08-06T08:26:00Z">
        <w:r w:rsidDel="007E180A">
          <w:rPr>
            <w:rFonts w:ascii="Times New Roman" w:hAnsi="Times New Roman" w:cs="Times New Roman"/>
            <w:sz w:val="24"/>
          </w:rPr>
          <w:delText xml:space="preserve"> people to change their daily routine</w:delText>
        </w:r>
      </w:del>
      <w:ins w:id="411" w:author="Liu, Luyu" w:date="2020-08-05T16:50:00Z">
        <w:del w:id="412" w:author="Miller, Harvey J." w:date="2020-08-06T08:26:00Z">
          <w:r w:rsidR="00B97D05" w:rsidDel="007E180A">
            <w:rPr>
              <w:rFonts w:ascii="Times New Roman" w:hAnsi="Times New Roman" w:cs="Times New Roman"/>
              <w:sz w:val="24"/>
            </w:rPr>
            <w:delText xml:space="preserve"> is</w:delText>
          </w:r>
        </w:del>
      </w:ins>
      <w:del w:id="413" w:author="Miller, Harvey J." w:date="2020-08-06T08:26:00Z">
        <w:r w:rsidDel="007E180A">
          <w:rPr>
            <w:rFonts w:ascii="Times New Roman" w:hAnsi="Times New Roman" w:cs="Times New Roman"/>
            <w:sz w:val="24"/>
          </w:rPr>
          <w:delText xml:space="preserve"> measured by land value and regional characteristics</w:delText>
        </w:r>
      </w:del>
      <w:ins w:id="414" w:author="Liu, Luyu" w:date="2020-07-31T17:10:00Z">
        <w:del w:id="415" w:author="Miller, Harvey J." w:date="2020-08-06T08:26:00Z">
          <w:r w:rsidR="00E6336F" w:rsidDel="007E180A">
            <w:rPr>
              <w:rFonts w:ascii="Times New Roman" w:hAnsi="Times New Roman" w:cs="Times New Roman"/>
              <w:sz w:val="24"/>
            </w:rPr>
            <w:delText>,</w:delText>
          </w:r>
        </w:del>
      </w:ins>
      <w:del w:id="416" w:author="Miller, Harvey J." w:date="2020-08-06T08:26:00Z">
        <w:r w:rsidDel="007E180A">
          <w:rPr>
            <w:rFonts w:ascii="Times New Roman" w:hAnsi="Times New Roman" w:cs="Times New Roman"/>
            <w:sz w:val="24"/>
          </w:rPr>
          <w:delText xml:space="preserve"> </w:delText>
        </w:r>
      </w:del>
      <w:ins w:id="417" w:author="Liu, Luyu" w:date="2020-08-05T16:50:00Z">
        <w:del w:id="418" w:author="Miller, Harvey J." w:date="2020-08-06T08:26:00Z">
          <w:r w:rsidR="00B97D05" w:rsidDel="007E180A">
            <w:rPr>
              <w:rFonts w:ascii="Times New Roman" w:hAnsi="Times New Roman" w:cs="Times New Roman"/>
              <w:sz w:val="24"/>
            </w:rPr>
            <w:delText xml:space="preserve">which </w:delText>
          </w:r>
        </w:del>
      </w:ins>
      <w:del w:id="419" w:author="Miller, Harvey J." w:date="2020-08-06T08:26:00Z">
        <w:r w:rsidDel="007E180A">
          <w:rPr>
            <w:rFonts w:ascii="Times New Roman" w:hAnsi="Times New Roman" w:cs="Times New Roman"/>
            <w:sz w:val="24"/>
          </w:rPr>
          <w:delText xml:space="preserve">are the two primary determinants of </w:delText>
        </w:r>
      </w:del>
      <w:del w:id="420" w:author="Miller, Harvey J." w:date="2020-08-04T12:53:00Z">
        <w:r w:rsidDel="00DE68A2">
          <w:rPr>
            <w:rFonts w:ascii="Times New Roman" w:hAnsi="Times New Roman" w:cs="Times New Roman"/>
            <w:sz w:val="24"/>
          </w:rPr>
          <w:delText xml:space="preserve">shifted </w:delText>
        </w:r>
      </w:del>
      <w:del w:id="421" w:author="Miller, Harvey J." w:date="2020-08-06T08:26:00Z">
        <w:r w:rsidDel="007E180A">
          <w:rPr>
            <w:rFonts w:ascii="Times New Roman" w:hAnsi="Times New Roman" w:cs="Times New Roman"/>
            <w:sz w:val="24"/>
          </w:rPr>
          <w:delText xml:space="preserve">travel behavior </w:delText>
        </w:r>
      </w:del>
      <w:r w:rsidRPr="00CA0699">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00A02E2F" w:rsidRPr="00A02E2F">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commentRangeEnd w:id="399"/>
      <w:r w:rsidR="007E180A">
        <w:rPr>
          <w:rStyle w:val="CommentReference"/>
        </w:rPr>
        <w:commentReference w:id="399"/>
      </w:r>
      <w:ins w:id="422" w:author="Liu, Luyu" w:date="2020-07-31T17:06:00Z">
        <w:r w:rsidR="00593F10">
          <w:rPr>
            <w:rFonts w:ascii="Times New Roman" w:hAnsi="Times New Roman" w:cs="Times New Roman"/>
            <w:sz w:val="24"/>
          </w:rPr>
          <w:t xml:space="preserve">However, </w:t>
        </w:r>
      </w:ins>
      <w:ins w:id="423" w:author="Liu, Luyu" w:date="2020-07-31T17:14:00Z">
        <w:r w:rsidR="0013248A">
          <w:rPr>
            <w:rFonts w:ascii="Times New Roman" w:hAnsi="Times New Roman" w:cs="Times New Roman"/>
            <w:sz w:val="24"/>
          </w:rPr>
          <w:t xml:space="preserve">the literature is </w:t>
        </w:r>
      </w:ins>
      <w:ins w:id="424" w:author="Liu, Luyu" w:date="2020-07-31T17:15:00Z">
        <w:r w:rsidR="0013248A">
          <w:rPr>
            <w:rFonts w:ascii="Times New Roman" w:hAnsi="Times New Roman" w:cs="Times New Roman"/>
            <w:sz w:val="24"/>
          </w:rPr>
          <w:t xml:space="preserve">still </w:t>
        </w:r>
      </w:ins>
      <w:ins w:id="425" w:author="Liu, Luyu" w:date="2020-07-31T17:14:00Z">
        <w:del w:id="426" w:author="Miller, Harvey J." w:date="2020-08-04T13:40:00Z">
          <w:r w:rsidR="0013248A" w:rsidDel="00B610AE">
            <w:rPr>
              <w:rFonts w:ascii="Times New Roman" w:hAnsi="Times New Roman" w:cs="Times New Roman"/>
              <w:sz w:val="24"/>
            </w:rPr>
            <w:delText xml:space="preserve">very </w:delText>
          </w:r>
        </w:del>
        <w:r w:rsidR="0013248A">
          <w:rPr>
            <w:rFonts w:ascii="Times New Roman" w:hAnsi="Times New Roman" w:cs="Times New Roman"/>
            <w:sz w:val="24"/>
          </w:rPr>
          <w:t xml:space="preserve">scarce: </w:t>
        </w:r>
      </w:ins>
      <w:ins w:id="427" w:author="Miller, Harvey J." w:date="2020-08-04T12:55:00Z">
        <w:r w:rsidR="00DE68A2">
          <w:rPr>
            <w:rFonts w:ascii="Times New Roman" w:hAnsi="Times New Roman" w:cs="Times New Roman"/>
            <w:sz w:val="24"/>
          </w:rPr>
          <w:t xml:space="preserve">there are </w:t>
        </w:r>
      </w:ins>
      <w:ins w:id="428" w:author="Liu, Luyu" w:date="2020-07-31T17:15:00Z">
        <w:r w:rsidR="0013248A">
          <w:rPr>
            <w:rFonts w:ascii="Times New Roman" w:hAnsi="Times New Roman" w:cs="Times New Roman"/>
            <w:sz w:val="24"/>
          </w:rPr>
          <w:t xml:space="preserve">no </w:t>
        </w:r>
      </w:ins>
      <w:ins w:id="429" w:author="Liu, Luyu" w:date="2020-07-31T17:10:00Z">
        <w:r w:rsidR="00477C77">
          <w:rPr>
            <w:rFonts w:ascii="Times New Roman" w:hAnsi="Times New Roman" w:cs="Times New Roman"/>
            <w:sz w:val="24"/>
          </w:rPr>
          <w:t xml:space="preserve">studies systematically </w:t>
        </w:r>
      </w:ins>
      <w:ins w:id="430" w:author="Liu, Luyu" w:date="2020-07-31T17:11:00Z">
        <w:r w:rsidR="00477C77">
          <w:rPr>
            <w:rFonts w:ascii="Times New Roman" w:hAnsi="Times New Roman" w:cs="Times New Roman"/>
            <w:sz w:val="24"/>
          </w:rPr>
          <w:t>investigat</w:t>
        </w:r>
      </w:ins>
      <w:ins w:id="431" w:author="Miller, Harvey J." w:date="2020-08-04T12:56:00Z">
        <w:r w:rsidR="00DE68A2">
          <w:rPr>
            <w:rFonts w:ascii="Times New Roman" w:hAnsi="Times New Roman" w:cs="Times New Roman"/>
            <w:sz w:val="24"/>
          </w:rPr>
          <w:t>ing</w:t>
        </w:r>
      </w:ins>
      <w:ins w:id="432" w:author="Liu, Luyu" w:date="2020-07-31T17:11:00Z">
        <w:del w:id="433" w:author="Miller, Harvey J." w:date="2020-08-04T12:56:00Z">
          <w:r w:rsidR="00477C77" w:rsidDel="00DE68A2">
            <w:rPr>
              <w:rFonts w:ascii="Times New Roman" w:hAnsi="Times New Roman" w:cs="Times New Roman"/>
              <w:sz w:val="24"/>
            </w:rPr>
            <w:delText>ed</w:delText>
          </w:r>
        </w:del>
        <w:r w:rsidR="00477C77">
          <w:rPr>
            <w:rFonts w:ascii="Times New Roman" w:hAnsi="Times New Roman" w:cs="Times New Roman"/>
            <w:sz w:val="24"/>
          </w:rPr>
          <w:t xml:space="preserve"> </w:t>
        </w:r>
        <w:r w:rsidR="0013248A">
          <w:rPr>
            <w:rFonts w:ascii="Times New Roman" w:hAnsi="Times New Roman" w:cs="Times New Roman"/>
            <w:sz w:val="24"/>
          </w:rPr>
          <w:t>a pandemic</w:t>
        </w:r>
      </w:ins>
      <w:ins w:id="434" w:author="Miller, Harvey J." w:date="2020-08-04T12:55:00Z">
        <w:r w:rsidR="00DE68A2">
          <w:rPr>
            <w:rFonts w:ascii="Times New Roman" w:hAnsi="Times New Roman" w:cs="Times New Roman"/>
            <w:sz w:val="24"/>
          </w:rPr>
          <w:t xml:space="preserve"> </w:t>
        </w:r>
      </w:ins>
      <w:ins w:id="435" w:author="Liu, Luyu" w:date="2020-07-31T17:12:00Z">
        <w:del w:id="436" w:author="Miller, Harvey J." w:date="2020-08-04T12:55:00Z">
          <w:r w:rsidR="0013248A" w:rsidDel="00DE68A2">
            <w:rPr>
              <w:rFonts w:ascii="Times New Roman" w:hAnsi="Times New Roman" w:cs="Times New Roman"/>
              <w:sz w:val="24"/>
            </w:rPr>
            <w:delText xml:space="preserve">’s </w:delText>
          </w:r>
        </w:del>
        <w:r w:rsidR="0013248A">
          <w:rPr>
            <w:rFonts w:ascii="Times New Roman" w:hAnsi="Times New Roman" w:cs="Times New Roman"/>
            <w:sz w:val="24"/>
          </w:rPr>
          <w:t xml:space="preserve">impact on transit </w:t>
        </w:r>
      </w:ins>
      <w:ins w:id="437" w:author="Liu, Luyu" w:date="2020-08-02T15:28:00Z">
        <w:r w:rsidR="0049221F">
          <w:rPr>
            <w:rFonts w:ascii="Times New Roman" w:hAnsi="Times New Roman" w:cs="Times New Roman"/>
            <w:sz w:val="24"/>
          </w:rPr>
          <w:t xml:space="preserve">demand </w:t>
        </w:r>
      </w:ins>
      <w:ins w:id="438" w:author="Miller, Harvey J." w:date="2020-08-04T13:40:00Z">
        <w:r w:rsidR="00B610AE">
          <w:rPr>
            <w:rFonts w:ascii="Times New Roman" w:hAnsi="Times New Roman" w:cs="Times New Roman"/>
            <w:sz w:val="24"/>
          </w:rPr>
          <w:t>across commu</w:t>
        </w:r>
      </w:ins>
      <w:ins w:id="439" w:author="Miller, Harvey J." w:date="2020-08-04T13:41:00Z">
        <w:r w:rsidR="00B610AE">
          <w:rPr>
            <w:rFonts w:ascii="Times New Roman" w:hAnsi="Times New Roman" w:cs="Times New Roman"/>
            <w:sz w:val="24"/>
          </w:rPr>
          <w:t xml:space="preserve">nities </w:t>
        </w:r>
      </w:ins>
      <w:ins w:id="440" w:author="Liu, Luyu" w:date="2020-08-02T15:17:00Z">
        <w:r w:rsidR="002B4D79">
          <w:rPr>
            <w:rFonts w:ascii="Times New Roman" w:hAnsi="Times New Roman" w:cs="Times New Roman"/>
            <w:sz w:val="24"/>
          </w:rPr>
          <w:t xml:space="preserve">on </w:t>
        </w:r>
      </w:ins>
      <w:ins w:id="441" w:author="Miller, Harvey J." w:date="2020-08-04T13:41:00Z">
        <w:r w:rsidR="00B610AE">
          <w:rPr>
            <w:rFonts w:ascii="Times New Roman" w:hAnsi="Times New Roman" w:cs="Times New Roman"/>
            <w:sz w:val="24"/>
          </w:rPr>
          <w:t>a</w:t>
        </w:r>
      </w:ins>
      <w:ins w:id="442" w:author="Liu, Luyu" w:date="2020-08-02T15:17:00Z">
        <w:del w:id="443" w:author="Miller, Harvey J." w:date="2020-08-04T13:41:00Z">
          <w:r w:rsidR="002B4D79" w:rsidDel="00B610AE">
            <w:rPr>
              <w:rFonts w:ascii="Times New Roman" w:hAnsi="Times New Roman" w:cs="Times New Roman"/>
              <w:sz w:val="24"/>
            </w:rPr>
            <w:delText>the</w:delText>
          </w:r>
        </w:del>
        <w:r w:rsidR="002B4D79">
          <w:rPr>
            <w:rFonts w:ascii="Times New Roman" w:hAnsi="Times New Roman" w:cs="Times New Roman"/>
            <w:sz w:val="24"/>
          </w:rPr>
          <w:t xml:space="preserve"> national scale</w:t>
        </w:r>
        <w:del w:id="444" w:author="Miller, Harvey J." w:date="2020-08-04T13:03:00Z">
          <w:r w:rsidR="002B4D79" w:rsidDel="008A4871">
            <w:rPr>
              <w:rFonts w:ascii="Times New Roman" w:hAnsi="Times New Roman" w:cs="Times New Roman"/>
              <w:sz w:val="24"/>
            </w:rPr>
            <w:delText xml:space="preserve"> and </w:delText>
          </w:r>
        </w:del>
      </w:ins>
      <w:ins w:id="445" w:author="Liu, Luyu" w:date="2020-07-31T17:17:00Z">
        <w:del w:id="446" w:author="Miller, Harvey J." w:date="2020-08-04T13:03:00Z">
          <w:r w:rsidR="0013248A" w:rsidDel="008A4871">
            <w:rPr>
              <w:rFonts w:ascii="Times New Roman" w:hAnsi="Times New Roman" w:cs="Times New Roman"/>
              <w:sz w:val="24"/>
            </w:rPr>
            <w:delText>in</w:delText>
          </w:r>
        </w:del>
      </w:ins>
      <w:ins w:id="447" w:author="Liu, Luyu" w:date="2020-08-02T15:15:00Z">
        <w:del w:id="448" w:author="Miller, Harvey J." w:date="2020-08-04T13:03:00Z">
          <w:r w:rsidR="008E37A7" w:rsidDel="008A4871">
            <w:rPr>
              <w:rFonts w:ascii="Times New Roman" w:hAnsi="Times New Roman" w:cs="Times New Roman"/>
              <w:sz w:val="24"/>
            </w:rPr>
            <w:delText xml:space="preserve"> the context of</w:delText>
          </w:r>
        </w:del>
      </w:ins>
      <w:ins w:id="449" w:author="Liu, Luyu" w:date="2020-07-31T17:17:00Z">
        <w:del w:id="450" w:author="Miller, Harvey J." w:date="2020-08-04T13:03:00Z">
          <w:r w:rsidR="0013248A" w:rsidDel="008A4871">
            <w:rPr>
              <w:rFonts w:ascii="Times New Roman" w:hAnsi="Times New Roman" w:cs="Times New Roman"/>
              <w:sz w:val="24"/>
            </w:rPr>
            <w:delText xml:space="preserve"> North America</w:delText>
          </w:r>
        </w:del>
      </w:ins>
      <w:ins w:id="451" w:author="Miller, Harvey J." w:date="2020-08-04T12:56:00Z">
        <w:r w:rsidR="00DE68A2">
          <w:rPr>
            <w:rFonts w:ascii="Times New Roman" w:hAnsi="Times New Roman" w:cs="Times New Roman"/>
            <w:sz w:val="24"/>
          </w:rPr>
          <w:t>.</w:t>
        </w:r>
      </w:ins>
      <w:ins w:id="452" w:author="Miller, Harvey J." w:date="2020-08-04T13:03:00Z">
        <w:del w:id="453" w:author="Liu, Luyu" w:date="2020-08-05T14:27:00Z">
          <w:r w:rsidR="008A4871" w:rsidDel="007A0372">
            <w:rPr>
              <w:rFonts w:ascii="Times New Roman" w:hAnsi="Times New Roman" w:cs="Times New Roman"/>
              <w:sz w:val="24"/>
            </w:rPr>
            <w:delText xml:space="preserve">  </w:delText>
          </w:r>
        </w:del>
      </w:ins>
      <w:ins w:id="454" w:author="Liu, Luyu" w:date="2020-07-31T17:15:00Z">
        <w:del w:id="455" w:author="Miller, Harvey J." w:date="2020-08-04T12:56:00Z">
          <w:r w:rsidR="0013248A" w:rsidDel="00DE68A2">
            <w:rPr>
              <w:rFonts w:ascii="Times New Roman" w:hAnsi="Times New Roman" w:cs="Times New Roman"/>
              <w:sz w:val="24"/>
            </w:rPr>
            <w:delText>, due to the</w:delText>
          </w:r>
        </w:del>
      </w:ins>
      <w:ins w:id="456" w:author="Liu, Luyu" w:date="2020-07-31T17:16:00Z">
        <w:del w:id="457" w:author="Miller, Harvey J." w:date="2020-08-04T12:56:00Z">
          <w:r w:rsidR="0013248A" w:rsidDel="00DE68A2">
            <w:rPr>
              <w:rFonts w:ascii="Times New Roman" w:hAnsi="Times New Roman" w:cs="Times New Roman"/>
              <w:sz w:val="24"/>
            </w:rPr>
            <w:delText xml:space="preserve"> lack of accessible empirical data</w:delText>
          </w:r>
        </w:del>
      </w:ins>
      <w:ins w:id="458" w:author="Liu, Luyu" w:date="2020-08-02T15:28:00Z">
        <w:del w:id="459" w:author="Miller, Harvey J." w:date="2020-08-04T12:56:00Z">
          <w:r w:rsidR="001E1146" w:rsidDel="00DE68A2">
            <w:rPr>
              <w:rFonts w:ascii="Times New Roman" w:hAnsi="Times New Roman" w:cs="Times New Roman"/>
              <w:sz w:val="24"/>
            </w:rPr>
            <w:delText>.</w:delText>
          </w:r>
        </w:del>
      </w:ins>
      <w:ins w:id="460" w:author="Liu, Luyu" w:date="2020-08-02T12:40:00Z">
        <w:del w:id="461" w:author="Miller, Harvey J." w:date="2020-08-04T12:56:00Z">
          <w:r w:rsidR="00043B09" w:rsidDel="00DE68A2">
            <w:rPr>
              <w:rFonts w:ascii="Times New Roman" w:hAnsi="Times New Roman" w:cs="Times New Roman"/>
              <w:sz w:val="24"/>
            </w:rPr>
            <w:delText xml:space="preserve"> </w:delText>
          </w:r>
        </w:del>
      </w:ins>
    </w:p>
    <w:p w14:paraId="6D851553" w14:textId="16E4578D" w:rsidR="0071544B" w:rsidRDefault="00D950D7">
      <w:pPr>
        <w:spacing w:line="240" w:lineRule="auto"/>
        <w:ind w:firstLine="720"/>
        <w:jc w:val="both"/>
        <w:rPr>
          <w:ins w:id="462" w:author="Miller, Harvey J." w:date="2020-08-04T13:29:00Z"/>
          <w:rFonts w:ascii="Times New Roman" w:hAnsi="Times New Roman" w:cs="Times New Roman"/>
          <w:sz w:val="24"/>
        </w:rPr>
        <w:pPrChange w:id="463" w:author="Miller, Harvey J." w:date="2020-08-04T13:29:00Z">
          <w:pPr>
            <w:spacing w:line="240" w:lineRule="auto"/>
            <w:jc w:val="both"/>
          </w:pPr>
        </w:pPrChange>
      </w:pPr>
      <w:commentRangeStart w:id="464"/>
      <w:ins w:id="465" w:author="Miller, Harvey J." w:date="2020-08-04T13:18:00Z">
        <w:r>
          <w:rPr>
            <w:rFonts w:ascii="Times New Roman" w:hAnsi="Times New Roman" w:cs="Times New Roman"/>
            <w:sz w:val="24"/>
          </w:rPr>
          <w:t xml:space="preserve">COVID-19 provides an unfortunate but imperative </w:t>
        </w:r>
      </w:ins>
      <w:ins w:id="466" w:author="Miller, Harvey J." w:date="2020-08-04T13:31:00Z">
        <w:del w:id="467" w:author="Liu, Luyu" w:date="2020-08-05T16:57:00Z">
          <w:r w:rsidR="0071544B" w:rsidDel="005E3D14">
            <w:rPr>
              <w:rFonts w:ascii="Times New Roman" w:hAnsi="Times New Roman" w:cs="Times New Roman" w:hint="eastAsia"/>
              <w:sz w:val="24"/>
            </w:rPr>
            <w:delText xml:space="preserve">opportunity </w:delText>
          </w:r>
        </w:del>
      </w:ins>
      <w:ins w:id="468" w:author="Liu, Luyu" w:date="2020-08-05T16:57:00Z">
        <w:r w:rsidR="005E3D14">
          <w:rPr>
            <w:rFonts w:ascii="Times New Roman" w:hAnsi="Times New Roman" w:cs="Times New Roman" w:hint="eastAsia"/>
            <w:sz w:val="24"/>
          </w:rPr>
          <w:t>junc</w:t>
        </w:r>
        <w:r w:rsidR="005E3D14">
          <w:rPr>
            <w:rFonts w:ascii="Times New Roman" w:hAnsi="Times New Roman" w:cs="Times New Roman"/>
            <w:sz w:val="24"/>
          </w:rPr>
          <w:t xml:space="preserve">ture </w:t>
        </w:r>
      </w:ins>
      <w:ins w:id="469" w:author="Miller, Harvey J." w:date="2020-08-04T13:18:00Z">
        <w:r>
          <w:rPr>
            <w:rFonts w:ascii="Times New Roman" w:hAnsi="Times New Roman" w:cs="Times New Roman"/>
            <w:sz w:val="24"/>
          </w:rPr>
          <w:t xml:space="preserve">to understand the differential impacts </w:t>
        </w:r>
      </w:ins>
      <w:ins w:id="470" w:author="Miller, Harvey J." w:date="2020-08-04T13:33:00Z">
        <w:r w:rsidR="0071544B" w:rsidRPr="0071544B">
          <w:rPr>
            <w:rFonts w:ascii="Times New Roman" w:hAnsi="Times New Roman" w:cs="Times New Roman"/>
            <w:sz w:val="24"/>
          </w:rPr>
          <w:t>of a pandemic on public transit demand</w:t>
        </w:r>
        <w:r w:rsidR="0071544B">
          <w:rPr>
            <w:rFonts w:ascii="Times New Roman" w:hAnsi="Times New Roman" w:cs="Times New Roman"/>
            <w:sz w:val="24"/>
          </w:rPr>
          <w:t xml:space="preserve"> </w:t>
        </w:r>
      </w:ins>
      <w:ins w:id="471" w:author="Miller, Harvey J." w:date="2020-08-04T13:32:00Z">
        <w:r w:rsidR="0071544B">
          <w:rPr>
            <w:rFonts w:ascii="Times New Roman" w:hAnsi="Times New Roman" w:cs="Times New Roman"/>
            <w:sz w:val="24"/>
          </w:rPr>
          <w:t>across communities and</w:t>
        </w:r>
      </w:ins>
      <w:ins w:id="472" w:author="Miller, Harvey J." w:date="2020-08-04T13:33:00Z">
        <w:r w:rsidR="0071544B">
          <w:rPr>
            <w:rFonts w:ascii="Times New Roman" w:hAnsi="Times New Roman" w:cs="Times New Roman"/>
            <w:sz w:val="24"/>
          </w:rPr>
          <w:t xml:space="preserve"> </w:t>
        </w:r>
      </w:ins>
      <w:ins w:id="473" w:author="Miller, Harvey J." w:date="2020-08-04T13:36:00Z">
        <w:r w:rsidR="0071544B">
          <w:rPr>
            <w:rFonts w:ascii="Times New Roman" w:hAnsi="Times New Roman" w:cs="Times New Roman"/>
            <w:sz w:val="24"/>
          </w:rPr>
          <w:t>social groups.</w:t>
        </w:r>
      </w:ins>
      <w:ins w:id="474" w:author="Miller, Harvey J." w:date="2020-08-04T13:33:00Z">
        <w:r w:rsidR="0071544B">
          <w:rPr>
            <w:rFonts w:ascii="Times New Roman" w:hAnsi="Times New Roman" w:cs="Times New Roman"/>
            <w:sz w:val="24"/>
          </w:rPr>
          <w:t xml:space="preserve"> </w:t>
        </w:r>
      </w:ins>
      <w:ins w:id="475" w:author="Miller, Harvey J." w:date="2020-08-04T13:35:00Z">
        <w:r w:rsidR="0071544B">
          <w:rPr>
            <w:rFonts w:ascii="Times New Roman" w:hAnsi="Times New Roman" w:cs="Times New Roman"/>
            <w:sz w:val="24"/>
          </w:rPr>
          <w:t xml:space="preserve"> In the past, this </w:t>
        </w:r>
      </w:ins>
      <w:ins w:id="476" w:author="Miller, Harvey J." w:date="2020-08-04T13:36:00Z">
        <w:r w:rsidR="0071544B">
          <w:rPr>
            <w:rFonts w:ascii="Times New Roman" w:hAnsi="Times New Roman" w:cs="Times New Roman"/>
            <w:sz w:val="24"/>
          </w:rPr>
          <w:t xml:space="preserve">was </w:t>
        </w:r>
      </w:ins>
      <w:ins w:id="477" w:author="Miller, Harvey J." w:date="2020-08-04T13:35:00Z">
        <w:r w:rsidR="0071544B">
          <w:rPr>
            <w:rFonts w:ascii="Times New Roman" w:hAnsi="Times New Roman" w:cs="Times New Roman"/>
            <w:sz w:val="24"/>
          </w:rPr>
          <w:t>difficult</w:t>
        </w:r>
      </w:ins>
      <w:ins w:id="478" w:author="Miller, Harvey J." w:date="2020-08-04T13:36:00Z">
        <w:r w:rsidR="0071544B">
          <w:rPr>
            <w:rFonts w:ascii="Times New Roman" w:hAnsi="Times New Roman" w:cs="Times New Roman"/>
            <w:sz w:val="24"/>
          </w:rPr>
          <w:t xml:space="preserve"> </w:t>
        </w:r>
      </w:ins>
      <w:ins w:id="479" w:author="Miller, Harvey J." w:date="2020-08-04T13:29:00Z">
        <w:r w:rsidR="0071544B" w:rsidRPr="008A4871">
          <w:rPr>
            <w:rFonts w:ascii="Times New Roman" w:hAnsi="Times New Roman" w:cs="Times New Roman"/>
            <w:sz w:val="24"/>
          </w:rPr>
          <w:t xml:space="preserve">since many transit authorities do not </w:t>
        </w:r>
        <w:r w:rsidR="0071544B">
          <w:rPr>
            <w:rFonts w:ascii="Times New Roman" w:hAnsi="Times New Roman" w:cs="Times New Roman"/>
            <w:sz w:val="24"/>
          </w:rPr>
          <w:t xml:space="preserve">publish </w:t>
        </w:r>
      </w:ins>
      <w:ins w:id="480" w:author="Miller, Harvey J." w:date="2020-08-04T13:37:00Z">
        <w:r w:rsidR="0071544B">
          <w:rPr>
            <w:rFonts w:ascii="Times New Roman" w:hAnsi="Times New Roman" w:cs="Times New Roman"/>
            <w:sz w:val="24"/>
          </w:rPr>
          <w:t xml:space="preserve">or otherwise make </w:t>
        </w:r>
      </w:ins>
      <w:ins w:id="481" w:author="Miller, Harvey J." w:date="2020-08-04T13:29:00Z">
        <w:r w:rsidR="0071544B" w:rsidRPr="008A4871">
          <w:rPr>
            <w:rFonts w:ascii="Times New Roman" w:hAnsi="Times New Roman" w:cs="Times New Roman"/>
            <w:sz w:val="24"/>
          </w:rPr>
          <w:t xml:space="preserve">ridership </w:t>
        </w:r>
      </w:ins>
      <w:ins w:id="482" w:author="Miller, Harvey J." w:date="2020-08-04T13:37:00Z">
        <w:r w:rsidR="0071544B">
          <w:rPr>
            <w:rFonts w:ascii="Times New Roman" w:hAnsi="Times New Roman" w:cs="Times New Roman"/>
            <w:sz w:val="24"/>
          </w:rPr>
          <w:t>data readily available</w:t>
        </w:r>
      </w:ins>
      <w:ins w:id="483" w:author="Liu, Luyu" w:date="2020-08-04T21:41:00Z">
        <w:r w:rsidR="00770DD5">
          <w:rPr>
            <w:rFonts w:ascii="Times New Roman" w:hAnsi="Times New Roman" w:cs="Times New Roman"/>
            <w:sz w:val="24"/>
          </w:rPr>
          <w:t xml:space="preserve"> </w:t>
        </w:r>
      </w:ins>
      <w:ins w:id="484" w:author="Liu, Luyu" w:date="2020-08-04T21:42: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mendeley":{"formattedCitation":"[11]","plainTextFormattedCitation":"[11]","previouslyFormattedCitation":"[11]"},"properties":{"noteIndex":0},"schema":"https://github.com/citation-style-language/schema/raw/master/csl-citation.json"}</w:instrText>
      </w:r>
      <w:r w:rsidR="00770DD5">
        <w:rPr>
          <w:rFonts w:ascii="Times New Roman" w:hAnsi="Times New Roman" w:cs="Times New Roman"/>
          <w:sz w:val="24"/>
        </w:rPr>
        <w:fldChar w:fldCharType="separate"/>
      </w:r>
      <w:r w:rsidR="00A02E2F" w:rsidRPr="00A02E2F">
        <w:rPr>
          <w:rFonts w:ascii="Times New Roman" w:hAnsi="Times New Roman" w:cs="Times New Roman"/>
          <w:noProof/>
          <w:sz w:val="24"/>
        </w:rPr>
        <w:t>[11]</w:t>
      </w:r>
      <w:ins w:id="485" w:author="Liu, Luyu" w:date="2020-08-04T21:42:00Z">
        <w:r w:rsidR="00770DD5">
          <w:rPr>
            <w:rFonts w:ascii="Times New Roman" w:hAnsi="Times New Roman" w:cs="Times New Roman"/>
            <w:sz w:val="24"/>
          </w:rPr>
          <w:fldChar w:fldCharType="end"/>
        </w:r>
      </w:ins>
      <w:ins w:id="486" w:author="Miller, Harvey J." w:date="2020-08-04T13:29:00Z">
        <w:r w:rsidR="0071544B" w:rsidRPr="008A4871">
          <w:rPr>
            <w:rFonts w:ascii="Times New Roman" w:hAnsi="Times New Roman" w:cs="Times New Roman"/>
            <w:sz w:val="24"/>
          </w:rPr>
          <w:t>.</w:t>
        </w:r>
      </w:ins>
      <w:ins w:id="487" w:author="Miller, Harvey J." w:date="2020-08-04T13:36:00Z">
        <w:r w:rsidR="0071544B">
          <w:rPr>
            <w:rFonts w:ascii="Times New Roman" w:hAnsi="Times New Roman" w:cs="Times New Roman"/>
            <w:sz w:val="24"/>
          </w:rPr>
          <w:t xml:space="preserve">  </w:t>
        </w:r>
      </w:ins>
      <w:ins w:id="488" w:author="Miller, Harvey J." w:date="2020-08-04T13:37:00Z">
        <w:r w:rsidR="0071544B">
          <w:rPr>
            <w:rFonts w:ascii="Times New Roman" w:hAnsi="Times New Roman" w:cs="Times New Roman"/>
            <w:sz w:val="24"/>
          </w:rPr>
          <w:t>R</w:t>
        </w:r>
      </w:ins>
      <w:ins w:id="489" w:author="Miller, Harvey J." w:date="2020-08-04T13:36:00Z">
        <w:r w:rsidR="0071544B">
          <w:rPr>
            <w:rFonts w:ascii="Times New Roman" w:hAnsi="Times New Roman" w:cs="Times New Roman"/>
            <w:sz w:val="24"/>
          </w:rPr>
          <w:t>idership</w:t>
        </w:r>
      </w:ins>
      <w:ins w:id="490" w:author="Miller, Harvey J." w:date="2020-08-04T13:37:00Z">
        <w:r w:rsidR="0071544B">
          <w:rPr>
            <w:rFonts w:ascii="Times New Roman" w:hAnsi="Times New Roman" w:cs="Times New Roman"/>
            <w:sz w:val="24"/>
          </w:rPr>
          <w:t xml:space="preserve"> data </w:t>
        </w:r>
      </w:ins>
      <w:ins w:id="491" w:author="Miller, Harvey J." w:date="2020-08-04T13:41:00Z">
        <w:r w:rsidR="00B610AE">
          <w:rPr>
            <w:rFonts w:ascii="Times New Roman" w:hAnsi="Times New Roman" w:cs="Times New Roman"/>
            <w:sz w:val="24"/>
          </w:rPr>
          <w:t xml:space="preserve">may be </w:t>
        </w:r>
      </w:ins>
      <w:ins w:id="492" w:author="Miller, Harvey J." w:date="2020-08-04T13:37:00Z">
        <w:r w:rsidR="0071544B">
          <w:rPr>
            <w:rFonts w:ascii="Times New Roman" w:hAnsi="Times New Roman" w:cs="Times New Roman"/>
            <w:sz w:val="24"/>
          </w:rPr>
          <w:t xml:space="preserve">available </w:t>
        </w:r>
      </w:ins>
      <w:ins w:id="493" w:author="Miller, Harvey J." w:date="2020-08-04T13:38:00Z">
        <w:r w:rsidR="0071544B">
          <w:rPr>
            <w:rFonts w:ascii="Times New Roman" w:hAnsi="Times New Roman" w:cs="Times New Roman"/>
            <w:sz w:val="24"/>
          </w:rPr>
          <w:t xml:space="preserve">from some agencies </w:t>
        </w:r>
      </w:ins>
      <w:ins w:id="494" w:author="Miller, Harvey J." w:date="2020-08-04T13:37:00Z">
        <w:r w:rsidR="0071544B">
          <w:rPr>
            <w:rFonts w:ascii="Times New Roman" w:hAnsi="Times New Roman" w:cs="Times New Roman"/>
            <w:sz w:val="24"/>
          </w:rPr>
          <w:t>by request</w:t>
        </w:r>
      </w:ins>
      <w:ins w:id="495" w:author="Miller, Harvey J." w:date="2020-08-04T13:38:00Z">
        <w:r w:rsidR="0071544B">
          <w:rPr>
            <w:rFonts w:ascii="Times New Roman" w:hAnsi="Times New Roman" w:cs="Times New Roman"/>
            <w:sz w:val="24"/>
          </w:rPr>
          <w:t xml:space="preserve">; however, these data are </w:t>
        </w:r>
        <w:r w:rsidR="00B610AE">
          <w:rPr>
            <w:rFonts w:ascii="Times New Roman" w:hAnsi="Times New Roman" w:cs="Times New Roman"/>
            <w:sz w:val="24"/>
          </w:rPr>
          <w:t>often defined and measured in different ways</w:t>
        </w:r>
      </w:ins>
      <w:ins w:id="496" w:author="Liu, Luyu" w:date="2020-08-04T21:22:00Z">
        <w:r w:rsidR="00C647E3">
          <w:rPr>
            <w:rFonts w:ascii="Times New Roman" w:hAnsi="Times New Roman" w:cs="Times New Roman"/>
            <w:sz w:val="24"/>
          </w:rPr>
          <w:t xml:space="preserve"> </w:t>
        </w:r>
        <w:r w:rsidR="00C647E3">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Data","type":"article-journal","volume":"2673"},"uris":["http://www.mendeley.com/documents/?uuid=e4bcc1ef-c9f5-4d87-85b7-0a9e960dc16d"]},{"id":"ITEM-2","itemData":{"author":[{"dropping-particle":"","family":"Porter","given":"J David","non-dropping-particle":"","parse-names":false,"suffix":""},{"dropping-particle":"","family":"Carleton","given":"Phillip","non-dropping-particle":"","parse-names":false,"suffix":""},{"dropping-particle":"","family":"Hoover","given":"Sylvan","non-dropping-particle":"","parse-names":false,"suffix":""},{"dropping-particle":"","family":"Fields","given":"Ben","non-dropping-particle":"","parse-names":false,"suffix":""}],"id":"ITEM-2","issued":{"date-parts":[["2018"]]},"publisher":"Oregon. Dept. of Transportation. Research Section","title":"Statewide Data Standards to Support Current and Future Strategic Public Transit Investment","type":"report"},"uris":["http://www.mendeley.com/documents/?uuid=faf2b197-7159-4e56-9677-7d1bc9857795"]}],"mendeley":{"formattedCitation":"[11,12]","plainTextFormattedCitation":"[11,12]","previouslyFormattedCitation":"[11,12]"},"properties":{"noteIndex":0},"schema":"https://github.com/citation-style-language/schema/raw/master/csl-citation.json"}</w:instrText>
      </w:r>
      <w:r w:rsidR="00C647E3">
        <w:rPr>
          <w:rFonts w:ascii="Times New Roman" w:hAnsi="Times New Roman" w:cs="Times New Roman"/>
          <w:sz w:val="24"/>
        </w:rPr>
        <w:fldChar w:fldCharType="separate"/>
      </w:r>
      <w:r w:rsidR="00A02E2F" w:rsidRPr="00A02E2F">
        <w:rPr>
          <w:rFonts w:ascii="Times New Roman" w:hAnsi="Times New Roman" w:cs="Times New Roman"/>
          <w:noProof/>
          <w:sz w:val="24"/>
        </w:rPr>
        <w:t>[11,12]</w:t>
      </w:r>
      <w:ins w:id="497" w:author="Liu, Luyu" w:date="2020-08-04T21:22:00Z">
        <w:r w:rsidR="00C647E3">
          <w:rPr>
            <w:rFonts w:ascii="Times New Roman" w:hAnsi="Times New Roman" w:cs="Times New Roman"/>
            <w:sz w:val="24"/>
          </w:rPr>
          <w:fldChar w:fldCharType="end"/>
        </w:r>
      </w:ins>
      <w:ins w:id="498" w:author="Miller, Harvey J." w:date="2020-08-04T13:38:00Z">
        <w:r w:rsidR="00B610AE">
          <w:rPr>
            <w:rFonts w:ascii="Times New Roman" w:hAnsi="Times New Roman" w:cs="Times New Roman"/>
            <w:sz w:val="24"/>
          </w:rPr>
          <w:t>, making comparison</w:t>
        </w:r>
      </w:ins>
      <w:ins w:id="499" w:author="Miller, Harvey J." w:date="2020-08-04T13:40:00Z">
        <w:r w:rsidR="00B610AE">
          <w:rPr>
            <w:rFonts w:ascii="Times New Roman" w:hAnsi="Times New Roman" w:cs="Times New Roman"/>
            <w:sz w:val="24"/>
          </w:rPr>
          <w:t>s across agencies</w:t>
        </w:r>
      </w:ins>
      <w:ins w:id="500" w:author="Miller, Harvey J." w:date="2020-08-04T13:38:00Z">
        <w:r w:rsidR="00B610AE">
          <w:rPr>
            <w:rFonts w:ascii="Times New Roman" w:hAnsi="Times New Roman" w:cs="Times New Roman"/>
            <w:sz w:val="24"/>
          </w:rPr>
          <w:t xml:space="preserve"> problematic.</w:t>
        </w:r>
      </w:ins>
      <w:ins w:id="501" w:author="Liu, Luyu" w:date="2020-08-06T00:38:00Z">
        <w:r w:rsidR="003F0F75">
          <w:rPr>
            <w:rFonts w:ascii="Times New Roman" w:hAnsi="Times New Roman" w:cs="Times New Roman"/>
            <w:sz w:val="24"/>
          </w:rPr>
          <w:t xml:space="preserve"> </w:t>
        </w:r>
      </w:ins>
      <w:ins w:id="502" w:author="Miller, Harvey J." w:date="2020-08-04T13:38:00Z">
        <w:del w:id="503" w:author="Liu, Luyu" w:date="2020-08-06T00:38:00Z">
          <w:r w:rsidR="00B610AE" w:rsidDel="003F0F75">
            <w:rPr>
              <w:rFonts w:ascii="Times New Roman" w:hAnsi="Times New Roman" w:cs="Times New Roman"/>
              <w:sz w:val="24"/>
            </w:rPr>
            <w:delText xml:space="preserve">  </w:delText>
          </w:r>
        </w:del>
      </w:ins>
      <w:ins w:id="504" w:author="Miller, Harvey J." w:date="2020-08-04T13:39:00Z">
        <w:r w:rsidR="00B610AE">
          <w:rPr>
            <w:rFonts w:ascii="Times New Roman" w:hAnsi="Times New Roman" w:cs="Times New Roman"/>
            <w:sz w:val="24"/>
          </w:rPr>
          <w:t xml:space="preserve">This </w:t>
        </w:r>
      </w:ins>
      <w:ins w:id="505" w:author="Miller, Harvey J." w:date="2020-08-04T13:41:00Z">
        <w:r w:rsidR="00B610AE">
          <w:rPr>
            <w:rFonts w:ascii="Times New Roman" w:hAnsi="Times New Roman" w:cs="Times New Roman"/>
            <w:sz w:val="24"/>
          </w:rPr>
          <w:t xml:space="preserve">data </w:t>
        </w:r>
      </w:ins>
      <w:ins w:id="506" w:author="Miller, Harvey J." w:date="2020-08-04T13:39:00Z">
        <w:r w:rsidR="00B610AE">
          <w:rPr>
            <w:rFonts w:ascii="Times New Roman" w:hAnsi="Times New Roman" w:cs="Times New Roman"/>
            <w:sz w:val="24"/>
          </w:rPr>
          <w:t xml:space="preserve">constraint has been eased by </w:t>
        </w:r>
      </w:ins>
      <w:ins w:id="507" w:author="Liu, Luyu" w:date="2020-08-05T16:58:00Z">
        <w:r w:rsidR="00724907">
          <w:rPr>
            <w:rFonts w:ascii="Times New Roman" w:hAnsi="Times New Roman" w:cs="Times New Roman"/>
            <w:sz w:val="24"/>
          </w:rPr>
          <w:t xml:space="preserve">the </w:t>
        </w:r>
      </w:ins>
      <w:ins w:id="508" w:author="Miller, Harvey J." w:date="2020-08-04T13:41:00Z">
        <w:r w:rsidR="00B610AE">
          <w:rPr>
            <w:rFonts w:ascii="Times New Roman" w:hAnsi="Times New Roman" w:cs="Times New Roman"/>
            <w:sz w:val="24"/>
          </w:rPr>
          <w:t xml:space="preserve">rise of </w:t>
        </w:r>
      </w:ins>
      <w:ins w:id="509" w:author="Miller, Harvey J." w:date="2020-08-04T13:43:00Z">
        <w:r w:rsidR="00B610AE">
          <w:rPr>
            <w:rFonts w:ascii="Times New Roman" w:hAnsi="Times New Roman" w:cs="Times New Roman"/>
            <w:sz w:val="24"/>
          </w:rPr>
          <w:t>third-party</w:t>
        </w:r>
      </w:ins>
      <w:ins w:id="510" w:author="Miller, Harvey J." w:date="2020-08-04T13:41:00Z">
        <w:r w:rsidR="00B610AE">
          <w:rPr>
            <w:rFonts w:ascii="Times New Roman" w:hAnsi="Times New Roman" w:cs="Times New Roman"/>
            <w:sz w:val="24"/>
          </w:rPr>
          <w:t xml:space="preserve"> </w:t>
        </w:r>
      </w:ins>
      <w:ins w:id="511" w:author="Miller, Harvey J." w:date="2020-08-04T13:39:00Z">
        <w:r w:rsidR="00B610AE">
          <w:rPr>
            <w:rFonts w:ascii="Times New Roman" w:hAnsi="Times New Roman" w:cs="Times New Roman"/>
            <w:sz w:val="24"/>
          </w:rPr>
          <w:t>transit navigation app</w:t>
        </w:r>
      </w:ins>
      <w:ins w:id="512" w:author="Miller, Harvey J." w:date="2020-08-04T13:42:00Z">
        <w:r w:rsidR="00B610AE">
          <w:rPr>
            <w:rFonts w:ascii="Times New Roman" w:hAnsi="Times New Roman" w:cs="Times New Roman"/>
            <w:sz w:val="24"/>
          </w:rPr>
          <w:t xml:space="preserve">lications, </w:t>
        </w:r>
      </w:ins>
      <w:ins w:id="513" w:author="Miller, Harvey J." w:date="2020-08-04T13:39:00Z">
        <w:r w:rsidR="00B610AE">
          <w:rPr>
            <w:rFonts w:ascii="Times New Roman" w:hAnsi="Times New Roman" w:cs="Times New Roman"/>
            <w:sz w:val="24"/>
          </w:rPr>
          <w:t xml:space="preserve">enabled </w:t>
        </w:r>
      </w:ins>
      <w:ins w:id="514" w:author="Miller, Harvey J." w:date="2020-08-04T13:40:00Z">
        <w:r w:rsidR="00B610AE">
          <w:rPr>
            <w:rFonts w:ascii="Times New Roman" w:hAnsi="Times New Roman" w:cs="Times New Roman"/>
            <w:sz w:val="24"/>
          </w:rPr>
          <w:t xml:space="preserve">by </w:t>
        </w:r>
      </w:ins>
      <w:ins w:id="515" w:author="Miller, Harvey J." w:date="2020-08-04T13:41:00Z">
        <w:r w:rsidR="00B610AE">
          <w:rPr>
            <w:rFonts w:ascii="Times New Roman" w:hAnsi="Times New Roman" w:cs="Times New Roman"/>
            <w:sz w:val="24"/>
          </w:rPr>
          <w:t>transit agencies publishing their schedules and real-time veh</w:t>
        </w:r>
      </w:ins>
      <w:ins w:id="516" w:author="Miller, Harvey J." w:date="2020-08-04T13:42:00Z">
        <w:r w:rsidR="00B610AE">
          <w:rPr>
            <w:rFonts w:ascii="Times New Roman" w:hAnsi="Times New Roman" w:cs="Times New Roman"/>
            <w:sz w:val="24"/>
          </w:rPr>
          <w:t>icle information</w:t>
        </w:r>
      </w:ins>
      <w:ins w:id="517" w:author="Miller, Harvey J." w:date="2020-08-04T13:43:00Z">
        <w:r w:rsidR="00B610AE">
          <w:rPr>
            <w:rFonts w:ascii="Times New Roman" w:hAnsi="Times New Roman" w:cs="Times New Roman"/>
            <w:sz w:val="24"/>
          </w:rPr>
          <w:t>.</w:t>
        </w:r>
      </w:ins>
      <w:ins w:id="518" w:author="Miller, Harvey J." w:date="2020-08-04T13:44:00Z">
        <w:del w:id="519" w:author="Liu, Luyu" w:date="2020-08-05T16:59:00Z">
          <w:r w:rsidR="00B610AE" w:rsidDel="0052072A">
            <w:rPr>
              <w:rFonts w:ascii="Times New Roman" w:hAnsi="Times New Roman" w:cs="Times New Roman"/>
              <w:sz w:val="24"/>
            </w:rPr>
            <w:delText xml:space="preserve"> </w:delText>
          </w:r>
        </w:del>
        <w:r w:rsidR="00B610AE">
          <w:rPr>
            <w:rFonts w:ascii="Times New Roman" w:hAnsi="Times New Roman" w:cs="Times New Roman"/>
            <w:sz w:val="24"/>
          </w:rPr>
          <w:t xml:space="preserve"> </w:t>
        </w:r>
      </w:ins>
      <w:ins w:id="520" w:author="Miller, Harvey J." w:date="2020-08-04T13:46:00Z">
        <w:r w:rsidR="00B610AE">
          <w:rPr>
            <w:rFonts w:ascii="Times New Roman" w:hAnsi="Times New Roman" w:cs="Times New Roman"/>
            <w:sz w:val="24"/>
          </w:rPr>
          <w:t xml:space="preserve">Transit demand data in the form of queries to a transit </w:t>
        </w:r>
      </w:ins>
      <w:ins w:id="521" w:author="Miller, Harvey J." w:date="2020-08-04T13:47:00Z">
        <w:r w:rsidR="00B610AE">
          <w:rPr>
            <w:rFonts w:ascii="Times New Roman" w:hAnsi="Times New Roman" w:cs="Times New Roman"/>
            <w:sz w:val="24"/>
          </w:rPr>
          <w:t>navigation</w:t>
        </w:r>
      </w:ins>
      <w:ins w:id="522" w:author="Miller, Harvey J." w:date="2020-08-04T13:46:00Z">
        <w:r w:rsidR="00B610AE">
          <w:rPr>
            <w:rFonts w:ascii="Times New Roman" w:hAnsi="Times New Roman" w:cs="Times New Roman"/>
            <w:sz w:val="24"/>
          </w:rPr>
          <w:t xml:space="preserve"> app </w:t>
        </w:r>
      </w:ins>
      <w:ins w:id="523" w:author="Miller, Harvey J." w:date="2020-08-04T13:51:00Z">
        <w:r w:rsidR="00587BB2">
          <w:rPr>
            <w:rFonts w:ascii="Times New Roman" w:hAnsi="Times New Roman" w:cs="Times New Roman"/>
            <w:sz w:val="24"/>
          </w:rPr>
          <w:t>used acros</w:t>
        </w:r>
      </w:ins>
      <w:ins w:id="524" w:author="Miller, Harvey J." w:date="2020-08-04T13:52:00Z">
        <w:r w:rsidR="00587BB2">
          <w:rPr>
            <w:rFonts w:ascii="Times New Roman" w:hAnsi="Times New Roman" w:cs="Times New Roman"/>
            <w:sz w:val="24"/>
          </w:rPr>
          <w:t>s multiple communities provides a consistent benchmark to make comparisons.</w:t>
        </w:r>
        <w:commentRangeEnd w:id="464"/>
        <w:r w:rsidR="00587BB2">
          <w:rPr>
            <w:rStyle w:val="CommentReference"/>
          </w:rPr>
          <w:commentReference w:id="464"/>
        </w:r>
      </w:ins>
    </w:p>
    <w:p w14:paraId="7A58B6C4" w14:textId="3A4268AA" w:rsidR="005C1F65" w:rsidDel="008A4871" w:rsidRDefault="005C1F65">
      <w:pPr>
        <w:spacing w:line="240" w:lineRule="auto"/>
        <w:jc w:val="both"/>
        <w:rPr>
          <w:ins w:id="525" w:author="Liu, Luyu" w:date="2020-07-31T17:03:00Z"/>
          <w:del w:id="526" w:author="Miller, Harvey J." w:date="2020-08-04T13:04:00Z"/>
          <w:rFonts w:ascii="Times New Roman" w:hAnsi="Times New Roman" w:cs="Times New Roman"/>
          <w:sz w:val="24"/>
        </w:rPr>
        <w:pPrChange w:id="527" w:author="Liu, Luyu" w:date="2020-07-20T23:14:00Z">
          <w:pPr>
            <w:spacing w:line="480" w:lineRule="auto"/>
            <w:jc w:val="both"/>
          </w:pPr>
        </w:pPrChange>
      </w:pPr>
      <w:commentRangeStart w:id="528"/>
      <w:commentRangeStart w:id="529"/>
    </w:p>
    <w:p w14:paraId="3296B288" w14:textId="633A2DF4" w:rsidR="00E828B8" w:rsidDel="00E828B8" w:rsidRDefault="00E828B8">
      <w:pPr>
        <w:spacing w:line="240" w:lineRule="auto"/>
        <w:jc w:val="both"/>
        <w:rPr>
          <w:del w:id="530" w:author="Liu, Luyu" w:date="2020-07-31T17:03:00Z"/>
          <w:rFonts w:ascii="Times New Roman" w:hAnsi="Times New Roman" w:cs="Times New Roman"/>
          <w:sz w:val="24"/>
        </w:rPr>
        <w:pPrChange w:id="531" w:author="Liu, Luyu" w:date="2020-07-20T23:14:00Z">
          <w:pPr>
            <w:spacing w:line="480" w:lineRule="auto"/>
            <w:jc w:val="both"/>
          </w:pPr>
        </w:pPrChange>
      </w:pPr>
    </w:p>
    <w:p w14:paraId="26531A78" w14:textId="51A5136E" w:rsidR="00077492" w:rsidRPr="00292C3D" w:rsidRDefault="00077492">
      <w:pPr>
        <w:spacing w:line="240" w:lineRule="auto"/>
        <w:ind w:firstLine="720"/>
        <w:jc w:val="both"/>
        <w:rPr>
          <w:rFonts w:ascii="Times New Roman" w:hAnsi="Times New Roman" w:cs="Times New Roman"/>
          <w:sz w:val="24"/>
        </w:rPr>
        <w:pPrChange w:id="532" w:author="Liu, Luyu" w:date="2020-07-20T23:14:00Z">
          <w:pPr>
            <w:spacing w:line="480" w:lineRule="auto"/>
            <w:ind w:firstLine="720"/>
            <w:jc w:val="both"/>
          </w:pPr>
        </w:pPrChange>
      </w:pPr>
      <w:del w:id="533" w:author="Miller, Harvey J." w:date="2020-08-04T12:06:00Z">
        <w:r w:rsidDel="002130A1">
          <w:rPr>
            <w:rFonts w:ascii="Times New Roman" w:hAnsi="Times New Roman" w:cs="Times New Roman"/>
            <w:sz w:val="24"/>
          </w:rPr>
          <w:delText xml:space="preserve">COVID-19 provides an unfortunate but imperative juncture to understand the differential impacts of a major shock such as a pandemic on public transit.. </w:delText>
        </w:r>
      </w:del>
      <w:r>
        <w:rPr>
          <w:rFonts w:ascii="Times New Roman" w:hAnsi="Times New Roman" w:cs="Times New Roman"/>
          <w:sz w:val="24"/>
        </w:rPr>
        <w:t xml:space="preserve">In this study, we </w:t>
      </w:r>
      <w:r w:rsidRPr="00292C3D">
        <w:rPr>
          <w:rFonts w:ascii="Times New Roman" w:hAnsi="Times New Roman" w:cs="Times New Roman"/>
          <w:sz w:val="24"/>
        </w:rPr>
        <w:t>use</w:t>
      </w:r>
      <w:ins w:id="534" w:author="Liu, Luyu" w:date="2020-08-02T21:39:00Z">
        <w:del w:id="535" w:author="Miller, Harvey J." w:date="2020-08-04T13:54:00Z">
          <w:r w:rsidR="00601710" w:rsidDel="00587BB2">
            <w:rPr>
              <w:rFonts w:ascii="Times New Roman" w:hAnsi="Times New Roman" w:cs="Times New Roman"/>
              <w:sz w:val="24"/>
            </w:rPr>
            <w:delText>d</w:delText>
          </w:r>
        </w:del>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t>
      </w:r>
      <w:ins w:id="536" w:author="Miller, Harvey J." w:date="2020-08-04T14:04:00Z">
        <w:r w:rsidR="00587BB2">
          <w:rPr>
            <w:rFonts w:ascii="Times New Roman" w:hAnsi="Times New Roman" w:cs="Times New Roman"/>
            <w:sz w:val="24"/>
          </w:rPr>
          <w:t xml:space="preserve">popular </w:t>
        </w:r>
      </w:ins>
      <w:del w:id="537" w:author="Miller, Harvey J." w:date="2020-08-04T14:04:00Z">
        <w:r w:rsidDel="00587BB2">
          <w:rPr>
            <w:rFonts w:ascii="Times New Roman" w:hAnsi="Times New Roman" w:cs="Times New Roman"/>
            <w:sz w:val="24"/>
          </w:rPr>
          <w:delText xml:space="preserve">widely used </w:delText>
        </w:r>
      </w:del>
      <w:r>
        <w:rPr>
          <w:rFonts w:ascii="Times New Roman" w:hAnsi="Times New Roman" w:cs="Times New Roman"/>
          <w:sz w:val="24"/>
        </w:rPr>
        <w:t xml:space="preserve">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del w:id="538" w:author="Miller, Harvey J." w:date="2020-08-04T13:45:00Z">
        <w:r w:rsidRPr="00292C3D" w:rsidDel="00B610AE">
          <w:rPr>
            <w:rFonts w:ascii="Times New Roman" w:hAnsi="Times New Roman" w:cs="Times New Roman"/>
            <w:sz w:val="24"/>
          </w:rPr>
          <w:delText xml:space="preserve">comprehensive analyses </w:delText>
        </w:r>
        <w:r w:rsidDel="00B610AE">
          <w:rPr>
            <w:rFonts w:ascii="Times New Roman" w:hAnsi="Times New Roman" w:cs="Times New Roman"/>
            <w:sz w:val="24"/>
          </w:rPr>
          <w:delText>of the impacts</w:delText>
        </w:r>
      </w:del>
      <w:ins w:id="539" w:author="Miller, Harvey J." w:date="2020-08-04T13:46:00Z">
        <w:r w:rsidR="00B610AE">
          <w:rPr>
            <w:rFonts w:ascii="Times New Roman" w:hAnsi="Times New Roman" w:cs="Times New Roman"/>
            <w:sz w:val="24"/>
          </w:rPr>
          <w:t xml:space="preserve">systematic </w:t>
        </w:r>
      </w:ins>
      <w:ins w:id="540" w:author="Miller, Harvey J." w:date="2020-08-04T13:45:00Z">
        <w:r w:rsidR="00B610AE" w:rsidRPr="00292C3D">
          <w:rPr>
            <w:rFonts w:ascii="Times New Roman" w:hAnsi="Times New Roman" w:cs="Times New Roman"/>
            <w:sz w:val="24"/>
          </w:rPr>
          <w:t>analysis of the impacts</w:t>
        </w:r>
      </w:ins>
      <w:r>
        <w:rPr>
          <w:rFonts w:ascii="Times New Roman" w:hAnsi="Times New Roman" w:cs="Times New Roman"/>
          <w:sz w:val="24"/>
        </w:rPr>
        <w:t xml:space="preserve"> of </w:t>
      </w:r>
      <w:r w:rsidRPr="00292C3D">
        <w:rPr>
          <w:rFonts w:ascii="Times New Roman" w:hAnsi="Times New Roman" w:cs="Times New Roman"/>
          <w:sz w:val="24"/>
        </w:rPr>
        <w:t>COVID</w:t>
      </w:r>
      <w:r>
        <w:rPr>
          <w:rFonts w:ascii="Times New Roman" w:hAnsi="Times New Roman" w:cs="Times New Roman"/>
          <w:sz w:val="24"/>
        </w:rPr>
        <w:t xml:space="preserve">-19 on </w:t>
      </w:r>
      <w:ins w:id="541" w:author="Liu, Luyu" w:date="2020-08-02T16:10:00Z">
        <w:r w:rsidR="00F04299">
          <w:rPr>
            <w:rFonts w:ascii="Times New Roman" w:hAnsi="Times New Roman" w:cs="Times New Roman"/>
            <w:sz w:val="24"/>
          </w:rPr>
          <w:t>113</w:t>
        </w:r>
      </w:ins>
      <w:ins w:id="542" w:author="Miller, Harvey J." w:date="2020-08-04T13:04:00Z">
        <w:r w:rsidR="008A4871">
          <w:rPr>
            <w:rFonts w:ascii="Times New Roman" w:hAnsi="Times New Roman" w:cs="Times New Roman"/>
            <w:sz w:val="24"/>
          </w:rPr>
          <w:t xml:space="preserve"> </w:t>
        </w:r>
      </w:ins>
      <w:ins w:id="543" w:author="Liu, Luyu" w:date="2020-08-02T16:10:00Z">
        <w:del w:id="544" w:author="Miller, Harvey J." w:date="2020-08-04T13:04:00Z">
          <w:r w:rsidR="00F04299" w:rsidDel="008A4871">
            <w:rPr>
              <w:rFonts w:ascii="Times New Roman" w:hAnsi="Times New Roman" w:cs="Times New Roman"/>
              <w:sz w:val="24"/>
            </w:rPr>
            <w:delText xml:space="preserve"> </w:delText>
          </w:r>
        </w:del>
      </w:ins>
      <w:del w:id="545" w:author="Miller, Harvey J." w:date="2020-08-04T13:04:00Z">
        <w:r w:rsidDel="008A4871">
          <w:rPr>
            <w:rFonts w:ascii="Times New Roman" w:hAnsi="Times New Roman" w:cs="Times New Roman"/>
            <w:sz w:val="24"/>
          </w:rPr>
          <w:delText xml:space="preserve">US </w:delText>
        </w:r>
      </w:del>
      <w:r>
        <w:rPr>
          <w:rFonts w:ascii="Times New Roman" w:hAnsi="Times New Roman" w:cs="Times New Roman"/>
          <w:sz w:val="24"/>
        </w:rPr>
        <w:t>public transit systems</w:t>
      </w:r>
      <w:ins w:id="546" w:author="Miller, Harvey J." w:date="2020-08-04T13:04:00Z">
        <w:r w:rsidR="008A4871">
          <w:rPr>
            <w:rFonts w:ascii="Times New Roman" w:hAnsi="Times New Roman" w:cs="Times New Roman"/>
            <w:sz w:val="24"/>
          </w:rPr>
          <w:t xml:space="preserve"> across the United States</w:t>
        </w:r>
      </w:ins>
      <w:r>
        <w:rPr>
          <w:rFonts w:ascii="Times New Roman" w:hAnsi="Times New Roman" w:cs="Times New Roman"/>
          <w:sz w:val="24"/>
        </w:rPr>
        <w:t xml:space="preserve">.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547" w:author="Liu, Luyu" w:date="2020-07-29T17:09:00Z">
        <w:r w:rsidRPr="009457DC" w:rsidDel="004756B0">
          <w:rPr>
            <w:rFonts w:ascii="Times New Roman" w:hAnsi="Times New Roman" w:cs="Times New Roman"/>
            <w:i/>
            <w:sz w:val="24"/>
          </w:rPr>
          <w:delText xml:space="preserve">floor </w:delText>
        </w:r>
      </w:del>
      <w:ins w:id="548"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549"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550"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w:t>
      </w:r>
      <w:ins w:id="551" w:author="Miller, Harvey J." w:date="2020-08-04T14:05:00Z">
        <w:r w:rsidR="00557E87">
          <w:rPr>
            <w:rFonts w:ascii="Times New Roman" w:hAnsi="Times New Roman" w:cs="Times New Roman"/>
            <w:sz w:val="24"/>
          </w:rPr>
          <w:t xml:space="preserve">decline in </w:t>
        </w:r>
      </w:ins>
      <w:r w:rsidRPr="00292C3D">
        <w:rPr>
          <w:rFonts w:ascii="Times New Roman" w:hAnsi="Times New Roman" w:cs="Times New Roman"/>
          <w:sz w:val="24"/>
        </w:rPr>
        <w:t xml:space="preserve">transit demand began </w:t>
      </w:r>
      <w:r>
        <w:rPr>
          <w:rFonts w:ascii="Times New Roman" w:hAnsi="Times New Roman" w:cs="Times New Roman"/>
          <w:sz w:val="24"/>
        </w:rPr>
        <w:t xml:space="preserve">and the final date when decline </w:t>
      </w:r>
      <w:ins w:id="552" w:author="Miller, Harvey J." w:date="2020-08-04T14:05:00Z">
        <w:r w:rsidR="00557E87">
          <w:rPr>
            <w:rFonts w:ascii="Times New Roman" w:hAnsi="Times New Roman" w:cs="Times New Roman"/>
            <w:sz w:val="24"/>
          </w:rPr>
          <w:t>attenuated, respectively</w:t>
        </w:r>
      </w:ins>
      <w:del w:id="553" w:author="Miller, Harvey J." w:date="2020-08-04T14:05:00Z">
        <w:r w:rsidDel="00557E87">
          <w:rPr>
            <w:rFonts w:ascii="Times New Roman" w:hAnsi="Times New Roman" w:cs="Times New Roman"/>
            <w:sz w:val="24"/>
          </w:rPr>
          <w:delText>decreased</w:delText>
        </w:r>
      </w:del>
      <w:r>
        <w:rPr>
          <w:rFonts w:ascii="Times New Roman" w:hAnsi="Times New Roman" w:cs="Times New Roman"/>
          <w:sz w:val="24"/>
        </w:rPr>
        <w:t xml:space="preserve">;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w:t>
      </w:r>
      <w:ins w:id="554" w:author="Miller, Harvey J." w:date="2020-08-04T14:06:00Z">
        <w:r w:rsidR="00557E87">
          <w:rPr>
            <w:rFonts w:ascii="Times New Roman" w:hAnsi="Times New Roman" w:cs="Times New Roman"/>
            <w:sz w:val="24"/>
          </w:rPr>
          <w:t>use</w:t>
        </w:r>
      </w:ins>
      <w:del w:id="555" w:author="Miller, Harvey J." w:date="2020-08-04T14:06:00Z">
        <w:r w:rsidDel="00557E87">
          <w:rPr>
            <w:rFonts w:ascii="Times New Roman" w:hAnsi="Times New Roman" w:cs="Times New Roman"/>
            <w:sz w:val="24"/>
          </w:rPr>
          <w:delText>conduct</w:delText>
        </w:r>
      </w:del>
      <w:ins w:id="556" w:author="Liu, Luyu" w:date="2020-08-02T21:39:00Z">
        <w:del w:id="557" w:author="Miller, Harvey J." w:date="2020-08-04T14:06:00Z">
          <w:r w:rsidR="00C1577D" w:rsidDel="00557E87">
            <w:rPr>
              <w:rFonts w:ascii="Times New Roman" w:hAnsi="Times New Roman" w:cs="Times New Roman"/>
              <w:sz w:val="24"/>
            </w:rPr>
            <w:delText>ed</w:delText>
          </w:r>
        </w:del>
      </w:ins>
      <w:r>
        <w:rPr>
          <w:rFonts w:ascii="Times New Roman" w:hAnsi="Times New Roman" w:cs="Times New Roman"/>
          <w:sz w:val="24"/>
        </w:rPr>
        <w:t xml:space="preserve"> regression and correlation analyses </w:t>
      </w:r>
      <w:ins w:id="558" w:author="Miller, Harvey J." w:date="2020-08-06T08:31:00Z">
        <w:r w:rsidR="007E180A">
          <w:rPr>
            <w:rFonts w:ascii="Times New Roman" w:hAnsi="Times New Roman" w:cs="Times New Roman"/>
            <w:sz w:val="24"/>
          </w:rPr>
          <w:t xml:space="preserve">to </w:t>
        </w:r>
      </w:ins>
      <w:r>
        <w:rPr>
          <w:rFonts w:ascii="Times New Roman" w:hAnsi="Times New Roman" w:cs="Times New Roman"/>
          <w:sz w:val="24"/>
        </w:rPr>
        <w:t>relat</w:t>
      </w:r>
      <w:ins w:id="559" w:author="Miller, Harvey J." w:date="2020-08-06T08:31:00Z">
        <w:r w:rsidR="007E180A">
          <w:rPr>
            <w:rFonts w:ascii="Times New Roman" w:hAnsi="Times New Roman" w:cs="Times New Roman"/>
            <w:sz w:val="24"/>
          </w:rPr>
          <w:t>e</w:t>
        </w:r>
      </w:ins>
      <w:del w:id="560" w:author="Miller, Harvey J." w:date="2020-08-06T08:31:00Z">
        <w:r w:rsidDel="007E180A">
          <w:rPr>
            <w:rFonts w:ascii="Times New Roman" w:hAnsi="Times New Roman" w:cs="Times New Roman"/>
            <w:sz w:val="24"/>
          </w:rPr>
          <w:delText>ing</w:delText>
        </w:r>
      </w:del>
      <w:r>
        <w:rPr>
          <w:rFonts w:ascii="Times New Roman" w:hAnsi="Times New Roman" w:cs="Times New Roman"/>
          <w:sz w:val="24"/>
        </w:rPr>
        <w:t xml:space="preserve"> the </w:t>
      </w:r>
      <w:del w:id="561" w:author="Liu, Luyu" w:date="2020-07-29T17:10:00Z">
        <w:r w:rsidDel="004756B0">
          <w:rPr>
            <w:rFonts w:ascii="Times New Roman" w:hAnsi="Times New Roman" w:cs="Times New Roman"/>
            <w:sz w:val="24"/>
          </w:rPr>
          <w:delText xml:space="preserve">floor </w:delText>
        </w:r>
      </w:del>
      <w:ins w:id="562"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 xml:space="preserve">values </w:t>
      </w:r>
      <w:del w:id="563" w:author="Liu, Luyu" w:date="2020-08-04T21:55:00Z">
        <w:r w:rsidDel="00CD0E45">
          <w:rPr>
            <w:rFonts w:ascii="Times New Roman" w:hAnsi="Times New Roman" w:cs="Times New Roman"/>
            <w:sz w:val="24"/>
          </w:rPr>
          <w:delText xml:space="preserve">and decay rates </w:delText>
        </w:r>
      </w:del>
      <w:r>
        <w:rPr>
          <w:rFonts w:ascii="Times New Roman" w:hAnsi="Times New Roman" w:cs="Times New Roman"/>
          <w:sz w:val="24"/>
        </w:rPr>
        <w:t>to socioeconomic and demographic factors in each community. We also compare</w:t>
      </w:r>
      <w:ins w:id="564" w:author="Liu, Luyu" w:date="2020-08-02T21:39:00Z">
        <w:del w:id="565" w:author="Miller, Harvey J." w:date="2020-08-04T14:06:00Z">
          <w:r w:rsidR="00581AB5" w:rsidDel="00557E87">
            <w:rPr>
              <w:rFonts w:ascii="Times New Roman" w:hAnsi="Times New Roman" w:cs="Times New Roman"/>
              <w:sz w:val="24"/>
            </w:rPr>
            <w:delText>d</w:delText>
          </w:r>
        </w:del>
      </w:ins>
      <w:r>
        <w:rPr>
          <w:rFonts w:ascii="Times New Roman" w:hAnsi="Times New Roman" w:cs="Times New Roman"/>
          <w:sz w:val="24"/>
        </w:rPr>
        <w:t xml:space="preserve"> the distance between the cliff/</w:t>
      </w:r>
      <w:del w:id="566" w:author="Liu, Luyu" w:date="2020-07-29T17:10:00Z">
        <w:r w:rsidDel="004756B0">
          <w:rPr>
            <w:rFonts w:ascii="Times New Roman" w:hAnsi="Times New Roman" w:cs="Times New Roman"/>
            <w:sz w:val="24"/>
          </w:rPr>
          <w:delText xml:space="preserve">floor </w:delText>
        </w:r>
      </w:del>
      <w:ins w:id="567"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568" w:author="Liu, Luyu" w:date="2020-08-02T21:39:00Z">
        <w:del w:id="569" w:author="Miller, Harvey J." w:date="2020-08-04T14:06:00Z">
          <w:r w:rsidR="007D7210" w:rsidDel="00557E87">
            <w:rPr>
              <w:rFonts w:ascii="Times New Roman" w:hAnsi="Times New Roman" w:cs="Times New Roman"/>
              <w:sz w:val="24"/>
            </w:rPr>
            <w:delText>d</w:delText>
          </w:r>
        </w:del>
      </w:ins>
      <w:r>
        <w:rPr>
          <w:rFonts w:ascii="Times New Roman" w:hAnsi="Times New Roman" w:cs="Times New Roman"/>
          <w:sz w:val="24"/>
        </w:rPr>
        <w:t xml:space="preserve"> hourly transit demand data to capture COVID-19’s impact on daily patterns of transit demand; we measure</w:t>
      </w:r>
      <w:ins w:id="570" w:author="Liu, Luyu" w:date="2020-08-02T21:39:00Z">
        <w:del w:id="571" w:author="Miller, Harvey J." w:date="2020-08-04T14:06:00Z">
          <w:r w:rsidR="002B0DCA" w:rsidDel="00557E87">
            <w:rPr>
              <w:rFonts w:ascii="Times New Roman" w:hAnsi="Times New Roman" w:cs="Times New Roman"/>
              <w:sz w:val="24"/>
            </w:rPr>
            <w:delText>d</w:delText>
          </w:r>
        </w:del>
      </w:ins>
      <w:r>
        <w:rPr>
          <w:rFonts w:ascii="Times New Roman" w:hAnsi="Times New Roman" w:cs="Times New Roman"/>
          <w:sz w:val="24"/>
        </w:rPr>
        <w:t xml:space="preserve"> the similarity of hourly demand profiles during the COVID-19 pandemic </w:t>
      </w:r>
      <w:ins w:id="572" w:author="Miller, Harvey J." w:date="2020-08-04T14:06:00Z">
        <w:r w:rsidR="00557E87">
          <w:rPr>
            <w:rFonts w:ascii="Times New Roman" w:hAnsi="Times New Roman" w:cs="Times New Roman"/>
            <w:sz w:val="24"/>
          </w:rPr>
          <w:t xml:space="preserve">relative </w:t>
        </w:r>
      </w:ins>
      <w:del w:id="573" w:author="Miller, Harvey J." w:date="2020-08-04T14:06:00Z">
        <w:r w:rsidDel="00557E87">
          <w:rPr>
            <w:rFonts w:ascii="Times New Roman" w:hAnsi="Times New Roman" w:cs="Times New Roman"/>
            <w:sz w:val="24"/>
          </w:rPr>
          <w:delText xml:space="preserve">compared </w:delText>
        </w:r>
      </w:del>
      <w:r>
        <w:rPr>
          <w:rFonts w:ascii="Times New Roman" w:hAnsi="Times New Roman" w:cs="Times New Roman"/>
          <w:sz w:val="24"/>
        </w:rPr>
        <w:t xml:space="preserve">to the adjusted normal demand profiles. We conclude that COVID-19 had </w:t>
      </w:r>
      <w:ins w:id="574" w:author="Miller, Harvey J." w:date="2020-08-06T08:38:00Z">
        <w:r w:rsidR="00A629E4">
          <w:rPr>
            <w:rFonts w:ascii="Times New Roman" w:hAnsi="Times New Roman" w:cs="Times New Roman"/>
            <w:sz w:val="24"/>
          </w:rPr>
          <w:t xml:space="preserve">substantial </w:t>
        </w:r>
      </w:ins>
      <w:del w:id="575" w:author="Miller, Harvey J." w:date="2020-08-06T08:38:00Z">
        <w:r w:rsidDel="00A629E4">
          <w:rPr>
            <w:rFonts w:ascii="Times New Roman" w:hAnsi="Times New Roman" w:cs="Times New Roman"/>
            <w:sz w:val="24"/>
          </w:rPr>
          <w:delText xml:space="preserve">major </w:delText>
        </w:r>
      </w:del>
      <w:ins w:id="576" w:author="Miller, Harvey J." w:date="2020-08-04T14:07:00Z">
        <w:r w:rsidR="00557E87">
          <w:rPr>
            <w:rFonts w:ascii="Times New Roman" w:hAnsi="Times New Roman" w:cs="Times New Roman"/>
            <w:sz w:val="24"/>
          </w:rPr>
          <w:t xml:space="preserve">but uneven </w:t>
        </w:r>
      </w:ins>
      <w:r>
        <w:rPr>
          <w:rFonts w:ascii="Times New Roman" w:hAnsi="Times New Roman" w:cs="Times New Roman"/>
          <w:sz w:val="24"/>
        </w:rPr>
        <w:t xml:space="preserve">impacts on transit systems </w:t>
      </w:r>
      <w:ins w:id="577" w:author="Miller, Harvey J." w:date="2020-08-04T14:07:00Z">
        <w:r w:rsidR="00557E87">
          <w:rPr>
            <w:rFonts w:ascii="Times New Roman" w:hAnsi="Times New Roman" w:cs="Times New Roman"/>
            <w:sz w:val="24"/>
          </w:rPr>
          <w:t xml:space="preserve">and social groups that can be explained via a social equity lens.  </w:t>
        </w:r>
      </w:ins>
      <w:del w:id="578" w:author="Miller, Harvey J." w:date="2020-08-04T14:07:00Z">
        <w:r w:rsidDel="00557E87">
          <w:rPr>
            <w:rFonts w:ascii="Times New Roman" w:hAnsi="Times New Roman" w:cs="Times New Roman"/>
            <w:sz w:val="24"/>
          </w:rPr>
          <w:delText xml:space="preserve">in different dimensions and demonstrate the social equity issue of transit usage during the pandemic; </w:delText>
        </w:r>
      </w:del>
      <w:ins w:id="579" w:author="Miller, Harvey J." w:date="2020-08-04T14:07:00Z">
        <w:r w:rsidR="00557E87">
          <w:rPr>
            <w:rFonts w:ascii="Times New Roman" w:hAnsi="Times New Roman" w:cs="Times New Roman"/>
            <w:sz w:val="24"/>
          </w:rPr>
          <w:t>Based on this analysis, w</w:t>
        </w:r>
      </w:ins>
      <w:del w:id="580" w:author="Miller, Harvey J." w:date="2020-08-04T14:07:00Z">
        <w:r w:rsidDel="00557E87">
          <w:rPr>
            <w:rFonts w:ascii="Times New Roman" w:hAnsi="Times New Roman" w:cs="Times New Roman"/>
            <w:sz w:val="24"/>
          </w:rPr>
          <w:delText>w</w:delText>
        </w:r>
      </w:del>
      <w:r>
        <w:rPr>
          <w:rFonts w:ascii="Times New Roman" w:hAnsi="Times New Roman" w:cs="Times New Roman"/>
          <w:sz w:val="24"/>
        </w:rPr>
        <w:t xml:space="preserve">e propose </w:t>
      </w:r>
      <w:del w:id="581" w:author="Miller, Harvey J." w:date="2020-08-06T08:38:00Z">
        <w:r w:rsidDel="00A629E4">
          <w:rPr>
            <w:rFonts w:ascii="Times New Roman" w:hAnsi="Times New Roman" w:cs="Times New Roman"/>
            <w:sz w:val="24"/>
          </w:rPr>
          <w:delText xml:space="preserve">some </w:delText>
        </w:r>
      </w:del>
      <w:r>
        <w:rPr>
          <w:rFonts w:ascii="Times New Roman" w:hAnsi="Times New Roman" w:cs="Times New Roman"/>
          <w:sz w:val="24"/>
        </w:rPr>
        <w:t xml:space="preserve">future directions for </w:t>
      </w:r>
      <w:ins w:id="582" w:author="Miller, Harvey J." w:date="2020-08-06T08:32:00Z">
        <w:r w:rsidR="007E180A">
          <w:rPr>
            <w:rFonts w:ascii="Times New Roman" w:hAnsi="Times New Roman" w:cs="Times New Roman"/>
            <w:sz w:val="24"/>
          </w:rPr>
          <w:t xml:space="preserve">understanding the impacts of </w:t>
        </w:r>
      </w:ins>
      <w:del w:id="583" w:author="Miller, Harvey J." w:date="2020-08-06T08:32:00Z">
        <w:r w:rsidDel="007E180A">
          <w:rPr>
            <w:rFonts w:ascii="Times New Roman" w:hAnsi="Times New Roman" w:cs="Times New Roman"/>
            <w:sz w:val="24"/>
          </w:rPr>
          <w:delText xml:space="preserve">transit studies in the context of </w:delText>
        </w:r>
      </w:del>
      <w:r>
        <w:rPr>
          <w:rFonts w:ascii="Times New Roman" w:hAnsi="Times New Roman" w:cs="Times New Roman"/>
          <w:sz w:val="24"/>
        </w:rPr>
        <w:t>pandemics</w:t>
      </w:r>
      <w:ins w:id="584" w:author="Miller, Harvey J." w:date="2020-08-06T08:32:00Z">
        <w:r w:rsidR="007E180A">
          <w:rPr>
            <w:rFonts w:ascii="Times New Roman" w:hAnsi="Times New Roman" w:cs="Times New Roman"/>
            <w:sz w:val="24"/>
          </w:rPr>
          <w:t xml:space="preserve"> o</w:t>
        </w:r>
      </w:ins>
      <w:ins w:id="585" w:author="Miller, Harvey J." w:date="2020-08-06T08:33:00Z">
        <w:r w:rsidR="007E180A">
          <w:rPr>
            <w:rFonts w:ascii="Times New Roman" w:hAnsi="Times New Roman" w:cs="Times New Roman"/>
            <w:sz w:val="24"/>
          </w:rPr>
          <w:t>n public transit</w:t>
        </w:r>
      </w:ins>
      <w:r>
        <w:rPr>
          <w:rFonts w:ascii="Times New Roman" w:hAnsi="Times New Roman" w:cs="Times New Roman"/>
          <w:sz w:val="24"/>
        </w:rPr>
        <w:t>.</w:t>
      </w:r>
      <w:commentRangeEnd w:id="528"/>
      <w:r w:rsidR="00557E87">
        <w:rPr>
          <w:rStyle w:val="CommentReference"/>
        </w:rPr>
        <w:commentReference w:id="528"/>
      </w:r>
      <w:commentRangeEnd w:id="529"/>
      <w:r w:rsidR="00FC7AD7">
        <w:rPr>
          <w:rStyle w:val="CommentReference"/>
        </w:rPr>
        <w:commentReference w:id="529"/>
      </w:r>
    </w:p>
    <w:p w14:paraId="5D2B3DD7" w14:textId="77777777" w:rsidR="00077492" w:rsidRDefault="00077492">
      <w:pPr>
        <w:spacing w:line="240" w:lineRule="auto"/>
        <w:rPr>
          <w:rFonts w:ascii="Times New Roman" w:hAnsi="Times New Roman" w:cs="Times New Roman"/>
          <w:sz w:val="24"/>
        </w:rPr>
        <w:pPrChange w:id="586" w:author="Liu, Luyu" w:date="2020-07-20T23:14:00Z">
          <w:pPr>
            <w:spacing w:line="480" w:lineRule="auto"/>
          </w:pPr>
        </w:pPrChange>
      </w:pPr>
    </w:p>
    <w:p w14:paraId="5EF04F8C" w14:textId="77777777" w:rsidR="00077492" w:rsidRDefault="00077492">
      <w:pPr>
        <w:pStyle w:val="Subtitle"/>
        <w:pPrChange w:id="587" w:author="Liu, Luyu" w:date="2020-08-02T21:14:00Z">
          <w:pPr>
            <w:pStyle w:val="ListParagraph"/>
            <w:numPr>
              <w:numId w:val="2"/>
            </w:numPr>
            <w:spacing w:line="480" w:lineRule="auto"/>
            <w:ind w:left="360" w:hanging="360"/>
          </w:pPr>
        </w:pPrChange>
      </w:pPr>
      <w:r w:rsidRPr="009457DC">
        <w:t>Data and methods</w:t>
      </w:r>
    </w:p>
    <w:p w14:paraId="4428A405" w14:textId="2B6129CE" w:rsidR="00077492" w:rsidRPr="009457DC" w:rsidRDefault="00077492">
      <w:pPr>
        <w:spacing w:line="240" w:lineRule="auto"/>
        <w:ind w:firstLine="720"/>
        <w:jc w:val="both"/>
        <w:rPr>
          <w:rFonts w:ascii="Times New Roman" w:hAnsi="Times New Roman" w:cs="Times New Roman"/>
          <w:sz w:val="24"/>
        </w:rPr>
        <w:pPrChange w:id="588" w:author="Liu, Luyu" w:date="2020-08-02T21:20:00Z">
          <w:pPr>
            <w:spacing w:line="480" w:lineRule="auto"/>
            <w:jc w:val="both"/>
          </w:pPr>
        </w:pPrChange>
      </w:pPr>
      <w:r>
        <w:rPr>
          <w:rFonts w:ascii="Times New Roman" w:hAnsi="Times New Roman" w:cs="Times New Roman"/>
          <w:sz w:val="24"/>
        </w:rPr>
        <w:lastRenderedPageBreak/>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589" w:author="Liu, Luyu" w:date="2020-07-29T17:12:00Z">
        <w:r w:rsidDel="00D75BD2">
          <w:rPr>
            <w:rFonts w:ascii="Times New Roman" w:hAnsi="Times New Roman" w:cs="Times New Roman"/>
            <w:i/>
            <w:sz w:val="24"/>
          </w:rPr>
          <w:delText>floor</w:delText>
        </w:r>
      </w:del>
      <w:ins w:id="590"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w:t>
      </w:r>
      <w:ins w:id="591" w:author="Miller, Harvey J." w:date="2020-08-04T14:08:00Z">
        <w:r w:rsidR="00557E87">
          <w:rPr>
            <w:rFonts w:ascii="Times New Roman" w:hAnsi="Times New Roman" w:cs="Times New Roman"/>
            <w:sz w:val="24"/>
          </w:rPr>
          <w:t>apparent min</w:t>
        </w:r>
      </w:ins>
      <w:ins w:id="592" w:author="Miller, Harvey J." w:date="2020-08-04T14:09:00Z">
        <w:r w:rsidR="00557E87">
          <w:rPr>
            <w:rFonts w:ascii="Times New Roman" w:hAnsi="Times New Roman" w:cs="Times New Roman"/>
            <w:sz w:val="24"/>
          </w:rPr>
          <w:t>i</w:t>
        </w:r>
      </w:ins>
      <w:ins w:id="593" w:author="Miller, Harvey J." w:date="2020-08-04T14:08:00Z">
        <w:r w:rsidR="00557E87">
          <w:rPr>
            <w:rFonts w:ascii="Times New Roman" w:hAnsi="Times New Roman" w:cs="Times New Roman"/>
            <w:sz w:val="24"/>
          </w:rPr>
          <w:t xml:space="preserve">mum </w:t>
        </w:r>
      </w:ins>
      <w:del w:id="594" w:author="Miller, Harvey J." w:date="2020-08-04T14:08:00Z">
        <w:r w:rsidDel="00557E87">
          <w:rPr>
            <w:rFonts w:ascii="Times New Roman" w:hAnsi="Times New Roman" w:cs="Times New Roman"/>
            <w:sz w:val="24"/>
          </w:rPr>
          <w:delText xml:space="preserve">base </w:delText>
        </w:r>
      </w:del>
      <w:r>
        <w:rPr>
          <w:rFonts w:ascii="Times New Roman" w:hAnsi="Times New Roman" w:cs="Times New Roman"/>
          <w:sz w:val="24"/>
        </w:rPr>
        <w:t xml:space="preserve">levels of transit demand; ii) </w:t>
      </w:r>
      <w:r>
        <w:rPr>
          <w:rFonts w:ascii="Times New Roman" w:hAnsi="Times New Roman" w:cs="Times New Roman"/>
          <w:i/>
          <w:sz w:val="24"/>
        </w:rPr>
        <w:t xml:space="preserve">cliff and </w:t>
      </w:r>
      <w:del w:id="595" w:author="Liu, Luyu" w:date="2020-07-29T17:12:00Z">
        <w:r w:rsidDel="00D75BD2">
          <w:rPr>
            <w:rFonts w:ascii="Times New Roman" w:hAnsi="Times New Roman" w:cs="Times New Roman"/>
            <w:i/>
            <w:sz w:val="24"/>
          </w:rPr>
          <w:delText>floor</w:delText>
        </w:r>
      </w:del>
      <w:ins w:id="596"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w:t>
      </w:r>
      <w:del w:id="597" w:author="Miller, Harvey J." w:date="2020-08-04T15:53:00Z">
        <w:r w:rsidDel="00EA3154">
          <w:rPr>
            <w:rFonts w:ascii="Times New Roman" w:hAnsi="Times New Roman" w:cs="Times New Roman"/>
            <w:sz w:val="24"/>
          </w:rPr>
          <w:delText xml:space="preserve">Finally, we </w:delText>
        </w:r>
      </w:del>
      <w:del w:id="598" w:author="Miller, Harvey J." w:date="2020-08-04T14:09:00Z">
        <w:r w:rsidDel="00557E87">
          <w:rPr>
            <w:rFonts w:ascii="Times New Roman" w:hAnsi="Times New Roman" w:cs="Times New Roman"/>
            <w:sz w:val="24"/>
          </w:rPr>
          <w:delText xml:space="preserve">investigate </w:delText>
        </w:r>
      </w:del>
      <w:del w:id="599" w:author="Miller, Harvey J." w:date="2020-08-04T15:53:00Z">
        <w:r w:rsidDel="00EA3154">
          <w:rPr>
            <w:rFonts w:ascii="Times New Roman" w:hAnsi="Times New Roman" w:cs="Times New Roman"/>
            <w:sz w:val="24"/>
          </w:rPr>
          <w:delText xml:space="preserve">the morning and afternoon </w:delText>
        </w:r>
      </w:del>
      <w:del w:id="600" w:author="Miller, Harvey J." w:date="2020-08-04T14:09:00Z">
        <w:r w:rsidDel="00557E87">
          <w:rPr>
            <w:rFonts w:ascii="Times New Roman" w:hAnsi="Times New Roman" w:cs="Times New Roman"/>
            <w:sz w:val="24"/>
          </w:rPr>
          <w:delText>rush hour’s</w:delText>
        </w:r>
      </w:del>
      <w:del w:id="601" w:author="Miller, Harvey J." w:date="2020-08-04T15:53:00Z">
        <w:r w:rsidDel="00EA3154">
          <w:rPr>
            <w:rFonts w:ascii="Times New Roman" w:hAnsi="Times New Roman" w:cs="Times New Roman"/>
            <w:sz w:val="24"/>
          </w:rPr>
          <w:delText xml:space="preserve"> </w:delText>
        </w:r>
      </w:del>
      <w:del w:id="602" w:author="Miller, Harvey J." w:date="2020-08-04T14:09:00Z">
        <w:r w:rsidDel="00557E87">
          <w:rPr>
            <w:rFonts w:ascii="Times New Roman" w:hAnsi="Times New Roman" w:cs="Times New Roman"/>
            <w:sz w:val="24"/>
          </w:rPr>
          <w:delText xml:space="preserve">shift </w:delText>
        </w:r>
      </w:del>
      <w:del w:id="603" w:author="Miller, Harvey J." w:date="2020-08-04T15:53:00Z">
        <w:r w:rsidDel="00EA3154">
          <w:rPr>
            <w:rFonts w:ascii="Times New Roman" w:hAnsi="Times New Roman" w:cs="Times New Roman"/>
            <w:sz w:val="24"/>
          </w:rPr>
          <w:delText xml:space="preserve">due to COVID-19.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604" w:author="Liu, Luyu" w:date="2020-07-20T23:14:00Z">
          <w:pPr>
            <w:pStyle w:val="ListParagraph"/>
            <w:spacing w:line="480" w:lineRule="auto"/>
            <w:ind w:left="360"/>
          </w:pPr>
        </w:pPrChange>
      </w:pPr>
    </w:p>
    <w:p w14:paraId="575B9A16" w14:textId="77777777" w:rsidR="00077492" w:rsidRPr="00FF2732" w:rsidDel="00FF2732" w:rsidRDefault="00077492">
      <w:pPr>
        <w:spacing w:line="240" w:lineRule="auto"/>
        <w:rPr>
          <w:del w:id="605" w:author="Liu, Luyu" w:date="2020-08-02T21:16:00Z"/>
          <w:rStyle w:val="SubtleEmphasis"/>
          <w:rPrChange w:id="606" w:author="Liu, Luyu" w:date="2020-08-02T21:15:00Z">
            <w:rPr>
              <w:del w:id="607" w:author="Liu, Luyu" w:date="2020-08-02T21:16:00Z"/>
            </w:rPr>
          </w:rPrChange>
        </w:rPr>
        <w:pPrChange w:id="608" w:author="Liu, Luyu" w:date="2020-08-02T21:14:00Z">
          <w:pPr>
            <w:pStyle w:val="ListParagraph"/>
            <w:numPr>
              <w:ilvl w:val="1"/>
              <w:numId w:val="2"/>
            </w:numPr>
            <w:spacing w:line="480" w:lineRule="auto"/>
            <w:ind w:left="360" w:hanging="360"/>
          </w:pPr>
        </w:pPrChange>
      </w:pPr>
      <w:del w:id="609" w:author="Liu, Luyu" w:date="2020-08-02T21:14:00Z">
        <w:r w:rsidRPr="00FF2732" w:rsidDel="00FF2732">
          <w:rPr>
            <w:rStyle w:val="SubtleEmphasis"/>
            <w:rPrChange w:id="610" w:author="Liu, Luyu" w:date="2020-08-02T21:15:00Z">
              <w:rPr/>
            </w:rPrChange>
          </w:rPr>
          <w:delText xml:space="preserve"> </w:delText>
        </w:r>
      </w:del>
      <w:r w:rsidRPr="00FF2732">
        <w:rPr>
          <w:rStyle w:val="SubtleEmphasis"/>
          <w:rPrChange w:id="611" w:author="Liu, Luyu" w:date="2020-08-02T21:15:00Z">
            <w:rPr/>
          </w:rPrChange>
        </w:rPr>
        <w:t>Data sources</w:t>
      </w:r>
    </w:p>
    <w:p w14:paraId="703326BD" w14:textId="77777777" w:rsidR="00077492" w:rsidRPr="00FF2732" w:rsidRDefault="00077492">
      <w:pPr>
        <w:spacing w:line="240" w:lineRule="auto"/>
        <w:rPr>
          <w:rFonts w:ascii="Times New Roman" w:hAnsi="Times New Roman" w:cs="Times New Roman"/>
          <w:b/>
          <w:sz w:val="24"/>
          <w:rPrChange w:id="612" w:author="Liu, Luyu" w:date="2020-08-02T21:16:00Z">
            <w:rPr/>
          </w:rPrChange>
        </w:rPr>
        <w:pPrChange w:id="613" w:author="Liu, Luyu" w:date="2020-08-02T21:16:00Z">
          <w:pPr>
            <w:pStyle w:val="ListParagraph"/>
            <w:spacing w:line="480" w:lineRule="auto"/>
            <w:ind w:left="360"/>
          </w:pPr>
        </w:pPrChange>
      </w:pPr>
    </w:p>
    <w:p w14:paraId="75621E50" w14:textId="77777777" w:rsidR="00077492" w:rsidRPr="00FF2732" w:rsidRDefault="00077492">
      <w:pPr>
        <w:spacing w:line="240" w:lineRule="auto"/>
        <w:jc w:val="both"/>
        <w:rPr>
          <w:rStyle w:val="Emphasis"/>
          <w:rPrChange w:id="614" w:author="Liu, Luyu" w:date="2020-08-02T21:17:00Z">
            <w:rPr/>
          </w:rPrChange>
        </w:rPr>
        <w:pPrChange w:id="615" w:author="Liu, Luyu" w:date="2020-08-02T21:16:00Z">
          <w:pPr>
            <w:pStyle w:val="ListParagraph"/>
            <w:numPr>
              <w:ilvl w:val="2"/>
              <w:numId w:val="2"/>
            </w:numPr>
            <w:spacing w:line="480" w:lineRule="auto"/>
            <w:ind w:hanging="720"/>
            <w:jc w:val="both"/>
          </w:pPr>
        </w:pPrChange>
      </w:pPr>
      <w:r w:rsidRPr="00FF2732">
        <w:rPr>
          <w:rStyle w:val="Emphasis"/>
          <w:rPrChange w:id="616" w:author="Liu, Luyu" w:date="2020-08-02T21:17:00Z">
            <w:rPr/>
          </w:rPrChange>
        </w:rPr>
        <w:t>Transit demand</w:t>
      </w:r>
    </w:p>
    <w:p w14:paraId="5031D46E" w14:textId="1F14CB98" w:rsidR="00077492" w:rsidRPr="009457DC" w:rsidRDefault="00077492">
      <w:pPr>
        <w:spacing w:line="240" w:lineRule="auto"/>
        <w:ind w:firstLine="720"/>
        <w:jc w:val="both"/>
        <w:rPr>
          <w:rFonts w:ascii="Times New Roman" w:hAnsi="Times New Roman" w:cs="Times New Roman"/>
          <w:sz w:val="24"/>
        </w:rPr>
        <w:pPrChange w:id="617"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618" w:author="Liu, Luyu" w:date="2020-08-02T21:47:00Z">
        <w:del w:id="619" w:author="Miller, Harvey J." w:date="2020-08-04T14:10:00Z">
          <w:r w:rsidR="00C43A94" w:rsidDel="00557E87">
            <w:rPr>
              <w:rFonts w:ascii="Times New Roman" w:hAnsi="Times New Roman" w:cs="Times New Roman"/>
              <w:sz w:val="24"/>
            </w:rPr>
            <w:delText>d</w:delText>
          </w:r>
        </w:del>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620" w:author="Liu, Luyu" w:date="2020-08-03T20:47:00Z">
        <w:r w:rsidR="00673ED5">
          <w:rPr>
            <w:rFonts w:ascii="Times New Roman" w:hAnsi="Times New Roman" w:cs="Times New Roman"/>
            <w:sz w:val="24"/>
          </w:rPr>
          <w:t xml:space="preserve">and more than 60 US metro areas </w:t>
        </w:r>
      </w:ins>
      <w:ins w:id="621"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622" w:author="Liu, Luyu" w:date="2020-08-04T22:00:00Z">
        <w:del w:id="623" w:author="Miller, Harvey J." w:date="2020-08-06T08:41:00Z">
          <w:r w:rsidR="00CD0E45" w:rsidDel="00A629E4">
            <w:rPr>
              <w:rFonts w:ascii="Times New Roman" w:hAnsi="Times New Roman" w:cs="Times New Roman"/>
              <w:sz w:val="24"/>
            </w:rPr>
            <w:delText xml:space="preserve">To </w:delText>
          </w:r>
        </w:del>
      </w:ins>
      <w:ins w:id="624" w:author="Liu, Luyu" w:date="2020-08-04T22:01:00Z">
        <w:del w:id="625" w:author="Miller, Harvey J." w:date="2020-08-06T08:41:00Z">
          <w:r w:rsidR="00CD0E45" w:rsidDel="00A629E4">
            <w:rPr>
              <w:rFonts w:ascii="Times New Roman" w:hAnsi="Times New Roman" w:cs="Times New Roman"/>
              <w:sz w:val="24"/>
            </w:rPr>
            <w:delText>moreover</w:delText>
          </w:r>
        </w:del>
      </w:ins>
      <w:ins w:id="626" w:author="Liu, Luyu" w:date="2020-08-04T22:02:00Z">
        <w:del w:id="627" w:author="Miller, Harvey J." w:date="2020-08-06T08:41:00Z">
          <w:r w:rsidR="009C1505" w:rsidDel="00A629E4">
            <w:rPr>
              <w:rFonts w:ascii="Times New Roman" w:hAnsi="Times New Roman" w:cs="Times New Roman"/>
              <w:sz w:val="24"/>
            </w:rPr>
            <w:delText xml:space="preserve"> prove </w:delText>
          </w:r>
        </w:del>
      </w:ins>
      <w:ins w:id="628" w:author="Liu, Luyu" w:date="2020-08-04T22:03:00Z">
        <w:del w:id="629" w:author="Miller, Harvey J." w:date="2020-08-06T08:41:00Z">
          <w:r w:rsidR="009C1505" w:rsidDel="00A629E4">
            <w:rPr>
              <w:rFonts w:ascii="Times New Roman" w:hAnsi="Times New Roman" w:cs="Times New Roman"/>
              <w:sz w:val="24"/>
            </w:rPr>
            <w:delText>its large user base, w</w:delText>
          </w:r>
        </w:del>
      </w:ins>
      <w:ins w:id="630" w:author="Liu, Luyu" w:date="2020-08-04T17:05:00Z">
        <w:del w:id="631" w:author="Miller, Harvey J." w:date="2020-08-06T08:41:00Z">
          <w:r w:rsidR="001272E3" w:rsidDel="00A629E4">
            <w:rPr>
              <w:rFonts w:ascii="Times New Roman" w:hAnsi="Times New Roman" w:cs="Times New Roman"/>
              <w:sz w:val="24"/>
            </w:rPr>
            <w:delText xml:space="preserve">e requested </w:delText>
          </w:r>
        </w:del>
      </w:ins>
      <w:ins w:id="632" w:author="Liu, Luyu" w:date="2020-08-03T16:44:00Z">
        <w:del w:id="633" w:author="Miller, Harvey J." w:date="2020-08-04T14:10:00Z">
          <w:r w:rsidR="00EB6B89" w:rsidDel="00557E87">
            <w:rPr>
              <w:rFonts w:ascii="Times New Roman" w:hAnsi="Times New Roman" w:cs="Times New Roman"/>
              <w:sz w:val="24"/>
            </w:rPr>
            <w:delText>Moreover, t</w:delText>
          </w:r>
        </w:del>
      </w:ins>
      <w:ins w:id="634" w:author="Liu, Luyu" w:date="2020-08-04T17:07:00Z">
        <w:del w:id="635" w:author="Miller, Harvey J." w:date="2020-08-06T08:41:00Z">
          <w:r w:rsidR="00FC7AD7" w:rsidDel="00A629E4">
            <w:rPr>
              <w:rFonts w:ascii="Times New Roman" w:hAnsi="Times New Roman" w:cs="Times New Roman"/>
              <w:sz w:val="24"/>
            </w:rPr>
            <w:delText xml:space="preserve"> app</w:delText>
          </w:r>
        </w:del>
      </w:ins>
      <w:ins w:id="636" w:author="Liu, Luyu" w:date="2020-08-03T15:50:00Z">
        <w:del w:id="637" w:author="Miller, Harvey J." w:date="2020-08-04T14:10:00Z">
          <w:r w:rsidR="00270FB1" w:rsidDel="00557E87">
            <w:rPr>
              <w:rFonts w:ascii="Times New Roman" w:hAnsi="Times New Roman" w:cs="Times New Roman"/>
              <w:sz w:val="24"/>
            </w:rPr>
            <w:delText xml:space="preserve">he app’s </w:delText>
          </w:r>
        </w:del>
      </w:ins>
      <w:ins w:id="638" w:author="Liu, Luyu" w:date="2020-08-03T15:52:00Z">
        <w:del w:id="639" w:author="Miller, Harvey J." w:date="2020-08-06T08:41:00Z">
          <w:r w:rsidR="00270FB1" w:rsidDel="00A629E4">
            <w:rPr>
              <w:rFonts w:ascii="Times New Roman" w:hAnsi="Times New Roman" w:cs="Times New Roman"/>
              <w:sz w:val="24"/>
            </w:rPr>
            <w:delText xml:space="preserve">estimated </w:delText>
          </w:r>
        </w:del>
      </w:ins>
      <w:ins w:id="640" w:author="Liu, Luyu" w:date="2020-08-03T15:50:00Z">
        <w:del w:id="641" w:author="Miller, Harvey J." w:date="2020-08-06T08:46:00Z">
          <w:r w:rsidR="00270FB1" w:rsidDel="00A629E4">
            <w:rPr>
              <w:rFonts w:ascii="Times New Roman" w:hAnsi="Times New Roman" w:cs="Times New Roman"/>
              <w:sz w:val="24"/>
            </w:rPr>
            <w:delText>market share</w:delText>
          </w:r>
        </w:del>
        <w:del w:id="642" w:author="Miller, Harvey J." w:date="2020-08-06T08:43:00Z">
          <w:r w:rsidR="00270FB1" w:rsidDel="00A629E4">
            <w:rPr>
              <w:rFonts w:ascii="Times New Roman" w:hAnsi="Times New Roman" w:cs="Times New Roman"/>
              <w:sz w:val="24"/>
            </w:rPr>
            <w:delText xml:space="preserve"> </w:delText>
          </w:r>
        </w:del>
      </w:ins>
      <w:ins w:id="643" w:author="Liu, Luyu" w:date="2020-08-03T16:44:00Z">
        <w:del w:id="644" w:author="Miller, Harvey J." w:date="2020-08-06T08:41:00Z">
          <w:r w:rsidR="00EB6B89" w:rsidDel="00A629E4">
            <w:rPr>
              <w:rFonts w:ascii="Times New Roman" w:hAnsi="Times New Roman" w:cs="Times New Roman"/>
              <w:sz w:val="24"/>
            </w:rPr>
            <w:delText xml:space="preserve">/ </w:delText>
          </w:r>
        </w:del>
      </w:ins>
      <w:ins w:id="645" w:author="Liu, Luyu" w:date="2020-08-03T15:50:00Z">
        <w:del w:id="646" w:author="Miller, Harvey J." w:date="2020-08-06T08:41:00Z">
          <w:r w:rsidR="00270FB1" w:rsidDel="00A629E4">
            <w:rPr>
              <w:rFonts w:ascii="Times New Roman" w:hAnsi="Times New Roman" w:cs="Times New Roman"/>
              <w:sz w:val="24"/>
            </w:rPr>
            <w:delText>adoption rate</w:delText>
          </w:r>
        </w:del>
      </w:ins>
      <w:ins w:id="647" w:author="Liu, Luyu" w:date="2020-08-05T14:28:00Z">
        <w:del w:id="648" w:author="Miller, Harvey J." w:date="2020-08-06T08:41:00Z">
          <w:r w:rsidR="00523F3D" w:rsidDel="00A629E4">
            <w:rPr>
              <w:rFonts w:ascii="Times New Roman" w:hAnsi="Times New Roman" w:cs="Times New Roman"/>
              <w:sz w:val="24"/>
            </w:rPr>
            <w:delText xml:space="preserve"> (</w:delText>
          </w:r>
        </w:del>
      </w:ins>
      <w:ins w:id="649" w:author="Liu, Luyu" w:date="2020-08-05T14:29:00Z">
        <w:del w:id="650" w:author="Miller, Harvey J." w:date="2020-08-06T08:41:00Z">
          <w:r w:rsidR="00523F3D" w:rsidDel="00A629E4">
            <w:rPr>
              <w:rFonts w:ascii="Times New Roman" w:hAnsi="Times New Roman" w:cs="Times New Roman"/>
              <w:sz w:val="24"/>
            </w:rPr>
            <w:delText xml:space="preserve">estimated percentage of </w:delText>
          </w:r>
        </w:del>
        <w:del w:id="651" w:author="Miller, Harvey J." w:date="2020-08-06T08:42:00Z">
          <w:r w:rsidR="00523F3D" w:rsidDel="00A629E4">
            <w:rPr>
              <w:rFonts w:ascii="Times New Roman" w:hAnsi="Times New Roman" w:cs="Times New Roman"/>
              <w:sz w:val="24"/>
            </w:rPr>
            <w:delText>tran</w:delText>
          </w:r>
        </w:del>
        <w:del w:id="652" w:author="Miller, Harvey J." w:date="2020-08-06T08:41:00Z">
          <w:r w:rsidR="00523F3D" w:rsidDel="00A629E4">
            <w:rPr>
              <w:rFonts w:ascii="Times New Roman" w:hAnsi="Times New Roman" w:cs="Times New Roman"/>
              <w:sz w:val="24"/>
            </w:rPr>
            <w:delText>sit riders</w:delText>
          </w:r>
        </w:del>
        <w:del w:id="653" w:author="Miller, Harvey J." w:date="2020-08-06T08:42:00Z">
          <w:r w:rsidR="00523F3D" w:rsidDel="00A629E4">
            <w:rPr>
              <w:rFonts w:ascii="Times New Roman" w:hAnsi="Times New Roman" w:cs="Times New Roman"/>
              <w:sz w:val="24"/>
            </w:rPr>
            <w:delText xml:space="preserve"> using Transit</w:delText>
          </w:r>
        </w:del>
      </w:ins>
      <w:ins w:id="654" w:author="Liu, Luyu" w:date="2020-08-05T14:28:00Z">
        <w:del w:id="655" w:author="Miller, Harvey J." w:date="2020-08-06T08:42:00Z">
          <w:r w:rsidR="00523F3D" w:rsidDel="00A629E4">
            <w:rPr>
              <w:rFonts w:ascii="Times New Roman" w:hAnsi="Times New Roman" w:cs="Times New Roman"/>
              <w:sz w:val="24"/>
            </w:rPr>
            <w:delText>)</w:delText>
          </w:r>
        </w:del>
      </w:ins>
      <w:ins w:id="656" w:author="Liu, Luyu" w:date="2020-08-04T17:06:00Z">
        <w:del w:id="657" w:author="Miller, Harvey J." w:date="2020-08-06T08:42:00Z">
          <w:r w:rsidR="001272E3" w:rsidDel="00A629E4">
            <w:rPr>
              <w:rFonts w:ascii="Times New Roman" w:hAnsi="Times New Roman" w:cs="Times New Roman"/>
              <w:sz w:val="24"/>
            </w:rPr>
            <w:delText xml:space="preserve">: the </w:delText>
          </w:r>
        </w:del>
        <w:del w:id="658" w:author="Miller, Harvey J." w:date="2020-08-06T08:43:00Z">
          <w:r w:rsidR="001272E3" w:rsidDel="00A629E4">
            <w:rPr>
              <w:rFonts w:ascii="Times New Roman" w:hAnsi="Times New Roman" w:cs="Times New Roman"/>
              <w:sz w:val="24"/>
            </w:rPr>
            <w:delText>global average</w:delText>
          </w:r>
        </w:del>
      </w:ins>
      <w:ins w:id="659" w:author="Liu, Luyu" w:date="2020-08-03T15:50:00Z">
        <w:del w:id="660" w:author="Miller, Harvey J." w:date="2020-08-06T08:43:00Z">
          <w:r w:rsidR="00270FB1" w:rsidDel="00A629E4">
            <w:rPr>
              <w:rFonts w:ascii="Times New Roman" w:hAnsi="Times New Roman" w:cs="Times New Roman"/>
              <w:sz w:val="24"/>
            </w:rPr>
            <w:delText xml:space="preserve"> </w:delText>
          </w:r>
        </w:del>
      </w:ins>
      <w:ins w:id="661" w:author="Liu, Luyu" w:date="2020-08-03T15:51:00Z">
        <w:del w:id="662" w:author="Miller, Harvey J." w:date="2020-08-06T08:43:00Z">
          <w:r w:rsidR="00270FB1" w:rsidDel="00A629E4">
            <w:rPr>
              <w:rFonts w:ascii="Times New Roman" w:hAnsi="Times New Roman" w:cs="Times New Roman"/>
              <w:sz w:val="24"/>
            </w:rPr>
            <w:delText>is</w:delText>
          </w:r>
        </w:del>
        <w:del w:id="663" w:author="Miller, Harvey J." w:date="2020-08-06T08:46:00Z">
          <w:r w:rsidR="00270FB1" w:rsidDel="00A629E4">
            <w:rPr>
              <w:rFonts w:ascii="Times New Roman" w:hAnsi="Times New Roman" w:cs="Times New Roman"/>
              <w:sz w:val="24"/>
            </w:rPr>
            <w:delText xml:space="preserve"> </w:delText>
          </w:r>
          <w:r w:rsidR="00270FB1" w:rsidRPr="00673ED5" w:rsidDel="00A629E4">
            <w:rPr>
              <w:rFonts w:ascii="Times New Roman" w:hAnsi="Times New Roman" w:cs="Times New Roman"/>
              <w:color w:val="FF0000"/>
              <w:sz w:val="24"/>
              <w:rPrChange w:id="664" w:author="Liu, Luyu" w:date="2020-08-03T20:48:00Z">
                <w:rPr>
                  <w:rFonts w:ascii="Times New Roman" w:hAnsi="Times New Roman" w:cs="Times New Roman"/>
                  <w:sz w:val="24"/>
                </w:rPr>
              </w:rPrChange>
            </w:rPr>
            <w:delText>8.4%</w:delText>
          </w:r>
        </w:del>
      </w:ins>
      <w:ins w:id="665" w:author="Liu, Luyu" w:date="2020-08-03T16:00:00Z">
        <w:del w:id="666" w:author="Miller, Harvey J." w:date="2020-08-06T08:46:00Z">
          <w:r w:rsidR="00AE3241" w:rsidRPr="00673ED5" w:rsidDel="00A629E4">
            <w:rPr>
              <w:rFonts w:ascii="Times New Roman" w:hAnsi="Times New Roman" w:cs="Times New Roman"/>
              <w:color w:val="FF0000"/>
              <w:sz w:val="24"/>
              <w:rPrChange w:id="667" w:author="Liu, Luyu" w:date="2020-08-03T20:48:00Z">
                <w:rPr>
                  <w:rFonts w:ascii="Times New Roman" w:hAnsi="Times New Roman" w:cs="Times New Roman"/>
                  <w:sz w:val="24"/>
                </w:rPr>
              </w:rPrChange>
            </w:rPr>
            <w:delText xml:space="preserve"> </w:delText>
          </w:r>
          <w:r w:rsidR="00AE3241" w:rsidDel="00A629E4">
            <w:rPr>
              <w:rFonts w:ascii="Times New Roman" w:hAnsi="Times New Roman" w:cs="Times New Roman"/>
              <w:sz w:val="24"/>
            </w:rPr>
            <w:delText>and 17.3%</w:delText>
          </w:r>
        </w:del>
        <w:del w:id="668" w:author="Miller, Harvey J." w:date="2020-08-06T08:43:00Z">
          <w:r w:rsidR="00AE3241" w:rsidDel="00A629E4">
            <w:rPr>
              <w:rFonts w:ascii="Times New Roman" w:hAnsi="Times New Roman" w:cs="Times New Roman"/>
              <w:sz w:val="24"/>
            </w:rPr>
            <w:delText xml:space="preserve"> for cities that endorse the app</w:delText>
          </w:r>
        </w:del>
      </w:ins>
      <w:ins w:id="669" w:author="Liu, Luyu" w:date="2020-08-03T15:52:00Z">
        <w:del w:id="670" w:author="Miller, Harvey J." w:date="2020-08-06T08:43:00Z">
          <w:r w:rsidR="00270FB1" w:rsidDel="00A629E4">
            <w:rPr>
              <w:rFonts w:ascii="Times New Roman" w:hAnsi="Times New Roman" w:cs="Times New Roman"/>
              <w:sz w:val="24"/>
            </w:rPr>
            <w:delText xml:space="preserve"> </w:delText>
          </w:r>
          <w:commentRangeStart w:id="671"/>
          <w:commentRangeStart w:id="672"/>
          <w:commentRangeStart w:id="673"/>
          <w:r w:rsidR="00270FB1" w:rsidDel="00A629E4">
            <w:rPr>
              <w:rFonts w:ascii="Times New Roman" w:hAnsi="Times New Roman" w:cs="Times New Roman"/>
              <w:sz w:val="24"/>
            </w:rPr>
            <w:delText xml:space="preserve">based on </w:delText>
          </w:r>
        </w:del>
      </w:ins>
      <w:ins w:id="674" w:author="Liu, Luyu" w:date="2020-08-03T16:07:00Z">
        <w:del w:id="675" w:author="Miller, Harvey J." w:date="2020-08-06T08:43:00Z">
          <w:r w:rsidR="00344B27" w:rsidDel="00A629E4">
            <w:rPr>
              <w:rFonts w:ascii="Times New Roman" w:hAnsi="Times New Roman" w:cs="Times New Roman"/>
              <w:sz w:val="24"/>
            </w:rPr>
            <w:delText xml:space="preserve">rough estimates with </w:delText>
          </w:r>
        </w:del>
      </w:ins>
      <w:ins w:id="676" w:author="Liu, Luyu" w:date="2020-08-03T15:52:00Z">
        <w:del w:id="677" w:author="Miller, Harvey J." w:date="2020-08-06T08:43:00Z">
          <w:r w:rsidR="00270FB1" w:rsidDel="00A629E4">
            <w:rPr>
              <w:rFonts w:ascii="Times New Roman" w:hAnsi="Times New Roman" w:cs="Times New Roman"/>
              <w:sz w:val="24"/>
            </w:rPr>
            <w:delText>different data sources</w:delText>
          </w:r>
        </w:del>
      </w:ins>
      <w:commentRangeEnd w:id="671"/>
      <w:del w:id="678" w:author="Miller, Harvey J." w:date="2020-08-06T08:43:00Z">
        <w:r w:rsidR="00557E87" w:rsidDel="00A629E4">
          <w:rPr>
            <w:rStyle w:val="CommentReference"/>
          </w:rPr>
          <w:commentReference w:id="671"/>
        </w:r>
        <w:commentRangeEnd w:id="672"/>
        <w:r w:rsidR="00160817" w:rsidDel="00A629E4">
          <w:rPr>
            <w:rStyle w:val="CommentReference"/>
          </w:rPr>
          <w:commentReference w:id="672"/>
        </w:r>
        <w:commentRangeEnd w:id="673"/>
        <w:r w:rsidR="00A629E4" w:rsidDel="00A629E4">
          <w:rPr>
            <w:rStyle w:val="CommentReference"/>
          </w:rPr>
          <w:commentReference w:id="673"/>
        </w:r>
      </w:del>
      <w:ins w:id="679" w:author="Liu, Luyu" w:date="2020-08-04T17:06:00Z">
        <w:del w:id="680" w:author="Miller, Harvey J." w:date="2020-08-06T08:43:00Z">
          <w:r w:rsidR="001272E3" w:rsidDel="00A629E4">
            <w:rPr>
              <w:rFonts w:ascii="Times New Roman" w:hAnsi="Times New Roman" w:cs="Times New Roman"/>
              <w:sz w:val="24"/>
            </w:rPr>
            <w:delText xml:space="preserve"> calculated by Transit app</w:delText>
          </w:r>
        </w:del>
      </w:ins>
      <w:ins w:id="681" w:author="Liu, Luyu" w:date="2020-08-03T15:51:00Z">
        <w:del w:id="682" w:author="Miller, Harvey J." w:date="2020-08-06T08:46:00Z">
          <w:r w:rsidR="00270FB1" w:rsidDel="00A629E4">
            <w:rPr>
              <w:rFonts w:ascii="Times New Roman" w:hAnsi="Times New Roman" w:cs="Times New Roman"/>
              <w:sz w:val="24"/>
            </w:rPr>
            <w:delText>.</w:delText>
          </w:r>
        </w:del>
      </w:ins>
      <w:ins w:id="683" w:author="Liu, Luyu" w:date="2020-08-03T16:10:00Z">
        <w:del w:id="684" w:author="Miller, Harvey J." w:date="2020-08-06T08:46:00Z">
          <w:r w:rsidR="0076256B" w:rsidDel="00A629E4">
            <w:rPr>
              <w:rFonts w:ascii="Times New Roman" w:hAnsi="Times New Roman" w:cs="Times New Roman"/>
              <w:sz w:val="24"/>
            </w:rPr>
            <w:delText xml:space="preserve"> </w:delText>
          </w:r>
        </w:del>
        <w:del w:id="685" w:author="Miller, Harvey J." w:date="2020-08-04T14:13:00Z">
          <w:r w:rsidR="0076256B" w:rsidDel="00557E87">
            <w:rPr>
              <w:rFonts w:ascii="Times New Roman" w:hAnsi="Times New Roman" w:cs="Times New Roman"/>
              <w:sz w:val="24"/>
            </w:rPr>
            <w:delText>C</w:delText>
          </w:r>
        </w:del>
      </w:ins>
      <w:ins w:id="686" w:author="Liu, Luyu" w:date="2020-08-03T15:51:00Z">
        <w:del w:id="687" w:author="Miller, Harvey J." w:date="2020-08-06T08:46:00Z">
          <w:r w:rsidR="00270FB1" w:rsidDel="00A629E4">
            <w:rPr>
              <w:rFonts w:ascii="Times New Roman" w:hAnsi="Times New Roman" w:cs="Times New Roman"/>
              <w:sz w:val="24"/>
            </w:rPr>
            <w:delText xml:space="preserve">onsidering the </w:delText>
          </w:r>
        </w:del>
        <w:del w:id="688" w:author="Miller, Harvey J." w:date="2020-08-04T14:13:00Z">
          <w:r w:rsidR="00270FB1" w:rsidDel="00557E87">
            <w:rPr>
              <w:rFonts w:ascii="Times New Roman" w:hAnsi="Times New Roman" w:cs="Times New Roman"/>
              <w:sz w:val="24"/>
            </w:rPr>
            <w:delText xml:space="preserve">large </w:delText>
          </w:r>
        </w:del>
        <w:del w:id="689" w:author="Miller, Harvey J." w:date="2020-08-06T08:46:00Z">
          <w:r w:rsidR="00270FB1" w:rsidDel="00A629E4">
            <w:rPr>
              <w:rFonts w:ascii="Times New Roman" w:hAnsi="Times New Roman" w:cs="Times New Roman"/>
              <w:sz w:val="24"/>
            </w:rPr>
            <w:delText xml:space="preserve">transit </w:delText>
          </w:r>
        </w:del>
      </w:ins>
      <w:ins w:id="690" w:author="Liu, Luyu" w:date="2020-08-03T16:10:00Z">
        <w:del w:id="691" w:author="Miller, Harvey J." w:date="2020-08-06T08:46:00Z">
          <w:r w:rsidR="00E620B5" w:rsidDel="00A629E4">
            <w:rPr>
              <w:rFonts w:ascii="Times New Roman" w:hAnsi="Times New Roman" w:cs="Times New Roman"/>
              <w:sz w:val="24"/>
            </w:rPr>
            <w:delText xml:space="preserve">commuter </w:delText>
          </w:r>
          <w:r w:rsidR="0076256B" w:rsidDel="00A629E4">
            <w:rPr>
              <w:rFonts w:ascii="Times New Roman" w:hAnsi="Times New Roman" w:cs="Times New Roman"/>
              <w:sz w:val="24"/>
            </w:rPr>
            <w:delText>base</w:delText>
          </w:r>
        </w:del>
      </w:ins>
      <w:ins w:id="692" w:author="Liu, Luyu" w:date="2020-08-03T15:52:00Z">
        <w:del w:id="693" w:author="Miller, Harvey J." w:date="2020-08-04T14:14:00Z">
          <w:r w:rsidR="00270FB1" w:rsidDel="00557E87">
            <w:rPr>
              <w:rFonts w:ascii="Times New Roman" w:hAnsi="Times New Roman" w:cs="Times New Roman"/>
              <w:sz w:val="24"/>
            </w:rPr>
            <w:delText>,</w:delText>
          </w:r>
        </w:del>
        <w:del w:id="694" w:author="Miller, Harvey J." w:date="2020-08-04T14:12:00Z">
          <w:r w:rsidR="00270FB1" w:rsidDel="00557E87">
            <w:rPr>
              <w:rFonts w:ascii="Times New Roman" w:hAnsi="Times New Roman" w:cs="Times New Roman"/>
              <w:sz w:val="24"/>
            </w:rPr>
            <w:delText xml:space="preserve"> we can conclude the</w:delText>
          </w:r>
        </w:del>
      </w:ins>
      <w:ins w:id="695" w:author="Liu, Luyu" w:date="2020-08-03T15:53:00Z">
        <w:del w:id="696" w:author="Miller, Harvey J." w:date="2020-08-04T14:12:00Z">
          <w:r w:rsidR="00270FB1" w:rsidDel="00557E87">
            <w:rPr>
              <w:rFonts w:ascii="Times New Roman" w:hAnsi="Times New Roman" w:cs="Times New Roman"/>
              <w:sz w:val="24"/>
            </w:rPr>
            <w:delText xml:space="preserve"> </w:delText>
          </w:r>
        </w:del>
      </w:ins>
      <w:ins w:id="697" w:author="Liu, Luyu" w:date="2020-08-03T16:10:00Z">
        <w:del w:id="698" w:author="Miller, Harvey J." w:date="2020-08-04T14:12:00Z">
          <w:r w:rsidR="00545573" w:rsidDel="00557E87">
            <w:rPr>
              <w:rFonts w:ascii="Times New Roman" w:hAnsi="Times New Roman" w:cs="Times New Roman"/>
              <w:sz w:val="24"/>
            </w:rPr>
            <w:delText xml:space="preserve">active </w:delText>
          </w:r>
        </w:del>
      </w:ins>
      <w:ins w:id="699" w:author="Liu, Luyu" w:date="2020-08-03T15:53:00Z">
        <w:del w:id="700" w:author="Miller, Harvey J." w:date="2020-08-04T14:12:00Z">
          <w:r w:rsidR="00270FB1" w:rsidDel="00557E87">
            <w:rPr>
              <w:rFonts w:ascii="Times New Roman" w:hAnsi="Times New Roman" w:cs="Times New Roman"/>
              <w:sz w:val="24"/>
            </w:rPr>
            <w:delText>user group of the Transit app is very large</w:delText>
          </w:r>
        </w:del>
        <w:del w:id="701" w:author="Miller, Harvey J." w:date="2020-08-06T08:46:00Z">
          <w:r w:rsidR="00270FB1" w:rsidDel="00A629E4">
            <w:rPr>
              <w:rFonts w:ascii="Times New Roman" w:hAnsi="Times New Roman" w:cs="Times New Roman"/>
              <w:sz w:val="24"/>
            </w:rPr>
            <w:delText xml:space="preserve">. </w:delText>
          </w:r>
        </w:del>
        <w:del w:id="702" w:author="Miller, Harvey J." w:date="2020-08-04T14:14:00Z">
          <w:r w:rsidR="00270FB1" w:rsidDel="00557E87">
            <w:rPr>
              <w:rFonts w:ascii="Times New Roman" w:hAnsi="Times New Roman" w:cs="Times New Roman"/>
              <w:sz w:val="24"/>
            </w:rPr>
            <w:delText xml:space="preserve">Therefore, </w:delText>
          </w:r>
        </w:del>
      </w:ins>
      <w:del w:id="703" w:author="Miller, Harvey J." w:date="2020-08-04T14:14:00Z">
        <w:r w:rsidRPr="009457DC" w:rsidDel="00557E87">
          <w:rPr>
            <w:rFonts w:ascii="Times New Roman" w:hAnsi="Times New Roman" w:cs="Times New Roman"/>
            <w:sz w:val="24"/>
          </w:rPr>
          <w:delText>W</w:delText>
        </w:r>
      </w:del>
      <w:ins w:id="704" w:author="Liu, Luyu" w:date="2020-08-03T15:53:00Z">
        <w:del w:id="705" w:author="Miller, Harvey J." w:date="2020-08-04T14:14:00Z">
          <w:r w:rsidR="00270FB1" w:rsidDel="00557E87">
            <w:rPr>
              <w:rFonts w:ascii="Times New Roman" w:hAnsi="Times New Roman" w:cs="Times New Roman"/>
              <w:sz w:val="24"/>
            </w:rPr>
            <w:delText>w</w:delText>
          </w:r>
        </w:del>
      </w:ins>
      <w:del w:id="706" w:author="Miller, Harvey J." w:date="2020-08-04T14:14:00Z">
        <w:r w:rsidRPr="009457DC" w:rsidDel="00557E87">
          <w:rPr>
            <w:rFonts w:ascii="Times New Roman" w:hAnsi="Times New Roman" w:cs="Times New Roman"/>
            <w:sz w:val="24"/>
          </w:rPr>
          <w:delText xml:space="preserve">e </w:delText>
        </w:r>
      </w:del>
      <w:ins w:id="707" w:author="Liu, Luyu" w:date="2020-08-03T15:53:00Z">
        <w:del w:id="708" w:author="Miller, Harvey J." w:date="2020-08-04T14:14:00Z">
          <w:r w:rsidR="00270FB1" w:rsidDel="00557E87">
            <w:rPr>
              <w:rFonts w:ascii="Times New Roman" w:hAnsi="Times New Roman" w:cs="Times New Roman"/>
              <w:sz w:val="24"/>
            </w:rPr>
            <w:delText xml:space="preserve">can </w:delText>
          </w:r>
        </w:del>
      </w:ins>
      <w:del w:id="709" w:author="Miller, Harvey J." w:date="2020-08-04T14:15:00Z">
        <w:r w:rsidRPr="009457DC" w:rsidDel="00BD12A2">
          <w:rPr>
            <w:rFonts w:ascii="Times New Roman" w:hAnsi="Times New Roman" w:cs="Times New Roman"/>
            <w:sz w:val="24"/>
          </w:rPr>
          <w:delText xml:space="preserve">treat app usage as an indicator of </w:delText>
        </w:r>
      </w:del>
      <w:del w:id="710" w:author="Miller, Harvey J." w:date="2020-08-04T14:14:00Z">
        <w:r w:rsidRPr="009457DC" w:rsidDel="00557E87">
          <w:rPr>
            <w:rFonts w:ascii="Times New Roman" w:hAnsi="Times New Roman" w:cs="Times New Roman"/>
            <w:sz w:val="24"/>
          </w:rPr>
          <w:delText xml:space="preserve">real-time demand and an approximation of general </w:delText>
        </w:r>
      </w:del>
      <w:del w:id="711" w:author="Miller, Harvey J." w:date="2020-08-04T14:15:00Z">
        <w:r w:rsidRPr="009457DC" w:rsidDel="00BD12A2">
          <w:rPr>
            <w:rFonts w:ascii="Times New Roman" w:hAnsi="Times New Roman" w:cs="Times New Roman"/>
            <w:sz w:val="24"/>
          </w:rPr>
          <w:delText xml:space="preserve">public transit demand </w:delText>
        </w:r>
        <w:r w:rsidRPr="009457DC" w:rsidDel="00BD12A2">
          <w:rPr>
            <w:rFonts w:ascii="Times New Roman" w:hAnsi="Times New Roman" w:cs="Times New Roman"/>
            <w:sz w:val="24"/>
          </w:rPr>
          <w:fldChar w:fldCharType="begin" w:fldLock="1"/>
        </w:r>
        <w:r w:rsidRPr="00FA2EC6" w:rsidDel="00BD12A2">
          <w:rPr>
            <w:rFonts w:ascii="Times New Roman" w:hAnsi="Times New Roman" w:cs="Times New Roman"/>
            <w:sz w:val="24"/>
          </w:rPr>
          <w:del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delInstrText>
        </w:r>
        <w:r w:rsidRPr="009457DC" w:rsidDel="00BD12A2">
          <w:rPr>
            <w:rFonts w:ascii="Times New Roman" w:hAnsi="Times New Roman" w:cs="Times New Roman"/>
            <w:sz w:val="24"/>
          </w:rPr>
          <w:fldChar w:fldCharType="separate"/>
        </w:r>
        <w:r w:rsidRPr="00423D84" w:rsidDel="00BD12A2">
          <w:rPr>
            <w:rFonts w:ascii="Times New Roman" w:hAnsi="Times New Roman" w:cs="Times New Roman"/>
            <w:noProof/>
            <w:sz w:val="24"/>
          </w:rPr>
          <w:delText>[13]</w:delText>
        </w:r>
        <w:r w:rsidRPr="009457DC" w:rsidDel="00BD12A2">
          <w:rPr>
            <w:rFonts w:ascii="Times New Roman" w:hAnsi="Times New Roman" w:cs="Times New Roman"/>
            <w:sz w:val="24"/>
          </w:rPr>
          <w:fldChar w:fldCharType="end"/>
        </w:r>
        <w:r w:rsidRPr="009457DC" w:rsidDel="00BD12A2">
          <w:rPr>
            <w:rFonts w:ascii="Times New Roman" w:hAnsi="Times New Roman" w:cs="Times New Roman"/>
            <w:sz w:val="24"/>
          </w:rPr>
          <w:delText>; we also examine</w:delText>
        </w:r>
      </w:del>
      <w:ins w:id="712" w:author="Liu, Luyu" w:date="2020-08-02T21:47:00Z">
        <w:del w:id="713" w:author="Miller, Harvey J." w:date="2020-08-04T14:15:00Z">
          <w:r w:rsidR="00636611" w:rsidDel="00BD12A2">
            <w:rPr>
              <w:rFonts w:ascii="Times New Roman" w:hAnsi="Times New Roman" w:cs="Times New Roman"/>
              <w:sz w:val="24"/>
            </w:rPr>
            <w:delText>d</w:delText>
          </w:r>
        </w:del>
      </w:ins>
      <w:del w:id="714" w:author="Miller, Harvey J." w:date="2020-08-04T14:15:00Z">
        <w:r w:rsidRPr="009457DC" w:rsidDel="00BD12A2">
          <w:rPr>
            <w:rFonts w:ascii="Times New Roman" w:hAnsi="Times New Roman" w:cs="Times New Roman"/>
            <w:sz w:val="24"/>
          </w:rPr>
          <w:delText xml:space="preserve"> this empirically (below).</w:delText>
        </w:r>
        <w:r w:rsidDel="00BD12A2">
          <w:rPr>
            <w:rFonts w:ascii="Times New Roman" w:hAnsi="Times New Roman" w:cs="Times New Roman"/>
            <w:sz w:val="24"/>
          </w:rPr>
          <w:delText xml:space="preserve"> </w:delText>
        </w:r>
      </w:del>
      <w:ins w:id="715" w:author="Miller, Harvey J." w:date="2020-08-06T08:46:00Z">
        <w:r w:rsidR="00A629E4">
          <w:rPr>
            <w:rFonts w:ascii="Times New Roman" w:hAnsi="Times New Roman" w:cs="Times New Roman"/>
            <w:sz w:val="24"/>
          </w:rPr>
          <w:t xml:space="preserve">We accessed daily demand data from </w:t>
        </w:r>
      </w:ins>
      <w:del w:id="716" w:author="Miller, Harvey J." w:date="2020-08-06T08:46:00Z">
        <w:r w:rsidRPr="009457DC" w:rsidDel="00A629E4">
          <w:rPr>
            <w:rFonts w:ascii="Times New Roman" w:hAnsi="Times New Roman" w:cs="Times New Roman"/>
            <w:sz w:val="24"/>
          </w:rPr>
          <w:delText xml:space="preserve">The data provided by </w:delText>
        </w:r>
      </w:del>
      <w:r w:rsidRPr="009457DC">
        <w:rPr>
          <w:rFonts w:ascii="Times New Roman" w:hAnsi="Times New Roman" w:cs="Times New Roman"/>
          <w:sz w:val="24"/>
        </w:rPr>
        <w:t>Transit via their daily updated webpage</w:t>
      </w:r>
      <w:ins w:id="717" w:author="Miller, Harvey J." w:date="2020-08-06T08:46:00Z">
        <w:r w:rsidR="00A629E4">
          <w:rPr>
            <w:rFonts w:ascii="Times New Roman" w:hAnsi="Times New Roman" w:cs="Times New Roman"/>
            <w:sz w:val="24"/>
          </w:rPr>
          <w:t xml:space="preserve">: these </w:t>
        </w:r>
      </w:ins>
      <w:del w:id="718" w:author="Miller, Harvey J." w:date="2020-08-06T08:46:00Z">
        <w:r w:rsidRPr="009457DC" w:rsidDel="00A629E4">
          <w:rPr>
            <w:rFonts w:ascii="Times New Roman" w:hAnsi="Times New Roman" w:cs="Times New Roman"/>
            <w:sz w:val="24"/>
          </w:rPr>
          <w:delText xml:space="preserve"> </w:delText>
        </w:r>
      </w:del>
      <w:r w:rsidRPr="009457DC">
        <w:rPr>
          <w:rFonts w:ascii="Times New Roman" w:hAnsi="Times New Roman" w:cs="Times New Roman"/>
          <w:sz w:val="24"/>
        </w:rPr>
        <w:t xml:space="preserve">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w:t>
      </w:r>
      <w:ins w:id="719" w:author="Miller, Harvey J." w:date="2020-08-06T08:59:00Z">
        <w:r w:rsidR="00396B7D" w:rsidRPr="00396B7D">
          <w:t xml:space="preserve"> </w:t>
        </w:r>
        <w:r w:rsidR="00396B7D">
          <w:rPr>
            <w:rFonts w:ascii="Times New Roman" w:hAnsi="Times New Roman" w:cs="Times New Roman"/>
            <w:sz w:val="24"/>
          </w:rPr>
          <w:t xml:space="preserve">These </w:t>
        </w:r>
        <w:r w:rsidR="00396B7D" w:rsidRPr="00396B7D">
          <w:rPr>
            <w:rFonts w:ascii="Times New Roman" w:hAnsi="Times New Roman" w:cs="Times New Roman"/>
            <w:sz w:val="24"/>
          </w:rPr>
          <w:t xml:space="preserve">estimates </w:t>
        </w:r>
        <w:r w:rsidR="00396B7D">
          <w:rPr>
            <w:rFonts w:ascii="Times New Roman" w:hAnsi="Times New Roman" w:cs="Times New Roman"/>
            <w:sz w:val="24"/>
          </w:rPr>
          <w:t>use</w:t>
        </w:r>
        <w:r w:rsidR="00396B7D" w:rsidRPr="00396B7D">
          <w:rPr>
            <w:rFonts w:ascii="Times New Roman" w:hAnsi="Times New Roman" w:cs="Times New Roman"/>
            <w:sz w:val="24"/>
          </w:rPr>
          <w:t xml:space="preserve"> app activity as a proxy for </w:t>
        </w:r>
      </w:ins>
      <w:ins w:id="720" w:author="Miller, Harvey J." w:date="2020-08-06T09:00:00Z">
        <w:r w:rsidR="00396B7D">
          <w:rPr>
            <w:rFonts w:ascii="Times New Roman" w:hAnsi="Times New Roman" w:cs="Times New Roman"/>
            <w:sz w:val="24"/>
          </w:rPr>
          <w:t xml:space="preserve">transit ridership </w:t>
        </w:r>
      </w:ins>
      <w:ins w:id="721" w:author="Miller, Harvey J." w:date="2020-08-06T08:59:00Z">
        <w:r w:rsidR="00396B7D">
          <w:rPr>
            <w:rFonts w:ascii="Times New Roman" w:hAnsi="Times New Roman" w:cs="Times New Roman"/>
            <w:sz w:val="24"/>
          </w:rPr>
          <w:t>demand</w:t>
        </w:r>
      </w:ins>
      <w:ins w:id="722" w:author="Miller, Harvey J." w:date="2020-08-06T09:00:00Z">
        <w:r w:rsidR="00396B7D">
          <w:rPr>
            <w:rFonts w:ascii="Times New Roman" w:hAnsi="Times New Roman" w:cs="Times New Roman"/>
            <w:sz w:val="24"/>
          </w:rPr>
          <w:t>.</w:t>
        </w:r>
      </w:ins>
      <w:ins w:id="723" w:author="Miller, Harvey J." w:date="2020-08-06T08:59:00Z">
        <w:r w:rsidR="00396B7D" w:rsidRPr="00396B7D">
          <w:rPr>
            <w:rFonts w:ascii="Times New Roman" w:hAnsi="Times New Roman" w:cs="Times New Roman"/>
            <w:sz w:val="24"/>
          </w:rPr>
          <w:t xml:space="preserve"> </w:t>
        </w:r>
      </w:ins>
      <w:del w:id="724" w:author="Liu, Luyu" w:date="2020-08-05T16:03:00Z">
        <w:r w:rsidRPr="009457DC" w:rsidDel="00FA2EC6">
          <w:rPr>
            <w:rFonts w:ascii="Times New Roman" w:hAnsi="Times New Roman" w:cs="Times New Roman"/>
            <w:sz w:val="24"/>
          </w:rPr>
          <w:delText xml:space="preserve"> </w:delText>
        </w:r>
      </w:del>
    </w:p>
    <w:p w14:paraId="22AF530F" w14:textId="098139F3" w:rsidR="00077492" w:rsidRDefault="00A629E4">
      <w:pPr>
        <w:spacing w:line="240" w:lineRule="auto"/>
        <w:ind w:firstLine="720"/>
        <w:jc w:val="both"/>
        <w:rPr>
          <w:rFonts w:ascii="Times New Roman" w:hAnsi="Times New Roman" w:cs="Times New Roman"/>
          <w:sz w:val="24"/>
        </w:rPr>
        <w:pPrChange w:id="725" w:author="Liu, Luyu" w:date="2020-07-20T23:14:00Z">
          <w:pPr>
            <w:spacing w:line="480" w:lineRule="auto"/>
            <w:ind w:firstLine="720"/>
            <w:jc w:val="both"/>
          </w:pPr>
        </w:pPrChange>
      </w:pPr>
      <w:commentRangeStart w:id="726"/>
      <w:ins w:id="727" w:author="Miller, Harvey J." w:date="2020-08-06T08:46:00Z">
        <w:r>
          <w:rPr>
            <w:rFonts w:ascii="Times New Roman" w:hAnsi="Times New Roman" w:cs="Times New Roman"/>
            <w:sz w:val="24"/>
          </w:rPr>
          <w:t xml:space="preserve">Transit estimates their market share of transit users to be an average </w:t>
        </w:r>
        <w:r w:rsidRPr="0068579A">
          <w:rPr>
            <w:rFonts w:ascii="Times New Roman" w:hAnsi="Times New Roman" w:cs="Times New Roman"/>
            <w:sz w:val="24"/>
          </w:rPr>
          <w:t>of</w:t>
        </w:r>
        <w:del w:id="728" w:author="Liu, Luyu" w:date="2020-08-10T14:25:00Z">
          <w:r w:rsidRPr="0068579A" w:rsidDel="0068579A">
            <w:rPr>
              <w:rFonts w:ascii="Times New Roman" w:hAnsi="Times New Roman" w:cs="Times New Roman"/>
              <w:sz w:val="24"/>
            </w:rPr>
            <w:delText xml:space="preserve"> </w:delText>
          </w:r>
        </w:del>
      </w:ins>
      <w:ins w:id="729" w:author="Miller, Harvey J." w:date="2020-08-06T08:49:00Z">
        <w:r w:rsidR="00A83D81" w:rsidRPr="0068579A">
          <w:rPr>
            <w:rFonts w:ascii="Times New Roman" w:hAnsi="Times New Roman" w:cs="Times New Roman"/>
            <w:sz w:val="24"/>
            <w:rPrChange w:id="730" w:author="Liu, Luyu" w:date="2020-08-10T14:25:00Z">
              <w:rPr>
                <w:rFonts w:ascii="Times New Roman" w:hAnsi="Times New Roman" w:cs="Times New Roman"/>
                <w:color w:val="FF0000"/>
                <w:sz w:val="24"/>
              </w:rPr>
            </w:rPrChange>
          </w:rPr>
          <w:t xml:space="preserve"> </w:t>
        </w:r>
      </w:ins>
      <w:ins w:id="731" w:author="Liu, Luyu" w:date="2020-08-10T14:25:00Z">
        <w:r w:rsidR="0068579A" w:rsidRPr="0068579A">
          <w:rPr>
            <w:rFonts w:ascii="Times New Roman" w:hAnsi="Times New Roman" w:cs="Times New Roman"/>
            <w:sz w:val="24"/>
            <w:rPrChange w:id="732" w:author="Liu, Luyu" w:date="2020-08-10T14:25:00Z">
              <w:rPr>
                <w:rFonts w:ascii="Times New Roman" w:hAnsi="Times New Roman" w:cs="Times New Roman"/>
                <w:color w:val="FF0000"/>
                <w:sz w:val="24"/>
              </w:rPr>
            </w:rPrChange>
          </w:rPr>
          <w:t>8</w:t>
        </w:r>
      </w:ins>
      <w:ins w:id="733" w:author="Miller, Harvey J." w:date="2020-08-06T08:48:00Z">
        <w:del w:id="734" w:author="Liu, Luyu" w:date="2020-08-10T14:25:00Z">
          <w:r w:rsidR="00A83D81" w:rsidRPr="0068579A" w:rsidDel="0068579A">
            <w:rPr>
              <w:rFonts w:ascii="Times New Roman" w:hAnsi="Times New Roman" w:cs="Times New Roman"/>
              <w:sz w:val="24"/>
            </w:rPr>
            <w:delText>X</w:delText>
          </w:r>
        </w:del>
        <w:del w:id="735" w:author="Liu, Luyu" w:date="2020-08-09T14:30:00Z">
          <w:r w:rsidR="00A83D81" w:rsidRPr="0068579A" w:rsidDel="00146C45">
            <w:rPr>
              <w:rFonts w:ascii="Times New Roman" w:hAnsi="Times New Roman" w:cs="Times New Roman"/>
              <w:sz w:val="24"/>
            </w:rPr>
            <w:delText>.</w:delText>
          </w:r>
        </w:del>
        <w:del w:id="736" w:author="Liu, Luyu" w:date="2020-08-10T14:25:00Z">
          <w:r w:rsidR="00A83D81" w:rsidRPr="0068579A" w:rsidDel="0068579A">
            <w:rPr>
              <w:rFonts w:ascii="Times New Roman" w:hAnsi="Times New Roman" w:cs="Times New Roman"/>
              <w:sz w:val="24"/>
            </w:rPr>
            <w:delText>X</w:delText>
          </w:r>
        </w:del>
        <w:r w:rsidR="00A83D81" w:rsidRPr="0068579A">
          <w:rPr>
            <w:rFonts w:ascii="Times New Roman" w:hAnsi="Times New Roman" w:cs="Times New Roman"/>
            <w:sz w:val="24"/>
          </w:rPr>
          <w:t xml:space="preserve">% </w:t>
        </w:r>
        <w:r w:rsidR="00A83D81">
          <w:rPr>
            <w:rFonts w:ascii="Times New Roman" w:hAnsi="Times New Roman" w:cs="Times New Roman"/>
            <w:sz w:val="24"/>
          </w:rPr>
          <w:t>in the United States</w:t>
        </w:r>
      </w:ins>
      <w:ins w:id="737" w:author="Miller, Harvey J." w:date="2020-08-06T08:46:00Z">
        <w:r>
          <w:rPr>
            <w:rFonts w:ascii="Times New Roman" w:hAnsi="Times New Roman" w:cs="Times New Roman"/>
            <w:sz w:val="24"/>
          </w:rPr>
          <w:t xml:space="preserve">. </w:t>
        </w:r>
      </w:ins>
      <w:commentRangeEnd w:id="726"/>
      <w:ins w:id="738" w:author="Miller, Harvey J." w:date="2020-08-06T08:51:00Z">
        <w:r w:rsidR="00A83D81" w:rsidRPr="0068579A">
          <w:rPr>
            <w:rFonts w:ascii="Times New Roman" w:hAnsi="Times New Roman" w:cs="Times New Roman"/>
            <w:sz w:val="24"/>
            <w:rPrChange w:id="739" w:author="Liu, Luyu" w:date="2020-08-10T14:25:00Z">
              <w:rPr>
                <w:rStyle w:val="CommentReference"/>
              </w:rPr>
            </w:rPrChange>
          </w:rPr>
          <w:commentReference w:id="726"/>
        </w:r>
      </w:ins>
      <w:r w:rsidR="00077492">
        <w:rPr>
          <w:rFonts w:ascii="Times New Roman" w:hAnsi="Times New Roman" w:cs="Times New Roman"/>
          <w:sz w:val="24"/>
        </w:rPr>
        <w:t xml:space="preserve">To assess </w:t>
      </w:r>
      <w:del w:id="740" w:author="Miller, Harvey J." w:date="2020-08-06T08:47:00Z">
        <w:r w:rsidR="00077492" w:rsidDel="00A629E4">
          <w:rPr>
            <w:rFonts w:ascii="Times New Roman" w:hAnsi="Times New Roman" w:cs="Times New Roman"/>
            <w:sz w:val="24"/>
          </w:rPr>
          <w:delText xml:space="preserve">the authenticity of </w:delText>
        </w:r>
      </w:del>
      <w:del w:id="741" w:author="Miller, Harvey J." w:date="2020-08-06T08:50:00Z">
        <w:r w:rsidR="00077492" w:rsidDel="00A83D81">
          <w:rPr>
            <w:rFonts w:ascii="Times New Roman" w:hAnsi="Times New Roman" w:cs="Times New Roman"/>
            <w:sz w:val="24"/>
          </w:rPr>
          <w:delText xml:space="preserve">the </w:delText>
        </w:r>
      </w:del>
      <w:r w:rsidR="00077492">
        <w:rPr>
          <w:rFonts w:ascii="Times New Roman" w:hAnsi="Times New Roman" w:cs="Times New Roman"/>
          <w:sz w:val="24"/>
        </w:rPr>
        <w:t>T</w:t>
      </w:r>
      <w:r w:rsidR="00077492">
        <w:rPr>
          <w:rFonts w:ascii="Times New Roman" w:hAnsi="Times New Roman" w:cs="Times New Roman" w:hint="eastAsia"/>
          <w:sz w:val="24"/>
        </w:rPr>
        <w:t>ran</w:t>
      </w:r>
      <w:r w:rsidR="00077492">
        <w:rPr>
          <w:rFonts w:ascii="Times New Roman" w:hAnsi="Times New Roman" w:cs="Times New Roman"/>
          <w:sz w:val="24"/>
        </w:rPr>
        <w:t>sit app usage data as a measure of transit demand, we compare</w:t>
      </w:r>
      <w:ins w:id="742" w:author="Liu, Luyu" w:date="2020-08-02T21:48:00Z">
        <w:r w:rsidR="005A2387">
          <w:rPr>
            <w:rFonts w:ascii="Times New Roman" w:hAnsi="Times New Roman" w:cs="Times New Roman"/>
            <w:sz w:val="24"/>
          </w:rPr>
          <w:t>d</w:t>
        </w:r>
      </w:ins>
      <w:r w:rsidR="00077492">
        <w:rPr>
          <w:rFonts w:ascii="Times New Roman" w:hAnsi="Times New Roman" w:cs="Times New Roman"/>
          <w:sz w:val="24"/>
        </w:rPr>
        <w:t xml:space="preserve"> ridership decrease reports derived from individual transit systems' websites and local news outlets. Most transit system</w:t>
      </w:r>
      <w:r w:rsidR="00077492">
        <w:rPr>
          <w:rFonts w:ascii="Times New Roman" w:hAnsi="Times New Roman" w:cs="Times New Roman" w:hint="eastAsia"/>
          <w:sz w:val="24"/>
        </w:rPr>
        <w:t>s</w:t>
      </w:r>
      <w:r w:rsidR="00077492">
        <w:rPr>
          <w:rFonts w:ascii="Times New Roman" w:hAnsi="Times New Roman" w:cs="Times New Roman"/>
          <w:sz w:val="24"/>
        </w:rPr>
        <w:t xml:space="preserve"> do not release estimates </w:t>
      </w:r>
      <w:ins w:id="743" w:author="Miller, Harvey J." w:date="2020-08-06T08:54:00Z">
        <w:r w:rsidR="00A83D81">
          <w:rPr>
            <w:rFonts w:ascii="Times New Roman" w:hAnsi="Times New Roman" w:cs="Times New Roman"/>
            <w:sz w:val="24"/>
          </w:rPr>
          <w:t>daily</w:t>
        </w:r>
      </w:ins>
      <w:del w:id="744" w:author="Miller, Harvey J." w:date="2020-08-06T08:53:00Z">
        <w:r w:rsidR="00077492" w:rsidDel="00A83D81">
          <w:rPr>
            <w:rFonts w:ascii="Times New Roman" w:hAnsi="Times New Roman" w:cs="Times New Roman"/>
            <w:sz w:val="24"/>
          </w:rPr>
          <w:delText>for every date</w:delText>
        </w:r>
      </w:del>
      <w:r w:rsidR="00077492">
        <w:rPr>
          <w:rFonts w:ascii="Times New Roman" w:hAnsi="Times New Roman" w:cs="Times New Roman"/>
          <w:sz w:val="24"/>
        </w:rPr>
        <w:t>; instead, many report single estimates for a given date. We compare</w:t>
      </w:r>
      <w:ins w:id="745" w:author="Liu, Luyu" w:date="2020-08-02T21:48:00Z">
        <w:r w:rsidR="00756A46">
          <w:rPr>
            <w:rFonts w:ascii="Times New Roman" w:hAnsi="Times New Roman" w:cs="Times New Roman"/>
            <w:sz w:val="24"/>
          </w:rPr>
          <w:t>d</w:t>
        </w:r>
      </w:ins>
      <w:r w:rsidR="00077492">
        <w:rPr>
          <w:rFonts w:ascii="Times New Roman" w:hAnsi="Times New Roman" w:cs="Times New Roman"/>
          <w:sz w:val="24"/>
        </w:rPr>
        <w:t xml:space="preserve"> these ridership decrease reports with the corresponding estimates from the Transit app data on the same date</w:t>
      </w:r>
      <w:ins w:id="746" w:author="Miller, Harvey J." w:date="2020-08-06T08:54:00Z">
        <w:r w:rsidR="00A83D81">
          <w:rPr>
            <w:rFonts w:ascii="Times New Roman" w:hAnsi="Times New Roman" w:cs="Times New Roman"/>
            <w:sz w:val="24"/>
          </w:rPr>
          <w:t>s</w:t>
        </w:r>
      </w:ins>
      <w:r w:rsidR="00077492">
        <w:rPr>
          <w:rFonts w:ascii="Times New Roman" w:hAnsi="Times New Roman" w:cs="Times New Roman"/>
          <w:sz w:val="24"/>
        </w:rPr>
        <w:t xml:space="preserve"> for 40 transit systems</w:t>
      </w:r>
      <w:del w:id="747" w:author="Miller, Harvey J." w:date="2020-08-06T08:54:00Z">
        <w:r w:rsidR="00077492" w:rsidDel="00A83D81">
          <w:rPr>
            <w:rFonts w:ascii="Times New Roman" w:hAnsi="Times New Roman" w:cs="Times New Roman"/>
            <w:sz w:val="24"/>
          </w:rPr>
          <w:delText xml:space="preserve"> </w:delText>
        </w:r>
      </w:del>
      <w:ins w:id="748" w:author="Miller, Harvey J." w:date="2020-08-06T08:54:00Z">
        <w:r w:rsidR="00A83D81">
          <w:rPr>
            <w:rFonts w:ascii="Times New Roman" w:hAnsi="Times New Roman" w:cs="Times New Roman"/>
            <w:sz w:val="24"/>
          </w:rPr>
          <w:t xml:space="preserve"> with publishe</w:t>
        </w:r>
      </w:ins>
      <w:ins w:id="749" w:author="Miller, Harvey J." w:date="2020-08-06T08:55:00Z">
        <w:r w:rsidR="00A83D81">
          <w:rPr>
            <w:rFonts w:ascii="Times New Roman" w:hAnsi="Times New Roman" w:cs="Times New Roman"/>
            <w:sz w:val="24"/>
          </w:rPr>
          <w:t>d ridership reports</w:t>
        </w:r>
      </w:ins>
      <w:del w:id="750" w:author="Miller, Harvey J." w:date="2020-08-06T08:54:00Z">
        <w:r w:rsidR="00077492" w:rsidDel="00A83D81">
          <w:rPr>
            <w:rFonts w:ascii="Times New Roman" w:hAnsi="Times New Roman" w:cs="Times New Roman"/>
            <w:sz w:val="24"/>
          </w:rPr>
          <w:delText>that we could trace the actual ridership decrease value</w:delText>
        </w:r>
      </w:del>
      <w:r w:rsidR="00077492">
        <w:rPr>
          <w:rFonts w:ascii="Times New Roman" w:hAnsi="Times New Roman" w:cs="Times New Roman"/>
          <w:sz w:val="24"/>
        </w:rPr>
        <w:t xml:space="preserv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w:t>
      </w:r>
      <w:del w:id="751" w:author="Miller, Harvey J." w:date="2020-08-04T14:17:00Z">
        <w:r w:rsidR="00077492" w:rsidDel="00BD12A2">
          <w:rPr>
            <w:rFonts w:ascii="Times New Roman" w:hAnsi="Times New Roman" w:cs="Times New Roman"/>
            <w:sz w:val="24"/>
          </w:rPr>
          <w:delText xml:space="preserve">overall </w:delText>
        </w:r>
      </w:del>
      <w:r w:rsidR="00077492">
        <w:rPr>
          <w:rFonts w:ascii="Times New Roman" w:hAnsi="Times New Roman" w:cs="Times New Roman"/>
          <w:sz w:val="24"/>
        </w:rPr>
        <w:t xml:space="preserve">approximation of public transit demand, it is important to note that </w:t>
      </w:r>
      <w:ins w:id="752" w:author="Miller, Harvey J." w:date="2020-08-06T08:57:00Z">
        <w:r w:rsidR="00A83D81">
          <w:rPr>
            <w:rFonts w:ascii="Times New Roman" w:hAnsi="Times New Roman" w:cs="Times New Roman"/>
            <w:sz w:val="24"/>
          </w:rPr>
          <w:t xml:space="preserve">both </w:t>
        </w:r>
      </w:ins>
      <w:r w:rsidR="00077492">
        <w:rPr>
          <w:rFonts w:ascii="Times New Roman" w:hAnsi="Times New Roman" w:cs="Times New Roman"/>
          <w:sz w:val="24"/>
        </w:rPr>
        <w:t xml:space="preserve">the Transit app </w:t>
      </w:r>
      <w:ins w:id="753" w:author="Miller, Harvey J." w:date="2020-08-06T08:57:00Z">
        <w:r w:rsidR="00A83D81">
          <w:rPr>
            <w:rFonts w:ascii="Times New Roman" w:hAnsi="Times New Roman" w:cs="Times New Roman"/>
            <w:sz w:val="24"/>
          </w:rPr>
          <w:t xml:space="preserve">data </w:t>
        </w:r>
      </w:ins>
      <w:del w:id="754" w:author="Miller, Harvey J." w:date="2020-08-06T08:57:00Z">
        <w:r w:rsidR="00077492" w:rsidDel="00A83D81">
          <w:rPr>
            <w:rFonts w:ascii="Times New Roman" w:hAnsi="Times New Roman" w:cs="Times New Roman"/>
            <w:sz w:val="24"/>
          </w:rPr>
          <w:delText xml:space="preserve">decline values </w:delText>
        </w:r>
      </w:del>
      <w:ins w:id="755" w:author="Miller, Harvey J." w:date="2020-08-06T08:57:00Z">
        <w:r w:rsidR="00A83D81">
          <w:rPr>
            <w:rFonts w:ascii="Times New Roman" w:hAnsi="Times New Roman" w:cs="Times New Roman"/>
            <w:sz w:val="24"/>
          </w:rPr>
          <w:t xml:space="preserve">and transit </w:t>
        </w:r>
      </w:ins>
      <w:del w:id="756" w:author="Miller, Harvey J." w:date="2020-08-06T08:57:00Z">
        <w:r w:rsidR="00077492" w:rsidDel="00A83D81">
          <w:rPr>
            <w:rFonts w:ascii="Times New Roman" w:hAnsi="Times New Roman" w:cs="Times New Roman"/>
            <w:sz w:val="24"/>
          </w:rPr>
          <w:delText xml:space="preserve">as well as the </w:delText>
        </w:r>
      </w:del>
      <w:r w:rsidR="00077492">
        <w:rPr>
          <w:rFonts w:ascii="Times New Roman" w:hAnsi="Times New Roman" w:cs="Times New Roman"/>
          <w:sz w:val="24"/>
        </w:rPr>
        <w:t>agenc</w:t>
      </w:r>
      <w:ins w:id="757" w:author="Miller, Harvey J." w:date="2020-08-06T08:57:00Z">
        <w:r w:rsidR="00A83D81">
          <w:rPr>
            <w:rFonts w:ascii="Times New Roman" w:hAnsi="Times New Roman" w:cs="Times New Roman"/>
            <w:sz w:val="24"/>
          </w:rPr>
          <w:t xml:space="preserve">ies’ data </w:t>
        </w:r>
      </w:ins>
      <w:del w:id="758" w:author="Miller, Harvey J." w:date="2020-08-06T08:57:00Z">
        <w:r w:rsidR="00077492" w:rsidDel="00A83D81">
          <w:rPr>
            <w:rFonts w:ascii="Times New Roman" w:hAnsi="Times New Roman" w:cs="Times New Roman"/>
            <w:sz w:val="24"/>
          </w:rPr>
          <w:delText>y</w:delText>
        </w:r>
      </w:del>
      <w:r w:rsidR="00077492">
        <w:rPr>
          <w:rFonts w:ascii="Times New Roman" w:hAnsi="Times New Roman" w:cs="Times New Roman"/>
          <w:sz w:val="24"/>
        </w:rPr>
        <w:t xml:space="preserve"> </w:t>
      </w:r>
      <w:ins w:id="759" w:author="Miller, Harvey J." w:date="2020-08-06T08:58:00Z">
        <w:r w:rsidR="00A83D81">
          <w:rPr>
            <w:rFonts w:ascii="Times New Roman" w:hAnsi="Times New Roman" w:cs="Times New Roman"/>
            <w:sz w:val="24"/>
          </w:rPr>
          <w:t xml:space="preserve">are </w:t>
        </w:r>
      </w:ins>
      <w:del w:id="760" w:author="Miller, Harvey J." w:date="2020-08-06T08:58:00Z">
        <w:r w:rsidR="00077492" w:rsidDel="00A83D81">
          <w:rPr>
            <w:rFonts w:ascii="Times New Roman" w:hAnsi="Times New Roman" w:cs="Times New Roman"/>
            <w:sz w:val="24"/>
          </w:rPr>
          <w:delText>values are both</w:delText>
        </w:r>
      </w:del>
      <w:del w:id="761" w:author="Miller, Harvey J." w:date="2020-08-06T08:57:00Z">
        <w:r w:rsidR="00077492" w:rsidDel="00A83D81">
          <w:rPr>
            <w:rFonts w:ascii="Times New Roman" w:hAnsi="Times New Roman" w:cs="Times New Roman"/>
            <w:sz w:val="24"/>
          </w:rPr>
          <w:delText xml:space="preserve"> </w:delText>
        </w:r>
      </w:del>
      <w:r w:rsidR="00077492">
        <w:rPr>
          <w:rFonts w:ascii="Times New Roman" w:hAnsi="Times New Roman" w:cs="Times New Roman"/>
          <w:sz w:val="24"/>
        </w:rPr>
        <w:t>inferen</w:t>
      </w:r>
      <w:ins w:id="762" w:author="Miller, Harvey J." w:date="2020-08-04T14:16:00Z">
        <w:r w:rsidR="00BD12A2">
          <w:rPr>
            <w:rFonts w:ascii="Times New Roman" w:hAnsi="Times New Roman" w:cs="Times New Roman"/>
            <w:sz w:val="24"/>
          </w:rPr>
          <w:t>ces</w:t>
        </w:r>
      </w:ins>
      <w:del w:id="763" w:author="Miller, Harvey J." w:date="2020-08-04T14:16:00Z">
        <w:r w:rsidR="00077492" w:rsidDel="00BD12A2">
          <w:rPr>
            <w:rFonts w:ascii="Times New Roman" w:hAnsi="Times New Roman" w:cs="Times New Roman"/>
            <w:sz w:val="24"/>
          </w:rPr>
          <w:delText>tial estimates</w:delText>
        </w:r>
      </w:del>
      <w:r w:rsidR="00077492">
        <w:rPr>
          <w:rFonts w:ascii="Times New Roman" w:hAnsi="Times New Roman" w:cs="Times New Roman"/>
          <w:sz w:val="24"/>
        </w:rPr>
        <w:t xml:space="preserve">. Ridership counts from agencies, especially daily ridership counts (as opposed to monthly) vary </w:t>
      </w:r>
      <w:del w:id="764" w:author="Miller, Harvey J." w:date="2020-08-06T08:58:00Z">
        <w:r w:rsidR="00077492" w:rsidDel="00396B7D">
          <w:rPr>
            <w:rFonts w:ascii="Times New Roman" w:hAnsi="Times New Roman" w:cs="Times New Roman"/>
            <w:sz w:val="24"/>
          </w:rPr>
          <w:delText xml:space="preserve">greatly </w:delText>
        </w:r>
      </w:del>
      <w:r w:rsidR="00077492">
        <w:rPr>
          <w:rFonts w:ascii="Times New Roman" w:hAnsi="Times New Roman" w:cs="Times New Roman"/>
          <w:sz w:val="24"/>
        </w:rPr>
        <w:t>in methodology</w:t>
      </w:r>
      <w:ins w:id="765" w:author="Miller, Harvey J." w:date="2020-08-06T08:58:00Z">
        <w:r w:rsidR="00396B7D">
          <w:rPr>
            <w:rFonts w:ascii="Times New Roman" w:hAnsi="Times New Roman" w:cs="Times New Roman"/>
            <w:sz w:val="24"/>
          </w:rPr>
          <w:t xml:space="preserve">.  Moreover, </w:t>
        </w:r>
      </w:ins>
      <w:del w:id="766" w:author="Miller, Harvey J." w:date="2020-08-06T08:58:00Z">
        <w:r w:rsidR="00077492" w:rsidDel="00396B7D">
          <w:rPr>
            <w:rFonts w:ascii="Times New Roman" w:hAnsi="Times New Roman" w:cs="Times New Roman"/>
            <w:sz w:val="24"/>
          </w:rPr>
          <w:delText xml:space="preserve">, and </w:delText>
        </w:r>
      </w:del>
      <w:r w:rsidR="00077492">
        <w:rPr>
          <w:rFonts w:ascii="Times New Roman" w:hAnsi="Times New Roman" w:cs="Times New Roman"/>
          <w:sz w:val="24"/>
        </w:rPr>
        <w:t xml:space="preserve">agency counts during COVID-19 are particularly prone to error </w:t>
      </w:r>
      <w:ins w:id="767" w:author="Miller, Harvey J." w:date="2020-08-06T08:55:00Z">
        <w:r w:rsidR="00A83D81">
          <w:rPr>
            <w:rFonts w:ascii="Times New Roman" w:hAnsi="Times New Roman" w:cs="Times New Roman"/>
            <w:sz w:val="24"/>
          </w:rPr>
          <w:t xml:space="preserve">due to </w:t>
        </w:r>
      </w:ins>
      <w:del w:id="768" w:author="Miller, Harvey J." w:date="2020-08-06T08:55:00Z">
        <w:r w:rsidR="00077492" w:rsidDel="00A83D81">
          <w:rPr>
            <w:rFonts w:ascii="Times New Roman" w:hAnsi="Times New Roman" w:cs="Times New Roman"/>
            <w:sz w:val="24"/>
          </w:rPr>
          <w:delText xml:space="preserve">when </w:delText>
        </w:r>
      </w:del>
      <w:r w:rsidR="00077492">
        <w:rPr>
          <w:rFonts w:ascii="Times New Roman" w:hAnsi="Times New Roman" w:cs="Times New Roman"/>
          <w:sz w:val="24"/>
        </w:rPr>
        <w:t xml:space="preserve">back-door </w:t>
      </w:r>
      <w:ins w:id="769" w:author="Miller, Harvey J." w:date="2020-08-06T08:55:00Z">
        <w:r w:rsidR="00A83D81">
          <w:rPr>
            <w:rFonts w:ascii="Times New Roman" w:hAnsi="Times New Roman" w:cs="Times New Roman"/>
            <w:sz w:val="24"/>
          </w:rPr>
          <w:t xml:space="preserve">only </w:t>
        </w:r>
      </w:ins>
      <w:r w:rsidR="00077492">
        <w:rPr>
          <w:rFonts w:ascii="Times New Roman" w:hAnsi="Times New Roman" w:cs="Times New Roman"/>
          <w:sz w:val="24"/>
        </w:rPr>
        <w:t xml:space="preserve">boarding, fare-free service, and other </w:t>
      </w:r>
      <w:ins w:id="770" w:author="Miller, Harvey J." w:date="2020-08-06T08:56:00Z">
        <w:r w:rsidR="00A83D81">
          <w:rPr>
            <w:rFonts w:ascii="Times New Roman" w:hAnsi="Times New Roman" w:cs="Times New Roman"/>
            <w:sz w:val="24"/>
          </w:rPr>
          <w:t xml:space="preserve">pandemic-related </w:t>
        </w:r>
      </w:ins>
      <w:r w:rsidR="00077492">
        <w:rPr>
          <w:rFonts w:ascii="Times New Roman" w:hAnsi="Times New Roman" w:cs="Times New Roman"/>
          <w:sz w:val="24"/>
        </w:rPr>
        <w:t xml:space="preserve">changes </w:t>
      </w:r>
      <w:ins w:id="771" w:author="Miller, Harvey J." w:date="2020-08-06T08:56:00Z">
        <w:r w:rsidR="00A83D81">
          <w:rPr>
            <w:rFonts w:ascii="Times New Roman" w:hAnsi="Times New Roman" w:cs="Times New Roman"/>
            <w:sz w:val="24"/>
          </w:rPr>
          <w:t xml:space="preserve">that </w:t>
        </w:r>
      </w:ins>
      <w:r w:rsidR="00077492">
        <w:rPr>
          <w:rFonts w:ascii="Times New Roman" w:hAnsi="Times New Roman" w:cs="Times New Roman"/>
          <w:sz w:val="24"/>
        </w:rPr>
        <w:t xml:space="preserve">affect the accuracy </w:t>
      </w:r>
      <w:del w:id="772" w:author="Miller, Harvey J." w:date="2020-08-06T08:55:00Z">
        <w:r w:rsidR="00077492" w:rsidDel="00A83D81">
          <w:rPr>
            <w:rFonts w:ascii="Times New Roman" w:hAnsi="Times New Roman" w:cs="Times New Roman"/>
            <w:sz w:val="24"/>
          </w:rPr>
          <w:delText xml:space="preserve">and precision </w:delText>
        </w:r>
      </w:del>
      <w:r w:rsidR="00077492">
        <w:rPr>
          <w:rFonts w:ascii="Times New Roman" w:hAnsi="Times New Roman" w:cs="Times New Roman"/>
          <w:sz w:val="24"/>
        </w:rPr>
        <w:t xml:space="preserve">of ridership </w:t>
      </w:r>
      <w:ins w:id="773" w:author="Miller, Harvey J." w:date="2020-08-06T08:57:00Z">
        <w:r w:rsidR="00A83D81">
          <w:rPr>
            <w:rFonts w:ascii="Times New Roman" w:hAnsi="Times New Roman" w:cs="Times New Roman"/>
            <w:sz w:val="24"/>
          </w:rPr>
          <w:t>counts</w:t>
        </w:r>
      </w:ins>
      <w:del w:id="774" w:author="Miller, Harvey J." w:date="2020-08-06T08:57:00Z">
        <w:r w:rsidR="00077492" w:rsidDel="00A83D81">
          <w:rPr>
            <w:rFonts w:ascii="Times New Roman" w:hAnsi="Times New Roman" w:cs="Times New Roman"/>
            <w:sz w:val="24"/>
          </w:rPr>
          <w:delText>e</w:delText>
        </w:r>
      </w:del>
      <w:del w:id="775" w:author="Miller, Harvey J." w:date="2020-08-06T08:56:00Z">
        <w:r w:rsidR="00077492" w:rsidDel="00A83D81">
          <w:rPr>
            <w:rFonts w:ascii="Times New Roman" w:hAnsi="Times New Roman" w:cs="Times New Roman"/>
            <w:sz w:val="24"/>
          </w:rPr>
          <w:delText>stimates</w:delText>
        </w:r>
      </w:del>
      <w:r w:rsidR="00077492">
        <w:rPr>
          <w:rFonts w:ascii="Times New Roman" w:hAnsi="Times New Roman" w:cs="Times New Roman"/>
          <w:sz w:val="24"/>
        </w:rPr>
        <w:t xml:space="preserve">. </w:t>
      </w:r>
      <w:del w:id="776" w:author="Miller, Harvey J." w:date="2020-08-06T08:59:00Z">
        <w:r w:rsidR="00077492" w:rsidDel="00396B7D">
          <w:rPr>
            <w:rFonts w:ascii="Times New Roman" w:hAnsi="Times New Roman" w:cs="Times New Roman"/>
            <w:sz w:val="24"/>
          </w:rPr>
          <w:delText xml:space="preserve">Regarding Transit, its estimates are based on app activity as a proxy for ridership, </w:delText>
        </w:r>
      </w:del>
      <w:ins w:id="777" w:author="Miller, Harvey J." w:date="2020-08-06T09:00:00Z">
        <w:r w:rsidR="00396B7D">
          <w:rPr>
            <w:rFonts w:ascii="Times New Roman" w:hAnsi="Times New Roman" w:cs="Times New Roman"/>
            <w:sz w:val="24"/>
          </w:rPr>
          <w:t xml:space="preserve">Transit app activity does not </w:t>
        </w:r>
      </w:ins>
      <w:del w:id="778" w:author="Miller, Harvey J." w:date="2020-08-06T09:00:00Z">
        <w:r w:rsidR="00077492" w:rsidDel="00396B7D">
          <w:rPr>
            <w:rFonts w:ascii="Times New Roman" w:hAnsi="Times New Roman" w:cs="Times New Roman"/>
            <w:sz w:val="24"/>
          </w:rPr>
          <w:delText xml:space="preserve">and its sampling frame will not </w:delText>
        </w:r>
      </w:del>
      <w:r w:rsidR="00077492">
        <w:rPr>
          <w:rFonts w:ascii="Times New Roman" w:hAnsi="Times New Roman" w:cs="Times New Roman"/>
          <w:sz w:val="24"/>
        </w:rPr>
        <w:t>include individuals who cannot afford a smart phone and data plan, cannot use the app due to different abilities, or choose not to use it.</w:t>
      </w:r>
      <w:del w:id="779" w:author="Liu, Luyu" w:date="2020-08-05T22:55:00Z">
        <w:r w:rsidR="00077492" w:rsidDel="00414BCD">
          <w:rPr>
            <w:rFonts w:ascii="Times New Roman" w:hAnsi="Times New Roman" w:cs="Times New Roman"/>
            <w:sz w:val="24"/>
          </w:rPr>
          <w:delText xml:space="preserve"> </w:delText>
        </w:r>
      </w:del>
      <w:moveToRangeStart w:id="780" w:author="Liu, Luyu" w:date="2020-08-05T22:53:00Z" w:name="move47560443"/>
      <w:moveTo w:id="781" w:author="Liu, Luyu" w:date="2020-08-05T22:53:00Z">
        <w:del w:id="782" w:author="Liu, Luyu" w:date="2020-08-05T22:55:00Z">
          <w:r w:rsidR="00414BCD" w:rsidDel="00414BCD">
            <w:rPr>
              <w:rFonts w:ascii="Times New Roman" w:hAnsi="Times New Roman" w:cs="Times New Roman"/>
              <w:sz w:val="24"/>
            </w:rPr>
            <w:delText>Nevertheless</w:delText>
          </w:r>
        </w:del>
        <w:del w:id="783" w:author="Liu, Luyu" w:date="2020-08-05T22:56:00Z">
          <w:r w:rsidR="00414BCD" w:rsidDel="00414BCD">
            <w:rPr>
              <w:rFonts w:ascii="Times New Roman" w:hAnsi="Times New Roman" w:cs="Times New Roman"/>
              <w:sz w:val="24"/>
            </w:rPr>
            <w:delText xml:space="preserve">, </w:delText>
          </w:r>
        </w:del>
      </w:moveTo>
      <w:ins w:id="784" w:author="Liu, Luyu" w:date="2020-08-05T22:56:00Z">
        <w:r w:rsidR="00414BCD">
          <w:rPr>
            <w:rFonts w:ascii="Times New Roman" w:hAnsi="Times New Roman" w:cs="Times New Roman"/>
            <w:sz w:val="24"/>
          </w:rPr>
          <w:t xml:space="preserve"> </w:t>
        </w:r>
      </w:ins>
      <w:moveTo w:id="785" w:author="Liu, Luyu" w:date="2020-08-05T22:53:00Z">
        <w:del w:id="786" w:author="Liu, Luyu" w:date="2020-08-05T22:56:00Z">
          <w:r w:rsidR="00414BCD" w:rsidDel="00414BCD">
            <w:rPr>
              <w:rFonts w:ascii="Times New Roman" w:hAnsi="Times New Roman" w:cs="Times New Roman"/>
              <w:sz w:val="24"/>
            </w:rPr>
            <w:delText>t</w:delText>
          </w:r>
        </w:del>
      </w:moveTo>
      <w:ins w:id="787" w:author="Miller, Harvey J." w:date="2020-08-06T09:01:00Z">
        <w:r w:rsidR="00396B7D">
          <w:rPr>
            <w:rFonts w:ascii="Times New Roman" w:hAnsi="Times New Roman" w:cs="Times New Roman"/>
            <w:sz w:val="24"/>
          </w:rPr>
          <w:t>It is likely that</w:t>
        </w:r>
      </w:ins>
      <w:ins w:id="788" w:author="Liu, Luyu" w:date="2020-08-05T22:56:00Z">
        <w:del w:id="789" w:author="Miller, Harvey J." w:date="2020-08-06T09:01:00Z">
          <w:r w:rsidR="00414BCD" w:rsidDel="00396B7D">
            <w:rPr>
              <w:rFonts w:ascii="Times New Roman" w:hAnsi="Times New Roman" w:cs="Times New Roman"/>
              <w:sz w:val="24"/>
            </w:rPr>
            <w:delText>T</w:delText>
          </w:r>
        </w:del>
      </w:ins>
      <w:moveTo w:id="790" w:author="Liu, Luyu" w:date="2020-08-05T22:53:00Z">
        <w:del w:id="791" w:author="Miller, Harvey J." w:date="2020-08-06T09:01:00Z">
          <w:r w:rsidR="00414BCD" w:rsidDel="00396B7D">
            <w:rPr>
              <w:rFonts w:ascii="Times New Roman" w:hAnsi="Times New Roman" w:cs="Times New Roman"/>
              <w:sz w:val="24"/>
            </w:rPr>
            <w:delText>his means that some of</w:delText>
          </w:r>
        </w:del>
        <w:r w:rsidR="00414BCD">
          <w:rPr>
            <w:rFonts w:ascii="Times New Roman" w:hAnsi="Times New Roman" w:cs="Times New Roman"/>
            <w:sz w:val="24"/>
          </w:rPr>
          <w:t xml:space="preserve"> our measures are </w:t>
        </w:r>
        <w:del w:id="792" w:author="Miller, Harvey J." w:date="2020-08-06T09:01:00Z">
          <w:r w:rsidR="00414BCD" w:rsidDel="00396B7D">
            <w:rPr>
              <w:rFonts w:ascii="Times New Roman" w:hAnsi="Times New Roman" w:cs="Times New Roman"/>
              <w:sz w:val="24"/>
            </w:rPr>
            <w:delText xml:space="preserve">likely to be </w:delText>
          </w:r>
        </w:del>
        <w:r w:rsidR="00414BCD">
          <w:rPr>
            <w:rFonts w:ascii="Times New Roman" w:hAnsi="Times New Roman" w:cs="Times New Roman"/>
            <w:sz w:val="24"/>
          </w:rPr>
          <w:t>underestimates of transit demand decline, especially among more disadvantaged social groups</w:t>
        </w:r>
      </w:moveTo>
      <w:ins w:id="793" w:author="Miller, Harvey J." w:date="2020-08-06T09:03:00Z">
        <w:r w:rsidR="00396B7D">
          <w:rPr>
            <w:rFonts w:ascii="Times New Roman" w:hAnsi="Times New Roman" w:cs="Times New Roman"/>
            <w:sz w:val="24"/>
          </w:rPr>
          <w:t xml:space="preserve"> and older populations</w:t>
        </w:r>
      </w:ins>
      <w:moveTo w:id="794" w:author="Liu, Luyu" w:date="2020-08-05T22:53:00Z">
        <w:r w:rsidR="00414BCD">
          <w:rPr>
            <w:rFonts w:ascii="Times New Roman" w:hAnsi="Times New Roman" w:cs="Times New Roman"/>
            <w:sz w:val="24"/>
          </w:rPr>
          <w:t>.</w:t>
        </w:r>
      </w:moveTo>
      <w:moveToRangeEnd w:id="780"/>
      <w:ins w:id="795" w:author="Liu, Luyu" w:date="2020-08-05T22:53:00Z">
        <w:r w:rsidR="00414BCD">
          <w:rPr>
            <w:rFonts w:ascii="Times New Roman" w:hAnsi="Times New Roman" w:cs="Times New Roman"/>
            <w:sz w:val="24"/>
          </w:rPr>
          <w:t xml:space="preserve"> </w:t>
        </w:r>
      </w:ins>
      <w:ins w:id="796" w:author="Miller, Harvey J." w:date="2020-08-06T09:02:00Z">
        <w:r w:rsidR="00396B7D">
          <w:rPr>
            <w:rFonts w:ascii="Times New Roman" w:hAnsi="Times New Roman" w:cs="Times New Roman"/>
            <w:sz w:val="24"/>
          </w:rPr>
          <w:t xml:space="preserve">Compensating for </w:t>
        </w:r>
      </w:ins>
      <w:del w:id="797" w:author="Miller, Harvey J." w:date="2020-08-06T09:02:00Z">
        <w:r w:rsidR="00077492" w:rsidDel="00396B7D">
          <w:rPr>
            <w:rFonts w:ascii="Times New Roman" w:hAnsi="Times New Roman" w:cs="Times New Roman"/>
            <w:sz w:val="24"/>
          </w:rPr>
          <w:delText xml:space="preserve">However, </w:delText>
        </w:r>
      </w:del>
      <w:ins w:id="798" w:author="Miller, Harvey J." w:date="2020-08-04T14:17:00Z">
        <w:del w:id="799" w:author="Liu, Luyu" w:date="2020-08-05T21:57:00Z">
          <w:r w:rsidR="00BD12A2" w:rsidRPr="00BD12A2" w:rsidDel="00F422F3">
            <w:rPr>
              <w:rFonts w:ascii="Times New Roman" w:hAnsi="Times New Roman" w:cs="Times New Roman"/>
              <w:sz w:val="24"/>
            </w:rPr>
            <w:delText>compensat</w:delText>
          </w:r>
          <w:r w:rsidR="00BD12A2" w:rsidDel="00F422F3">
            <w:rPr>
              <w:rFonts w:ascii="Times New Roman" w:hAnsi="Times New Roman" w:cs="Times New Roman"/>
              <w:sz w:val="24"/>
            </w:rPr>
            <w:delText xml:space="preserve">ing </w:delText>
          </w:r>
        </w:del>
      </w:ins>
      <w:r w:rsidR="00077492">
        <w:rPr>
          <w:rFonts w:ascii="Times New Roman" w:hAnsi="Times New Roman" w:cs="Times New Roman"/>
          <w:sz w:val="24"/>
        </w:rPr>
        <w:t xml:space="preserve">these disadvantages </w:t>
      </w:r>
      <w:ins w:id="800" w:author="Miller, Harvey J." w:date="2020-08-06T09:02:00Z">
        <w:r w:rsidR="00396B7D">
          <w:rPr>
            <w:rFonts w:ascii="Times New Roman" w:hAnsi="Times New Roman" w:cs="Times New Roman"/>
            <w:sz w:val="24"/>
          </w:rPr>
          <w:t xml:space="preserve">is the </w:t>
        </w:r>
      </w:ins>
      <w:ins w:id="801" w:author="Liu, Luyu" w:date="2020-08-05T21:57:00Z">
        <w:del w:id="802" w:author="Miller, Harvey J." w:date="2020-08-06T09:02:00Z">
          <w:r w:rsidR="00F422F3" w:rsidDel="00396B7D">
            <w:rPr>
              <w:rFonts w:ascii="Times New Roman" w:hAnsi="Times New Roman" w:cs="Times New Roman"/>
              <w:sz w:val="24"/>
            </w:rPr>
            <w:delText xml:space="preserve">can be compensated by </w:delText>
          </w:r>
        </w:del>
      </w:ins>
      <w:del w:id="803" w:author="Miller, Harvey J." w:date="2020-08-04T14:17:00Z">
        <w:r w:rsidR="00077492" w:rsidDel="00BD12A2">
          <w:rPr>
            <w:rFonts w:ascii="Times New Roman" w:hAnsi="Times New Roman" w:cs="Times New Roman"/>
            <w:sz w:val="24"/>
          </w:rPr>
          <w:delText xml:space="preserve">are compensated by </w:delText>
        </w:r>
      </w:del>
      <w:del w:id="804" w:author="Miller, Harvey J." w:date="2020-08-06T09:02:00Z">
        <w:r w:rsidR="00077492" w:rsidDel="00396B7D">
          <w:rPr>
            <w:rFonts w:ascii="Times New Roman" w:hAnsi="Times New Roman" w:cs="Times New Roman"/>
            <w:sz w:val="24"/>
          </w:rPr>
          <w:delText xml:space="preserve">the </w:delText>
        </w:r>
      </w:del>
      <w:r w:rsidR="00077492">
        <w:rPr>
          <w:rFonts w:ascii="Times New Roman" w:hAnsi="Times New Roman" w:cs="Times New Roman"/>
          <w:sz w:val="24"/>
        </w:rPr>
        <w:t>large Transit app use</w:t>
      </w:r>
      <w:ins w:id="805" w:author="Miller, Harvey J." w:date="2020-08-06T09:02:00Z">
        <w:r w:rsidR="00396B7D">
          <w:rPr>
            <w:rFonts w:ascii="Times New Roman" w:hAnsi="Times New Roman" w:cs="Times New Roman"/>
            <w:sz w:val="24"/>
          </w:rPr>
          <w:t xml:space="preserve">r base across </w:t>
        </w:r>
      </w:ins>
      <w:ins w:id="806" w:author="Miller, Harvey J." w:date="2020-08-06T09:03:00Z">
        <w:r w:rsidR="00396B7D">
          <w:rPr>
            <w:rFonts w:ascii="Times New Roman" w:hAnsi="Times New Roman" w:cs="Times New Roman"/>
            <w:sz w:val="24"/>
          </w:rPr>
          <w:t xml:space="preserve">most transit systems in the United States, allowing </w:t>
        </w:r>
      </w:ins>
      <w:del w:id="807" w:author="Miller, Harvey J." w:date="2020-08-06T09:02:00Z">
        <w:r w:rsidR="00077492" w:rsidDel="00396B7D">
          <w:rPr>
            <w:rFonts w:ascii="Times New Roman" w:hAnsi="Times New Roman" w:cs="Times New Roman"/>
            <w:sz w:val="24"/>
          </w:rPr>
          <w:delText xml:space="preserve">r base that allows </w:delText>
        </w:r>
      </w:del>
      <w:r w:rsidR="00077492">
        <w:rPr>
          <w:rFonts w:ascii="Times New Roman" w:hAnsi="Times New Roman" w:cs="Times New Roman"/>
          <w:sz w:val="24"/>
        </w:rPr>
        <w:t>comparison across transit systems</w:t>
      </w:r>
      <w:ins w:id="808" w:author="Miller, Harvey J." w:date="2020-08-06T09:03:00Z">
        <w:r w:rsidR="00396B7D">
          <w:rPr>
            <w:rFonts w:ascii="Times New Roman" w:hAnsi="Times New Roman" w:cs="Times New Roman"/>
            <w:sz w:val="24"/>
          </w:rPr>
          <w:t xml:space="preserve"> using a common </w:t>
        </w:r>
      </w:ins>
      <w:ins w:id="809" w:author="Miller, Harvey J." w:date="2020-08-06T09:04:00Z">
        <w:r w:rsidR="00396B7D">
          <w:rPr>
            <w:rFonts w:ascii="Times New Roman" w:hAnsi="Times New Roman" w:cs="Times New Roman"/>
            <w:sz w:val="24"/>
          </w:rPr>
          <w:t>benchmark</w:t>
        </w:r>
      </w:ins>
      <w:r w:rsidR="00077492">
        <w:rPr>
          <w:rFonts w:ascii="Times New Roman" w:hAnsi="Times New Roman" w:cs="Times New Roman"/>
          <w:sz w:val="24"/>
        </w:rPr>
        <w:t>.</w:t>
      </w:r>
      <w:ins w:id="810" w:author="Miller, Harvey J." w:date="2020-08-04T14:18:00Z">
        <w:del w:id="811" w:author="Liu, Luyu" w:date="2020-08-05T22:56:00Z">
          <w:r w:rsidR="00BD12A2" w:rsidDel="00414BCD">
            <w:rPr>
              <w:rFonts w:ascii="Times New Roman" w:hAnsi="Times New Roman" w:cs="Times New Roman"/>
              <w:sz w:val="24"/>
            </w:rPr>
            <w:delText xml:space="preserve">  </w:delText>
          </w:r>
        </w:del>
      </w:ins>
      <w:moveFromRangeStart w:id="812" w:author="Liu, Luyu" w:date="2020-08-05T22:53:00Z" w:name="move47560443"/>
      <w:commentRangeStart w:id="813"/>
      <w:commentRangeStart w:id="814"/>
      <w:moveFrom w:id="815" w:author="Liu, Luyu" w:date="2020-08-05T22:53:00Z">
        <w:ins w:id="816" w:author="Miller, Harvey J." w:date="2020-08-04T14:18:00Z">
          <w:r w:rsidR="00BD12A2" w:rsidDel="00414BCD">
            <w:rPr>
              <w:rFonts w:ascii="Times New Roman" w:hAnsi="Times New Roman" w:cs="Times New Roman"/>
              <w:sz w:val="24"/>
            </w:rPr>
            <w:t>Nevertheless, this means that some of our measures are likely to be underes</w:t>
          </w:r>
        </w:ins>
        <w:ins w:id="817" w:author="Miller, Harvey J." w:date="2020-08-04T14:19:00Z">
          <w:r w:rsidR="00BD12A2" w:rsidDel="00414BCD">
            <w:rPr>
              <w:rFonts w:ascii="Times New Roman" w:hAnsi="Times New Roman" w:cs="Times New Roman"/>
              <w:sz w:val="24"/>
            </w:rPr>
            <w:t>timates of transit demand decline, especially among more disadvantaged social groups.</w:t>
          </w:r>
          <w:commentRangeEnd w:id="813"/>
          <w:r w:rsidR="00BD12A2" w:rsidDel="00414BCD">
            <w:rPr>
              <w:rStyle w:val="CommentReference"/>
            </w:rPr>
            <w:commentReference w:id="813"/>
          </w:r>
        </w:ins>
        <w:commentRangeEnd w:id="814"/>
        <w:r w:rsidR="00414BCD" w:rsidDel="00414BCD">
          <w:rPr>
            <w:rStyle w:val="CommentReference"/>
          </w:rPr>
          <w:commentReference w:id="814"/>
        </w:r>
      </w:moveFrom>
      <w:moveFromRangeEnd w:id="812"/>
    </w:p>
    <w:p w14:paraId="3B122AC9" w14:textId="71A36696" w:rsidR="00077492" w:rsidRDefault="00077492">
      <w:pPr>
        <w:spacing w:line="240" w:lineRule="auto"/>
        <w:ind w:firstLine="720"/>
        <w:jc w:val="both"/>
        <w:rPr>
          <w:rFonts w:ascii="Times New Roman" w:hAnsi="Times New Roman" w:cs="Times New Roman"/>
          <w:sz w:val="24"/>
        </w:rPr>
        <w:pPrChange w:id="818" w:author="Liu, Luyu" w:date="2020-07-20T23:14:00Z">
          <w:pPr>
            <w:spacing w:line="480" w:lineRule="auto"/>
            <w:ind w:firstLine="720"/>
            <w:jc w:val="both"/>
          </w:pPr>
        </w:pPrChange>
      </w:pPr>
      <w:r>
        <w:rPr>
          <w:rFonts w:ascii="Times New Roman" w:hAnsi="Times New Roman" w:cs="Times New Roman"/>
          <w:sz w:val="24"/>
        </w:rPr>
        <w:lastRenderedPageBreak/>
        <w:t xml:space="preserve">The daily Transit data include demand decrease estimates for 182 public transit systems across the United States, Canada, Australia, New Zealand, and France. We </w:t>
      </w:r>
      <w:commentRangeStart w:id="819"/>
      <w:commentRangeStart w:id="820"/>
      <w:r w:rsidRPr="00475178">
        <w:rPr>
          <w:rFonts w:ascii="Times New Roman" w:hAnsi="Times New Roman" w:cs="Times New Roman"/>
          <w:sz w:val="24"/>
        </w:rPr>
        <w:t>select</w:t>
      </w:r>
      <w:ins w:id="821" w:author="Miller, Harvey J." w:date="2020-08-06T09:29:00Z">
        <w:r w:rsidR="00475178">
          <w:rPr>
            <w:rFonts w:ascii="Times New Roman" w:hAnsi="Times New Roman" w:cs="Times New Roman"/>
            <w:sz w:val="24"/>
          </w:rPr>
          <w:t xml:space="preserve">ed </w:t>
        </w:r>
      </w:ins>
      <w:del w:id="822" w:author="Miller, Harvey J." w:date="2020-08-06T09:29:00Z">
        <w:r w:rsidRPr="00475178" w:rsidDel="00475178">
          <w:rPr>
            <w:rFonts w:ascii="Times New Roman" w:hAnsi="Times New Roman" w:cs="Times New Roman"/>
            <w:sz w:val="24"/>
          </w:rPr>
          <w:delText xml:space="preserve"> </w:delText>
        </w:r>
      </w:del>
      <w:r>
        <w:rPr>
          <w:rFonts w:ascii="Times New Roman" w:hAnsi="Times New Roman" w:cs="Times New Roman"/>
          <w:sz w:val="24"/>
        </w:rPr>
        <w:t>113 county-level transit systems in 63 metro areas</w:t>
      </w:r>
      <w:del w:id="823"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w:t>
      </w:r>
      <w:r w:rsidRPr="00475178">
        <w:rPr>
          <w:rFonts w:ascii="Times New Roman" w:hAnsi="Times New Roman" w:cs="Times New Roman"/>
          <w:sz w:val="24"/>
        </w:rPr>
        <w:t>exclude</w:t>
      </w:r>
      <w:ins w:id="824" w:author="Miller, Harvey J." w:date="2020-08-06T09:29:00Z">
        <w:r w:rsidR="00475178" w:rsidRPr="00475178">
          <w:rPr>
            <w:rFonts w:ascii="Times New Roman" w:hAnsi="Times New Roman" w:cs="Times New Roman"/>
            <w:sz w:val="24"/>
            <w:rPrChange w:id="825" w:author="Miller, Harvey J." w:date="2020-08-06T09:29:00Z">
              <w:rPr>
                <w:rFonts w:ascii="Times New Roman" w:hAnsi="Times New Roman" w:cs="Times New Roman"/>
                <w:color w:val="FF0000"/>
                <w:sz w:val="24"/>
              </w:rPr>
            </w:rPrChange>
          </w:rPr>
          <w:t>d</w:t>
        </w:r>
      </w:ins>
      <w:r w:rsidRPr="00475178">
        <w:rPr>
          <w:rFonts w:ascii="Times New Roman" w:hAnsi="Times New Roman" w:cs="Times New Roman"/>
          <w:sz w:val="24"/>
        </w:rPr>
        <w:t xml:space="preserve"> </w:t>
      </w:r>
      <w:r>
        <w:rPr>
          <w:rFonts w:ascii="Times New Roman" w:hAnsi="Times New Roman" w:cs="Times New Roman"/>
          <w:sz w:val="24"/>
        </w:rPr>
        <w:t xml:space="preserve">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t>
      </w:r>
      <w:ins w:id="826" w:author="Miller, Harvey J." w:date="2020-08-04T14:20:00Z">
        <w:r w:rsidR="00BD12A2">
          <w:rPr>
            <w:rFonts w:ascii="Times New Roman" w:hAnsi="Times New Roman" w:cs="Times New Roman"/>
            <w:sz w:val="24"/>
          </w:rPr>
          <w:t>enti</w:t>
        </w:r>
      </w:ins>
      <w:ins w:id="827" w:author="Miller, Harvey J." w:date="2020-08-04T14:21:00Z">
        <w:r w:rsidR="00BD12A2">
          <w:rPr>
            <w:rFonts w:ascii="Times New Roman" w:hAnsi="Times New Roman" w:cs="Times New Roman"/>
            <w:sz w:val="24"/>
          </w:rPr>
          <w:t xml:space="preserve">re </w:t>
        </w:r>
      </w:ins>
      <w:del w:id="828" w:author="Miller, Harvey J." w:date="2020-08-04T14:20:00Z">
        <w:r w:rsidDel="00BD12A2">
          <w:rPr>
            <w:rFonts w:ascii="Times New Roman" w:hAnsi="Times New Roman" w:cs="Times New Roman"/>
            <w:sz w:val="24"/>
          </w:rPr>
          <w:delText xml:space="preserve">whole </w:delText>
        </w:r>
      </w:del>
      <w:r>
        <w:rPr>
          <w:rFonts w:ascii="Times New Roman" w:hAnsi="Times New Roman" w:cs="Times New Roman"/>
          <w:sz w:val="24"/>
        </w:rPr>
        <w:t>South California coast</w:t>
      </w:r>
      <w:ins w:id="829"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w:t>
      </w:r>
      <w:ins w:id="830" w:author="Miller, Harvey J." w:date="2020-08-06T09:31:00Z">
        <w:r w:rsidR="00475178">
          <w:rPr>
            <w:rFonts w:ascii="Times New Roman" w:hAnsi="Times New Roman" w:cs="Times New Roman"/>
            <w:sz w:val="24"/>
          </w:rPr>
          <w:t xml:space="preserve">use </w:t>
        </w:r>
      </w:ins>
      <w:del w:id="831" w:author="Miller, Harvey J." w:date="2020-08-06T09:31:00Z">
        <w:r w:rsidRPr="00475178" w:rsidDel="00475178">
          <w:rPr>
            <w:rFonts w:ascii="Times New Roman" w:hAnsi="Times New Roman" w:cs="Times New Roman"/>
            <w:sz w:val="24"/>
          </w:rPr>
          <w:delText>use</w:delText>
        </w:r>
        <w:r w:rsidRPr="00D66A3F" w:rsidDel="00475178">
          <w:rPr>
            <w:rFonts w:ascii="Times New Roman" w:hAnsi="Times New Roman" w:cs="Times New Roman"/>
            <w:color w:val="FF0000"/>
            <w:sz w:val="24"/>
            <w:rPrChange w:id="832" w:author="Liu, Luyu" w:date="2020-08-05T22:36:00Z">
              <w:rPr>
                <w:rFonts w:ascii="Times New Roman" w:hAnsi="Times New Roman" w:cs="Times New Roman"/>
                <w:sz w:val="24"/>
              </w:rPr>
            </w:rPrChange>
          </w:rPr>
          <w:delText xml:space="preserve"> </w:delText>
        </w:r>
      </w:del>
      <w:r>
        <w:rPr>
          <w:rFonts w:ascii="Times New Roman" w:hAnsi="Times New Roman" w:cs="Times New Roman"/>
          <w:sz w:val="24"/>
        </w:rPr>
        <w:t xml:space="preserve">hourly demand decrease </w:t>
      </w:r>
      <w:ins w:id="833" w:author="Miller, Harvey J." w:date="2020-08-06T09:30:00Z">
        <w:r w:rsidR="00475178">
          <w:rPr>
            <w:rFonts w:ascii="Times New Roman" w:hAnsi="Times New Roman" w:cs="Times New Roman"/>
            <w:sz w:val="24"/>
          </w:rPr>
          <w:t xml:space="preserve">estimates </w:t>
        </w:r>
      </w:ins>
      <w:r>
        <w:rPr>
          <w:rFonts w:ascii="Times New Roman" w:hAnsi="Times New Roman" w:cs="Times New Roman"/>
          <w:sz w:val="24"/>
        </w:rPr>
        <w:t>for 93 public transit systems across the United States.</w:t>
      </w:r>
      <w:r w:rsidRPr="00E17374">
        <w:rPr>
          <w:rFonts w:ascii="Times New Roman" w:hAnsi="Times New Roman" w:cs="Times New Roman"/>
          <w:sz w:val="24"/>
        </w:rPr>
        <w:t xml:space="preserve"> </w:t>
      </w:r>
      <w:ins w:id="834" w:author="Miller, Harvey J." w:date="2020-08-06T09:29:00Z">
        <w:r w:rsidR="00475178">
          <w:rPr>
            <w:rFonts w:ascii="Times New Roman" w:hAnsi="Times New Roman" w:cs="Times New Roman"/>
            <w:sz w:val="24"/>
          </w:rPr>
          <w:t xml:space="preserve">The </w:t>
        </w:r>
      </w:ins>
      <w:ins w:id="835" w:author="Miller, Harvey J." w:date="2020-08-06T09:31:00Z">
        <w:r w:rsidR="00475178">
          <w:rPr>
            <w:rFonts w:ascii="Times New Roman" w:hAnsi="Times New Roman" w:cs="Times New Roman"/>
            <w:sz w:val="24"/>
          </w:rPr>
          <w:t xml:space="preserve">time frame for the </w:t>
        </w:r>
      </w:ins>
      <w:ins w:id="836" w:author="Miller, Harvey J." w:date="2020-08-06T09:29:00Z">
        <w:r w:rsidR="00475178">
          <w:rPr>
            <w:rFonts w:ascii="Times New Roman" w:hAnsi="Times New Roman" w:cs="Times New Roman"/>
            <w:sz w:val="24"/>
          </w:rPr>
          <w:t>h</w:t>
        </w:r>
      </w:ins>
      <w:del w:id="837" w:author="Miller, Harvey J." w:date="2020-08-06T09:29:00Z">
        <w:r w:rsidDel="00475178">
          <w:rPr>
            <w:rFonts w:ascii="Times New Roman" w:hAnsi="Times New Roman" w:cs="Times New Roman"/>
            <w:sz w:val="24"/>
          </w:rPr>
          <w:delText>H</w:delText>
        </w:r>
      </w:del>
      <w:r>
        <w:rPr>
          <w:rFonts w:ascii="Times New Roman" w:hAnsi="Times New Roman" w:cs="Times New Roman"/>
          <w:sz w:val="24"/>
        </w:rPr>
        <w:t>ourly data</w:t>
      </w:r>
      <w:ins w:id="838" w:author="Miller, Harvey J." w:date="2020-08-06T09:31:00Z">
        <w:r w:rsidR="00475178">
          <w:rPr>
            <w:rFonts w:ascii="Times New Roman" w:hAnsi="Times New Roman" w:cs="Times New Roman"/>
            <w:sz w:val="24"/>
          </w:rPr>
          <w:t xml:space="preserve"> i</w:t>
        </w:r>
      </w:ins>
      <w:del w:id="839" w:author="Miller, Harvey J." w:date="2020-08-06T09:31:00Z">
        <w:r w:rsidDel="00475178">
          <w:rPr>
            <w:rFonts w:ascii="Times New Roman" w:hAnsi="Times New Roman" w:cs="Times New Roman"/>
            <w:sz w:val="24"/>
          </w:rPr>
          <w:delText xml:space="preserve">’s time period </w:delText>
        </w:r>
        <w:commentRangeEnd w:id="819"/>
        <w:r w:rsidR="00D66A3F" w:rsidDel="00475178">
          <w:rPr>
            <w:rStyle w:val="CommentReference"/>
          </w:rPr>
          <w:commentReference w:id="819"/>
        </w:r>
        <w:commentRangeEnd w:id="820"/>
        <w:r w:rsidR="00396B7D" w:rsidDel="00475178">
          <w:rPr>
            <w:rStyle w:val="CommentReference"/>
          </w:rPr>
          <w:commentReference w:id="820"/>
        </w:r>
        <w:r w:rsidDel="00475178">
          <w:rPr>
            <w:rFonts w:ascii="Times New Roman" w:hAnsi="Times New Roman" w:cs="Times New Roman"/>
            <w:sz w:val="24"/>
          </w:rPr>
          <w:delText>i</w:delText>
        </w:r>
      </w:del>
      <w:r>
        <w:rPr>
          <w:rFonts w:ascii="Times New Roman" w:hAnsi="Times New Roman" w:cs="Times New Roman"/>
          <w:sz w:val="24"/>
        </w:rPr>
        <w:t>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sz w:val="24"/>
        </w:rPr>
        <w:pPrChange w:id="840" w:author="Liu, Luyu" w:date="2020-07-20T23:14:00Z">
          <w:pPr>
            <w:spacing w:line="480" w:lineRule="auto"/>
          </w:pPr>
        </w:pPrChange>
      </w:pPr>
    </w:p>
    <w:p w14:paraId="78E4F25A" w14:textId="77777777" w:rsidR="00077492" w:rsidRPr="00FF2732" w:rsidRDefault="00077492">
      <w:pPr>
        <w:spacing w:line="240" w:lineRule="auto"/>
        <w:jc w:val="both"/>
        <w:rPr>
          <w:rStyle w:val="Emphasis"/>
          <w:rPrChange w:id="841" w:author="Liu, Luyu" w:date="2020-08-02T21:17:00Z">
            <w:rPr>
              <w:rFonts w:ascii="Times New Roman" w:hAnsi="Times New Roman" w:cs="Times New Roman"/>
              <w:sz w:val="24"/>
            </w:rPr>
          </w:rPrChange>
        </w:rPr>
        <w:pPrChange w:id="842" w:author="Liu, Luyu" w:date="2020-08-02T21:17:00Z">
          <w:pPr>
            <w:pStyle w:val="ListParagraph"/>
            <w:numPr>
              <w:ilvl w:val="2"/>
              <w:numId w:val="2"/>
            </w:numPr>
            <w:spacing w:line="480" w:lineRule="auto"/>
            <w:ind w:hanging="720"/>
            <w:jc w:val="both"/>
          </w:pPr>
        </w:pPrChange>
      </w:pPr>
      <w:r w:rsidRPr="00FF2732">
        <w:rPr>
          <w:rStyle w:val="Emphasis"/>
          <w:rPrChange w:id="843" w:author="Liu, Luyu" w:date="2020-08-02T21:17:00Z">
            <w:rPr>
              <w:rFonts w:ascii="Times New Roman" w:hAnsi="Times New Roman" w:cs="Times New Roman"/>
              <w:sz w:val="24"/>
            </w:rPr>
          </w:rPrChange>
        </w:rPr>
        <w:t>COVID-19 case numbers</w:t>
      </w:r>
    </w:p>
    <w:p w14:paraId="023262DB" w14:textId="5DFEDBA5" w:rsidR="00077492" w:rsidRPr="009457DC" w:rsidRDefault="00077492">
      <w:pPr>
        <w:spacing w:line="240" w:lineRule="auto"/>
        <w:ind w:firstLine="720"/>
        <w:jc w:val="both"/>
        <w:rPr>
          <w:rFonts w:ascii="Times New Roman" w:hAnsi="Times New Roman" w:cs="Times New Roman"/>
          <w:sz w:val="24"/>
        </w:rPr>
        <w:pPrChange w:id="844" w:author="Liu, Luyu" w:date="2020-08-02T21:20:00Z">
          <w:pPr>
            <w:spacing w:line="480" w:lineRule="auto"/>
            <w:jc w:val="both"/>
          </w:pPr>
        </w:pPrChange>
      </w:pPr>
      <w:r w:rsidRPr="009457DC">
        <w:rPr>
          <w:rFonts w:ascii="Times New Roman" w:hAnsi="Times New Roman" w:cs="Times New Roman"/>
          <w:sz w:val="24"/>
        </w:rPr>
        <w:t>We use</w:t>
      </w:r>
      <w:ins w:id="845" w:author="Liu, Luyu" w:date="2020-08-02T21:49:00Z">
        <w:del w:id="846" w:author="Miller, Harvey J." w:date="2020-08-04T14:21:00Z">
          <w:r w:rsidR="00256A5D" w:rsidDel="00BD12A2">
            <w:rPr>
              <w:rFonts w:ascii="Times New Roman" w:hAnsi="Times New Roman" w:cs="Times New Roman"/>
              <w:sz w:val="24"/>
            </w:rPr>
            <w:delText>d</w:delText>
          </w:r>
        </w:del>
      </w:ins>
      <w:r w:rsidRPr="009457DC">
        <w:rPr>
          <w:rFonts w:ascii="Times New Roman" w:hAnsi="Times New Roman" w:cs="Times New Roman"/>
          <w:sz w:val="24"/>
        </w:rPr>
        <w:t xml:space="preserve"> the daily case numbers for each county from </w:t>
      </w:r>
      <w:del w:id="847" w:author="Liu, Luyu" w:date="2020-08-06T17:17:00Z">
        <w:r w:rsidRPr="009457DC" w:rsidDel="006E50AC">
          <w:rPr>
            <w:rFonts w:ascii="Times New Roman" w:hAnsi="Times New Roman" w:cs="Times New Roman"/>
            <w:sz w:val="24"/>
          </w:rPr>
          <w:delText xml:space="preserve">the COVID-19 Surveillance Dashboard </w:delText>
        </w:r>
      </w:del>
      <w:ins w:id="848" w:author="Miller, Harvey J." w:date="2020-08-04T14:21:00Z">
        <w:del w:id="849" w:author="Liu, Luyu" w:date="2020-08-06T17:17:00Z">
          <w:r w:rsidR="00BD12A2" w:rsidDel="006E50AC">
            <w:rPr>
              <w:rFonts w:ascii="Times New Roman" w:hAnsi="Times New Roman" w:cs="Times New Roman"/>
              <w:sz w:val="24"/>
            </w:rPr>
            <w:delText xml:space="preserve">from the </w:delText>
          </w:r>
        </w:del>
      </w:ins>
      <w:del w:id="850" w:author="Liu, Luyu" w:date="2020-08-06T17:17:00Z">
        <w:r w:rsidRPr="009457DC" w:rsidDel="006E50AC">
          <w:rPr>
            <w:rFonts w:ascii="Times New Roman" w:hAnsi="Times New Roman" w:cs="Times New Roman"/>
            <w:sz w:val="24"/>
          </w:rPr>
          <w:delText xml:space="preserve">produced by University of Virginia </w:delText>
        </w:r>
        <w:r w:rsidRPr="009457DC" w:rsidDel="006E50AC">
          <w:rPr>
            <w:rFonts w:ascii="Times New Roman" w:hAnsi="Times New Roman" w:cs="Times New Roman"/>
            <w:sz w:val="24"/>
          </w:rPr>
          <w:fldChar w:fldCharType="begin" w:fldLock="1"/>
        </w:r>
        <w:r w:rsidR="00A02E2F" w:rsidRPr="006E50AC" w:rsidDel="006E50AC">
          <w:rPr>
            <w:rFonts w:ascii="Times New Roman" w:hAnsi="Times New Roman" w:cs="Times New Roman"/>
            <w:sz w:val="24"/>
          </w:rPr>
          <w:del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[16]","plainTextFormattedCitation":"[16]","previouslyFormattedCitation":"[16]"},"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736374" w:rsidDel="006E50AC">
          <w:rPr>
            <w:rFonts w:ascii="Times New Roman" w:hAnsi="Times New Roman" w:cs="Times New Roman"/>
            <w:noProof/>
            <w:sz w:val="24"/>
          </w:rPr>
          <w:delText>[16]</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the COVID-19 Dashboard </w:delText>
        </w:r>
      </w:del>
      <w:ins w:id="851" w:author="Miller, Harvey J." w:date="2020-08-04T14:21:00Z">
        <w:del w:id="852" w:author="Liu, Luyu" w:date="2020-08-06T17:17:00Z">
          <w:r w:rsidR="00BD12A2" w:rsidDel="006E50AC">
            <w:rPr>
              <w:rFonts w:ascii="Times New Roman" w:hAnsi="Times New Roman" w:cs="Times New Roman"/>
              <w:sz w:val="24"/>
            </w:rPr>
            <w:delText xml:space="preserve">from </w:delText>
          </w:r>
        </w:del>
      </w:ins>
      <w:del w:id="853" w:author="Liu, Luyu" w:date="2020-08-06T17:17:00Z">
        <w:r w:rsidRPr="009457DC" w:rsidDel="006E50AC">
          <w:rPr>
            <w:rFonts w:ascii="Times New Roman" w:hAnsi="Times New Roman" w:cs="Times New Roman"/>
            <w:sz w:val="24"/>
          </w:rPr>
          <w:delText xml:space="preserve">produced by John Hopkins University </w:delText>
        </w:r>
        <w:r w:rsidRPr="009457DC" w:rsidDel="006E50AC">
          <w:rPr>
            <w:rFonts w:ascii="Times New Roman" w:hAnsi="Times New Roman" w:cs="Times New Roman"/>
            <w:sz w:val="24"/>
          </w:rPr>
          <w:fldChar w:fldCharType="begin" w:fldLock="1"/>
        </w:r>
        <w:r w:rsidR="00A02E2F" w:rsidDel="006E50AC">
          <w:rPr>
            <w:rFonts w:ascii="Times New Roman" w:hAnsi="Times New Roman" w:cs="Times New Roman"/>
            <w:sz w:val="24"/>
          </w:rPr>
          <w:del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[17]","plainTextFormattedCitation":"[17]","previouslyFormattedCitation":"[17]"},"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A02E2F" w:rsidDel="006E50AC">
          <w:rPr>
            <w:rFonts w:ascii="Times New Roman" w:hAnsi="Times New Roman" w:cs="Times New Roman"/>
            <w:noProof/>
            <w:sz w:val="24"/>
          </w:rPr>
          <w:delText>[17]</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and </w:delText>
        </w:r>
      </w:del>
      <w:r w:rsidRPr="009457DC">
        <w:rPr>
          <w:rFonts w:ascii="Times New Roman" w:hAnsi="Times New Roman" w:cs="Times New Roman"/>
          <w:sz w:val="24"/>
        </w:rPr>
        <w:t xml:space="preserve">COVID-19 maps and county-level dataset produced by USAFacts </w:t>
      </w:r>
      <w:r w:rsidRPr="009457DC">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[18]"},"properties":{"noteIndex":0},"schema":"https://github.com/citation-style-language/schema/raw/master/csl-citation.json"}</w:instrText>
      </w:r>
      <w:r w:rsidRPr="009457DC">
        <w:rPr>
          <w:rFonts w:ascii="Times New Roman" w:hAnsi="Times New Roman" w:cs="Times New Roman"/>
          <w:sz w:val="24"/>
        </w:rPr>
        <w:fldChar w:fldCharType="separate"/>
      </w:r>
      <w:r w:rsidR="00736374" w:rsidRPr="0073637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w:t>
      </w:r>
      <w:del w:id="854" w:author="Miller, Harvey J." w:date="2020-08-04T14:22:00Z">
        <w:r w:rsidRPr="009457DC" w:rsidDel="00BD12A2">
          <w:rPr>
            <w:rFonts w:ascii="Times New Roman" w:hAnsi="Times New Roman" w:cs="Times New Roman"/>
            <w:sz w:val="24"/>
          </w:rPr>
          <w:delText xml:space="preserve"> </w:delText>
        </w:r>
      </w:del>
      <w:ins w:id="855" w:author="Miller, Harvey J." w:date="2020-08-04T14:22:00Z">
        <w:r w:rsidR="00BD12A2">
          <w:rPr>
            <w:rFonts w:ascii="Times New Roman" w:hAnsi="Times New Roman" w:cs="Times New Roman"/>
            <w:sz w:val="24"/>
          </w:rPr>
          <w:t xml:space="preserve"> on a daily basis</w:t>
        </w:r>
      </w:ins>
      <w:del w:id="856" w:author="Miller, Harvey J." w:date="2020-08-04T14:22:00Z">
        <w:r w:rsidRPr="009457DC" w:rsidDel="00BD12A2">
          <w:rPr>
            <w:rFonts w:ascii="Times New Roman" w:hAnsi="Times New Roman" w:cs="Times New Roman"/>
            <w:sz w:val="24"/>
          </w:rPr>
          <w:delText>for every day</w:delText>
        </w:r>
      </w:del>
      <w:r w:rsidRPr="009457DC">
        <w:rPr>
          <w:rFonts w:ascii="Times New Roman" w:hAnsi="Times New Roman" w:cs="Times New Roman"/>
          <w:sz w:val="24"/>
        </w:rPr>
        <w:t xml:space="preserve">. To find the linkage between the case numbers and the demand decrease, we </w:t>
      </w:r>
      <w:r w:rsidRPr="00475178">
        <w:rPr>
          <w:rFonts w:ascii="Times New Roman" w:hAnsi="Times New Roman" w:cs="Times New Roman"/>
          <w:sz w:val="24"/>
        </w:rPr>
        <w:t>geocode</w:t>
      </w:r>
      <w:ins w:id="857" w:author="Miller, Harvey J." w:date="2020-08-06T09:31:00Z">
        <w:r w:rsidR="00475178" w:rsidRPr="00475178">
          <w:rPr>
            <w:rFonts w:ascii="Times New Roman" w:hAnsi="Times New Roman" w:cs="Times New Roman"/>
            <w:sz w:val="24"/>
            <w:rPrChange w:id="858" w:author="Miller, Harvey J." w:date="2020-08-06T09:31:00Z">
              <w:rPr>
                <w:rFonts w:ascii="Times New Roman" w:hAnsi="Times New Roman" w:cs="Times New Roman"/>
                <w:color w:val="FF0000"/>
                <w:sz w:val="24"/>
              </w:rPr>
            </w:rPrChange>
          </w:rPr>
          <w:t>d</w:t>
        </w:r>
      </w:ins>
      <w:del w:id="859" w:author="Miller, Harvey J." w:date="2020-08-04T14:22:00Z">
        <w:r w:rsidRPr="00D66A3F" w:rsidDel="00BD12A2">
          <w:rPr>
            <w:rFonts w:ascii="Times New Roman" w:hAnsi="Times New Roman" w:cs="Times New Roman"/>
            <w:color w:val="FF0000"/>
            <w:sz w:val="24"/>
            <w:rPrChange w:id="860" w:author="Liu, Luyu" w:date="2020-08-05T22:37:00Z">
              <w:rPr>
                <w:rFonts w:ascii="Times New Roman" w:hAnsi="Times New Roman" w:cs="Times New Roman"/>
                <w:sz w:val="24"/>
              </w:rPr>
            </w:rPrChange>
          </w:rPr>
          <w:delText>d</w:delText>
        </w:r>
      </w:del>
      <w:r w:rsidRPr="00D66A3F">
        <w:rPr>
          <w:rFonts w:ascii="Times New Roman" w:hAnsi="Times New Roman" w:cs="Times New Roman"/>
          <w:color w:val="FF0000"/>
          <w:sz w:val="24"/>
          <w:rPrChange w:id="861" w:author="Liu, Luyu" w:date="2020-08-05T22:37:00Z">
            <w:rPr>
              <w:rFonts w:ascii="Times New Roman" w:hAnsi="Times New Roman" w:cs="Times New Roman"/>
              <w:sz w:val="24"/>
            </w:rPr>
          </w:rPrChange>
        </w:rPr>
        <w:t xml:space="preserve"> </w:t>
      </w:r>
      <w:r w:rsidRPr="009457DC">
        <w:rPr>
          <w:rFonts w:ascii="Times New Roman" w:hAnsi="Times New Roman" w:cs="Times New Roman"/>
          <w:sz w:val="24"/>
        </w:rPr>
        <w:t>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862" w:author="Liu, Luyu" w:date="2020-07-20T23:14:00Z">
          <w:pPr>
            <w:spacing w:line="480" w:lineRule="auto"/>
          </w:pPr>
        </w:pPrChange>
      </w:pPr>
    </w:p>
    <w:p w14:paraId="4621AF3D" w14:textId="55DF958E" w:rsidR="00077492" w:rsidRPr="00FF2732" w:rsidRDefault="00077492">
      <w:pPr>
        <w:spacing w:line="240" w:lineRule="auto"/>
        <w:rPr>
          <w:rStyle w:val="SubtleEmphasis"/>
          <w:rPrChange w:id="863" w:author="Liu, Luyu" w:date="2020-08-02T21:17:00Z">
            <w:rPr>
              <w:rFonts w:ascii="Times New Roman" w:hAnsi="Times New Roman" w:cs="Times New Roman"/>
              <w:b/>
              <w:sz w:val="24"/>
            </w:rPr>
          </w:rPrChange>
        </w:rPr>
        <w:pPrChange w:id="864" w:author="Liu, Luyu" w:date="2020-08-02T21:17:00Z">
          <w:pPr>
            <w:pStyle w:val="ListParagraph"/>
            <w:numPr>
              <w:ilvl w:val="1"/>
              <w:numId w:val="2"/>
            </w:numPr>
            <w:spacing w:line="480" w:lineRule="auto"/>
            <w:ind w:left="360" w:hanging="360"/>
          </w:pPr>
        </w:pPrChange>
      </w:pPr>
      <w:del w:id="865" w:author="Liu, Luyu" w:date="2020-08-02T21:17:00Z">
        <w:r w:rsidRPr="00FF2732" w:rsidDel="00FF2732">
          <w:rPr>
            <w:rStyle w:val="SubtleEmphasis"/>
            <w:rPrChange w:id="866" w:author="Liu, Luyu" w:date="2020-08-02T21:17:00Z">
              <w:rPr>
                <w:rFonts w:ascii="Times New Roman" w:hAnsi="Times New Roman" w:cs="Times New Roman"/>
                <w:b/>
                <w:sz w:val="24"/>
              </w:rPr>
            </w:rPrChange>
          </w:rPr>
          <w:delText xml:space="preserve"> </w:delText>
        </w:r>
      </w:del>
      <w:r w:rsidRPr="00FF2732">
        <w:rPr>
          <w:rStyle w:val="SubtleEmphasis"/>
          <w:rPrChange w:id="867" w:author="Liu, Luyu" w:date="2020-08-02T21:17:00Z">
            <w:rPr>
              <w:rFonts w:ascii="Times New Roman" w:hAnsi="Times New Roman" w:cs="Times New Roman"/>
              <w:b/>
              <w:sz w:val="24"/>
            </w:rPr>
          </w:rPrChange>
        </w:rPr>
        <w:t xml:space="preserve">Logistic </w:t>
      </w:r>
      <w:del w:id="868" w:author="Liu, Luyu" w:date="2020-07-21T10:58:00Z">
        <w:r w:rsidRPr="00FF2732" w:rsidDel="00326A80">
          <w:rPr>
            <w:rStyle w:val="SubtleEmphasis"/>
            <w:rPrChange w:id="869" w:author="Liu, Luyu" w:date="2020-08-02T21:17:00Z">
              <w:rPr>
                <w:rFonts w:ascii="Times New Roman" w:hAnsi="Times New Roman" w:cs="Times New Roman"/>
                <w:b/>
                <w:sz w:val="24"/>
              </w:rPr>
            </w:rPrChange>
          </w:rPr>
          <w:delText xml:space="preserve">model </w:delText>
        </w:r>
      </w:del>
      <w:ins w:id="870" w:author="Liu, Luyu" w:date="2020-07-21T10:58:00Z">
        <w:r w:rsidR="00326A80" w:rsidRPr="00FF2732">
          <w:rPr>
            <w:rStyle w:val="SubtleEmphasis"/>
            <w:rPrChange w:id="871" w:author="Liu, Luyu" w:date="2020-08-02T21:17:00Z">
              <w:rPr>
                <w:rFonts w:ascii="Times New Roman" w:hAnsi="Times New Roman" w:cs="Times New Roman"/>
                <w:b/>
                <w:sz w:val="24"/>
              </w:rPr>
            </w:rPrChange>
          </w:rPr>
          <w:t xml:space="preserve">function </w:t>
        </w:r>
      </w:ins>
      <w:r w:rsidRPr="00FF2732">
        <w:rPr>
          <w:rStyle w:val="SubtleEmphasis"/>
          <w:rPrChange w:id="872" w:author="Liu, Luyu" w:date="2020-08-02T21:17:00Z">
            <w:rPr>
              <w:rFonts w:ascii="Times New Roman" w:hAnsi="Times New Roman" w:cs="Times New Roman"/>
              <w:b/>
              <w:sz w:val="24"/>
            </w:rPr>
          </w:rPrChange>
        </w:rPr>
        <w:t xml:space="preserve">for daily transit demand change </w:t>
      </w:r>
    </w:p>
    <w:p w14:paraId="154C840A" w14:textId="17DADD62" w:rsidR="00077492" w:rsidRDefault="00AB6493">
      <w:pPr>
        <w:spacing w:line="240" w:lineRule="auto"/>
        <w:ind w:firstLine="720"/>
        <w:jc w:val="both"/>
        <w:rPr>
          <w:rFonts w:ascii="Times New Roman" w:hAnsi="Times New Roman" w:cs="Times New Roman"/>
          <w:sz w:val="24"/>
        </w:rPr>
        <w:pPrChange w:id="873" w:author="Liu, Luyu" w:date="2020-08-02T21:20:00Z">
          <w:pPr>
            <w:spacing w:line="480" w:lineRule="auto"/>
            <w:jc w:val="both"/>
          </w:pPr>
        </w:pPrChange>
      </w:pPr>
      <w:ins w:id="874"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875" w:author="Liu, Luyu" w:date="2020-07-29T23:34:00Z">
        <w:r w:rsidRPr="00810688">
          <w:rPr>
            <w:rFonts w:ascii="Times New Roman" w:hAnsi="Times New Roman" w:cs="Times New Roman"/>
            <w:sz w:val="24"/>
            <w:rPrChange w:id="876" w:author="Liu, Luyu" w:date="2020-07-29T23:34:00Z">
              <w:rPr/>
            </w:rPrChange>
          </w:rPr>
          <w:t xml:space="preserve">Fig </w:t>
        </w:r>
        <w:r w:rsidRPr="00810688">
          <w:rPr>
            <w:rFonts w:ascii="Times New Roman" w:hAnsi="Times New Roman" w:cs="Times New Roman"/>
            <w:sz w:val="24"/>
            <w:rPrChange w:id="877"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878" w:author="Liu, Luyu" w:date="2020-07-29T23:35:00Z">
        <w:r>
          <w:rPr>
            <w:rFonts w:ascii="Times New Roman" w:hAnsi="Times New Roman" w:cs="Times New Roman"/>
            <w:sz w:val="24"/>
          </w:rPr>
          <w:t xml:space="preserve">temporal </w:t>
        </w:r>
      </w:ins>
      <w:ins w:id="879" w:author="Liu, Luyu" w:date="2020-07-29T23:34:00Z">
        <w:r>
          <w:rPr>
            <w:rFonts w:ascii="Times New Roman" w:hAnsi="Times New Roman" w:cs="Times New Roman"/>
            <w:sz w:val="24"/>
          </w:rPr>
          <w:t>pattern of all</w:t>
        </w:r>
      </w:ins>
      <w:ins w:id="880"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881"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882"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883"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884" w:author="Liu, Luyu" w:date="2020-07-29T23:34:00Z">
        <w:r>
          <w:rPr>
            <w:rFonts w:ascii="Times New Roman" w:hAnsi="Times New Roman" w:cs="Times New Roman"/>
            <w:sz w:val="24"/>
          </w:rPr>
          <w:t xml:space="preserve"> </w:t>
        </w:r>
      </w:ins>
      <w:ins w:id="885" w:author="Miller, Harvey J." w:date="2020-08-06T09:32:00Z">
        <w:r w:rsidR="00475178">
          <w:rPr>
            <w:rFonts w:ascii="Times New Roman" w:hAnsi="Times New Roman" w:cs="Times New Roman"/>
            <w:sz w:val="24"/>
          </w:rPr>
          <w:t xml:space="preserve"> We </w:t>
        </w:r>
      </w:ins>
      <w:del w:id="886" w:author="Miller, Harvey J." w:date="2020-08-06T09:32:00Z">
        <w:r w:rsidR="00077492" w:rsidDel="00475178">
          <w:rPr>
            <w:rFonts w:ascii="Times New Roman" w:hAnsi="Times New Roman" w:cs="Times New Roman"/>
            <w:sz w:val="24"/>
          </w:rPr>
          <w:delText xml:space="preserve">Based on a visual examination of the data, we </w:delText>
        </w:r>
      </w:del>
      <w:ins w:id="887" w:author="Miller, Harvey J." w:date="2020-08-06T09:32:00Z">
        <w:r w:rsidR="00475178">
          <w:rPr>
            <w:rFonts w:ascii="Times New Roman" w:hAnsi="Times New Roman" w:cs="Times New Roman"/>
            <w:sz w:val="24"/>
          </w:rPr>
          <w:t>see</w:t>
        </w:r>
      </w:ins>
      <w:del w:id="888" w:author="Miller, Harvey J." w:date="2020-08-06T09:32:00Z">
        <w:r w:rsidR="00077492" w:rsidDel="00475178">
          <w:rPr>
            <w:rFonts w:ascii="Times New Roman" w:hAnsi="Times New Roman" w:cs="Times New Roman"/>
            <w:sz w:val="24"/>
          </w:rPr>
          <w:delText>note</w:delText>
        </w:r>
      </w:del>
      <w:r w:rsidR="00077492">
        <w:rPr>
          <w:rFonts w:ascii="Times New Roman" w:hAnsi="Times New Roman" w:cs="Times New Roman"/>
          <w:sz w:val="24"/>
        </w:rPr>
        <w:t xml:space="preserv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89"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890"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91" w:author="Liu, Luyu" w:date="2020-07-20T23:14:00Z">
                <w:pPr>
                  <w:spacing w:line="480" w:lineRule="auto"/>
                  <w:jc w:val="center"/>
                </w:pPr>
              </w:pPrChange>
            </w:pPr>
            <w:bookmarkStart w:id="892" w:name="_Ref47373364"/>
            <w:bookmarkStart w:id="893"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892"/>
            <w:r w:rsidRPr="00E714F0">
              <w:rPr>
                <w:rFonts w:ascii="Times New Roman" w:eastAsia="Yu Mincho" w:hAnsi="Times New Roman" w:cs="Times New Roman"/>
                <w:sz w:val="24"/>
                <w:szCs w:val="24"/>
                <w:lang w:eastAsia="ja-JP"/>
              </w:rPr>
              <w:t>)</w:t>
            </w:r>
            <w:bookmarkEnd w:id="893"/>
          </w:p>
        </w:tc>
      </w:tr>
    </w:tbl>
    <w:p w14:paraId="37BB5B8F" w14:textId="4493E741" w:rsidR="00EC5317" w:rsidRDefault="00077492">
      <w:pPr>
        <w:spacing w:line="240" w:lineRule="auto"/>
        <w:jc w:val="both"/>
        <w:rPr>
          <w:ins w:id="894" w:author="Miller, Harvey J." w:date="2020-08-04T14:32:00Z"/>
          <w:rFonts w:ascii="Times New Roman" w:hAnsi="Times New Roman" w:cs="Times New Roman"/>
          <w:sz w:val="24"/>
        </w:rPr>
      </w:pPr>
      <w:r>
        <w:rPr>
          <w:rFonts w:ascii="Times New Roman" w:hAnsi="Times New Roman" w:cs="Times New Roman"/>
          <w:sz w:val="24"/>
        </w:rPr>
        <w:t>where</w:t>
      </w:r>
      <w:ins w:id="895" w:author="Miller, Harvey J." w:date="2020-08-04T14:28:00Z">
        <w:r w:rsidR="00EC5317" w:rsidRPr="00EC5317">
          <w:rPr>
            <w:rFonts w:ascii="Times New Roman" w:hAnsi="Times New Roman" w:cs="Times New Roman"/>
            <w:i/>
            <w:sz w:val="24"/>
          </w:rPr>
          <w:t xml:space="preserve"> </w:t>
        </w:r>
        <w:r w:rsidR="00EC5317" w:rsidRPr="009457DC">
          <w:rPr>
            <w:rFonts w:ascii="Times New Roman" w:hAnsi="Times New Roman" w:cs="Times New Roman"/>
            <w:i/>
            <w:sz w:val="24"/>
          </w:rPr>
          <w:t>b</w:t>
        </w:r>
        <w:r w:rsidR="00EC5317">
          <w:rPr>
            <w:rFonts w:ascii="Times New Roman" w:hAnsi="Times New Roman" w:cs="Times New Roman"/>
            <w:sz w:val="24"/>
          </w:rPr>
          <w:t xml:space="preserve"> is the pre-COVID stable demand level,</w:t>
        </w:r>
      </w:ins>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w:t>
      </w:r>
      <w:ins w:id="896" w:author="Miller, Harvey J." w:date="2020-08-04T14:28:00Z">
        <w:r w:rsidR="00EC5317">
          <w:rPr>
            <w:rFonts w:ascii="Times New Roman" w:hAnsi="Times New Roman" w:cs="Times New Roman"/>
            <w:sz w:val="24"/>
          </w:rPr>
          <w:t xml:space="preserve"> re</w:t>
        </w:r>
      </w:ins>
      <w:ins w:id="897" w:author="Miller, Harvey J." w:date="2020-08-04T14:29:00Z">
        <w:r w:rsidR="00EC5317">
          <w:rPr>
            <w:rFonts w:ascii="Times New Roman" w:hAnsi="Times New Roman" w:cs="Times New Roman"/>
            <w:sz w:val="24"/>
          </w:rPr>
          <w:t>-stabilized</w:t>
        </w:r>
      </w:ins>
      <w:del w:id="898" w:author="Miller, Harvey J." w:date="2020-08-04T14:28:00Z">
        <w:r w:rsidDel="00EC5317">
          <w:rPr>
            <w:rFonts w:ascii="Times New Roman" w:hAnsi="Times New Roman" w:cs="Times New Roman"/>
            <w:sz w:val="24"/>
          </w:rPr>
          <w:delText xml:space="preserve"> minimum</w:delText>
        </w:r>
      </w:del>
      <w:r>
        <w:rPr>
          <w:rFonts w:ascii="Times New Roman" w:hAnsi="Times New Roman" w:cs="Times New Roman"/>
          <w:sz w:val="24"/>
        </w:rPr>
        <w:t xml:space="preserve"> </w:t>
      </w:r>
      <w:ins w:id="899" w:author="Miller, Harvey J." w:date="2020-08-04T14:29:00Z">
        <w:r w:rsidR="00EC5317">
          <w:rPr>
            <w:rFonts w:ascii="Times New Roman" w:hAnsi="Times New Roman" w:cs="Times New Roman"/>
            <w:sz w:val="24"/>
          </w:rPr>
          <w:t xml:space="preserve">demand level after </w:t>
        </w:r>
      </w:ins>
      <w:del w:id="900" w:author="Miller, Harvey J." w:date="2020-08-04T14:29:00Z">
        <w:r w:rsidDel="00EC5317">
          <w:rPr>
            <w:rFonts w:ascii="Times New Roman" w:hAnsi="Times New Roman" w:cs="Times New Roman"/>
            <w:sz w:val="24"/>
          </w:rPr>
          <w:delText xml:space="preserve">value for </w:delText>
        </w:r>
      </w:del>
      <w:r>
        <w:rPr>
          <w:rFonts w:ascii="Times New Roman" w:hAnsi="Times New Roman" w:cs="Times New Roman"/>
          <w:sz w:val="24"/>
        </w:rPr>
        <w:t>the decline</w:t>
      </w:r>
      <w:ins w:id="901" w:author="Miller, Harvey J." w:date="2020-08-04T14:29:00Z">
        <w:r w:rsidR="00EC5317">
          <w:rPr>
            <w:rFonts w:ascii="Times New Roman" w:hAnsi="Times New Roman" w:cs="Times New Roman"/>
            <w:sz w:val="24"/>
          </w:rPr>
          <w:t xml:space="preserve"> period</w:t>
        </w:r>
      </w:ins>
      <w:r>
        <w:rPr>
          <w:rFonts w:ascii="Times New Roman" w:hAnsi="Times New Roman" w:cs="Times New Roman"/>
          <w:sz w:val="24"/>
        </w:rPr>
        <w:t xml:space="preserve">, </w:t>
      </w:r>
      <w:del w:id="902" w:author="Miller, Harvey J." w:date="2020-08-04T14:28:00Z">
        <w:r w:rsidRPr="009457DC" w:rsidDel="00EC5317">
          <w:rPr>
            <w:rFonts w:ascii="Times New Roman" w:hAnsi="Times New Roman" w:cs="Times New Roman"/>
            <w:i/>
            <w:sz w:val="24"/>
          </w:rPr>
          <w:delText>b</w:delText>
        </w:r>
        <w:r w:rsidDel="00EC5317">
          <w:rPr>
            <w:rFonts w:ascii="Times New Roman" w:hAnsi="Times New Roman" w:cs="Times New Roman"/>
            <w:sz w:val="24"/>
          </w:rPr>
          <w:delText xml:space="preserve"> is the pre-COVID</w:delText>
        </w:r>
      </w:del>
      <w:del w:id="903" w:author="Miller, Harvey J." w:date="2020-08-04T14:27:00Z">
        <w:r w:rsidDel="00EC5317">
          <w:rPr>
            <w:rFonts w:ascii="Times New Roman" w:hAnsi="Times New Roman" w:cs="Times New Roman"/>
            <w:sz w:val="24"/>
          </w:rPr>
          <w:delText xml:space="preserve"> baseline value</w:delText>
        </w:r>
      </w:del>
      <w:del w:id="904" w:author="Miller, Harvey J." w:date="2020-08-04T14:28:00Z">
        <w:r w:rsidDel="00EC5317">
          <w:rPr>
            <w:rFonts w:ascii="Times New Roman" w:hAnsi="Times New Roman" w:cs="Times New Roman"/>
            <w:sz w:val="24"/>
          </w:rPr>
          <w:delText xml:space="preserve">, </w:delText>
        </w:r>
      </w:del>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w:t>
      </w:r>
      <w:ins w:id="905" w:author="Miller, Harvey J." w:date="2020-08-04T14:29:00Z">
        <w:r w:rsidR="00EC5317">
          <w:rPr>
            <w:rFonts w:ascii="Times New Roman" w:hAnsi="Times New Roman" w:cs="Times New Roman"/>
            <w:sz w:val="24"/>
          </w:rPr>
          <w:t xml:space="preserve">to the </w:t>
        </w:r>
      </w:ins>
      <w:del w:id="906" w:author="Miller, Harvey J." w:date="2020-08-04T14:29:00Z">
        <w:r w:rsidDel="00EC5317">
          <w:rPr>
            <w:rFonts w:ascii="Times New Roman" w:hAnsi="Times New Roman" w:cs="Times New Roman"/>
            <w:sz w:val="24"/>
          </w:rPr>
          <w:delText xml:space="preserve">using </w:delText>
        </w:r>
      </w:del>
      <w:r>
        <w:rPr>
          <w:rFonts w:ascii="Times New Roman" w:hAnsi="Times New Roman" w:cs="Times New Roman"/>
          <w:sz w:val="24"/>
        </w:rPr>
        <w:t xml:space="preserve">logistic </w:t>
      </w:r>
      <w:del w:id="907" w:author="Liu, Luyu" w:date="2020-07-21T10:59:00Z">
        <w:r w:rsidDel="006A1FF6">
          <w:rPr>
            <w:rFonts w:ascii="Times New Roman" w:hAnsi="Times New Roman" w:cs="Times New Roman"/>
            <w:sz w:val="24"/>
          </w:rPr>
          <w:delText xml:space="preserve">model </w:delText>
        </w:r>
      </w:del>
      <w:ins w:id="908" w:author="Liu, Luyu" w:date="2020-07-21T10:59:00Z">
        <w:r w:rsidR="006A1FF6">
          <w:rPr>
            <w:rFonts w:ascii="Times New Roman" w:hAnsi="Times New Roman" w:cs="Times New Roman"/>
            <w:sz w:val="24"/>
          </w:rPr>
          <w:t>function</w:t>
        </w:r>
      </w:ins>
      <w:ins w:id="909" w:author="Liu, Luyu" w:date="2020-07-22T20:31:00Z">
        <w:r w:rsidR="009B6887">
          <w:rPr>
            <w:rFonts w:ascii="Times New Roman" w:hAnsi="Times New Roman" w:cs="Times New Roman"/>
            <w:sz w:val="24"/>
          </w:rPr>
          <w:t xml:space="preserve"> </w:t>
        </w:r>
      </w:ins>
      <w:ins w:id="910" w:author="Miller, Harvey J." w:date="2020-08-04T14:30:00Z">
        <w:r w:rsidR="00EC5317">
          <w:rPr>
            <w:rFonts w:ascii="Times New Roman" w:hAnsi="Times New Roman" w:cs="Times New Roman"/>
            <w:sz w:val="24"/>
          </w:rPr>
          <w:t>using</w:t>
        </w:r>
      </w:ins>
      <w:ins w:id="911" w:author="Liu, Luyu" w:date="2020-07-22T20:31:00Z">
        <w:del w:id="912" w:author="Miller, Harvey J." w:date="2020-08-04T14:30:00Z">
          <w:r w:rsidR="009B6887" w:rsidDel="00EC5317">
            <w:rPr>
              <w:rFonts w:ascii="Times New Roman" w:hAnsi="Times New Roman" w:cs="Times New Roman"/>
              <w:sz w:val="24"/>
            </w:rPr>
            <w:delText>with</w:delText>
          </w:r>
        </w:del>
        <w:r w:rsidR="009B6887">
          <w:rPr>
            <w:rFonts w:ascii="Times New Roman" w:hAnsi="Times New Roman" w:cs="Times New Roman"/>
            <w:sz w:val="24"/>
          </w:rPr>
          <w:t xml:space="preserve"> a least </w:t>
        </w:r>
      </w:ins>
      <w:ins w:id="913" w:author="Liu, Luyu" w:date="2020-07-22T20:32:00Z">
        <w:r w:rsidR="009B6887">
          <w:rPr>
            <w:rFonts w:ascii="Times New Roman" w:hAnsi="Times New Roman" w:cs="Times New Roman"/>
            <w:sz w:val="24"/>
          </w:rPr>
          <w:t>square optimizer</w:t>
        </w:r>
      </w:ins>
      <w:ins w:id="914"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915" w:author="Miller, Harvey J." w:date="2020-08-04T14:30:00Z">
        <w:r w:rsidR="00EC5317">
          <w:rPr>
            <w:rFonts w:ascii="Times New Roman" w:hAnsi="Times New Roman" w:cs="Times New Roman"/>
            <w:sz w:val="24"/>
          </w:rPr>
          <w:t>.  We</w:t>
        </w:r>
      </w:ins>
      <w:ins w:id="916" w:author="Liu, Luyu" w:date="2020-07-22T14:24:00Z">
        <w:del w:id="917" w:author="Miller, Harvey J." w:date="2020-08-04T14:30:00Z">
          <w:r w:rsidR="000E1061" w:rsidDel="00EC5317">
            <w:rPr>
              <w:rFonts w:ascii="Times New Roman" w:hAnsi="Times New Roman" w:cs="Times New Roman"/>
              <w:sz w:val="24"/>
            </w:rPr>
            <w:delText>;</w:delText>
          </w:r>
        </w:del>
      </w:ins>
      <w:ins w:id="918" w:author="Liu, Luyu" w:date="2020-07-21T21:40:00Z">
        <w:del w:id="919" w:author="Miller, Harvey J." w:date="2020-08-04T14:30:00Z">
          <w:r w:rsidR="00F7740E" w:rsidDel="00EC5317">
            <w:rPr>
              <w:rFonts w:ascii="Times New Roman" w:hAnsi="Times New Roman" w:cs="Times New Roman"/>
              <w:sz w:val="24"/>
            </w:rPr>
            <w:delText xml:space="preserve"> </w:delText>
          </w:r>
        </w:del>
      </w:ins>
      <w:ins w:id="920" w:author="Liu, Luyu" w:date="2020-07-22T14:24:00Z">
        <w:del w:id="921" w:author="Miller, Harvey J." w:date="2020-08-04T14:30:00Z">
          <w:r w:rsidR="000E1061" w:rsidDel="00EC5317">
            <w:rPr>
              <w:rFonts w:ascii="Times New Roman" w:hAnsi="Times New Roman" w:cs="Times New Roman"/>
              <w:sz w:val="24"/>
            </w:rPr>
            <w:delText>we</w:delText>
          </w:r>
        </w:del>
        <w:r w:rsidR="000E1061">
          <w:rPr>
            <w:rFonts w:ascii="Times New Roman" w:hAnsi="Times New Roman" w:cs="Times New Roman"/>
            <w:sz w:val="24"/>
          </w:rPr>
          <w:t xml:space="preserve"> </w:t>
        </w:r>
        <w:del w:id="922" w:author="Miller, Harvey J." w:date="2020-08-04T14:30:00Z">
          <w:r w:rsidR="000E1061" w:rsidRPr="00475178" w:rsidDel="00EC5317">
            <w:rPr>
              <w:rFonts w:ascii="Times New Roman" w:hAnsi="Times New Roman" w:cs="Times New Roman"/>
              <w:sz w:val="24"/>
            </w:rPr>
            <w:delText xml:space="preserve">moreover </w:delText>
          </w:r>
        </w:del>
      </w:ins>
      <w:ins w:id="923" w:author="Liu, Luyu" w:date="2020-07-21T21:40:00Z">
        <w:r w:rsidR="00F7740E" w:rsidRPr="00475178">
          <w:rPr>
            <w:rFonts w:ascii="Times New Roman" w:hAnsi="Times New Roman" w:cs="Times New Roman"/>
            <w:sz w:val="24"/>
          </w:rPr>
          <w:t>test</w:t>
        </w:r>
      </w:ins>
      <w:ins w:id="924" w:author="Miller, Harvey J." w:date="2020-08-06T09:32:00Z">
        <w:r w:rsidR="00475178" w:rsidRPr="00475178">
          <w:rPr>
            <w:rFonts w:ascii="Times New Roman" w:hAnsi="Times New Roman" w:cs="Times New Roman"/>
            <w:sz w:val="24"/>
            <w:rPrChange w:id="925" w:author="Miller, Harvey J." w:date="2020-08-06T09:32:00Z">
              <w:rPr>
                <w:rFonts w:ascii="Times New Roman" w:hAnsi="Times New Roman" w:cs="Times New Roman"/>
                <w:color w:val="FF0000"/>
                <w:sz w:val="24"/>
              </w:rPr>
            </w:rPrChange>
          </w:rPr>
          <w:t>ed</w:t>
        </w:r>
      </w:ins>
      <w:ins w:id="926" w:author="Liu, Luyu" w:date="2020-08-02T21:50:00Z">
        <w:del w:id="927" w:author="Miller, Harvey J." w:date="2020-08-04T14:30:00Z">
          <w:r w:rsidR="004452E9" w:rsidRPr="00475178" w:rsidDel="00EC5317">
            <w:rPr>
              <w:rFonts w:ascii="Times New Roman" w:hAnsi="Times New Roman" w:cs="Times New Roman"/>
              <w:sz w:val="24"/>
            </w:rPr>
            <w:delText>ed</w:delText>
          </w:r>
        </w:del>
      </w:ins>
      <w:ins w:id="928" w:author="Liu, Luyu" w:date="2020-07-21T21:40:00Z">
        <w:r w:rsidR="00F7740E" w:rsidRPr="00475178">
          <w:rPr>
            <w:rFonts w:ascii="Times New Roman" w:hAnsi="Times New Roman" w:cs="Times New Roman"/>
            <w:sz w:val="24"/>
          </w:rPr>
          <w:t xml:space="preserve"> </w:t>
        </w:r>
        <w:r w:rsidR="00F7740E">
          <w:rPr>
            <w:rFonts w:ascii="Times New Roman" w:hAnsi="Times New Roman" w:cs="Times New Roman"/>
            <w:sz w:val="24"/>
          </w:rPr>
          <w:t xml:space="preserve">the goodness of </w:t>
        </w:r>
      </w:ins>
      <w:ins w:id="929" w:author="Liu, Luyu" w:date="2020-07-21T22:45:00Z">
        <w:r w:rsidR="00272B35">
          <w:rPr>
            <w:rFonts w:ascii="Times New Roman" w:hAnsi="Times New Roman" w:cs="Times New Roman"/>
            <w:sz w:val="24"/>
          </w:rPr>
          <w:t xml:space="preserve">fit </w:t>
        </w:r>
      </w:ins>
      <w:ins w:id="930" w:author="Miller, Harvey J." w:date="2020-08-04T14:30:00Z">
        <w:r w:rsidR="00EC5317">
          <w:rPr>
            <w:rFonts w:ascii="Times New Roman" w:hAnsi="Times New Roman" w:cs="Times New Roman"/>
            <w:sz w:val="24"/>
          </w:rPr>
          <w:t xml:space="preserve">using the </w:t>
        </w:r>
      </w:ins>
      <w:ins w:id="931" w:author="Liu, Luyu" w:date="2020-07-21T21:40:00Z">
        <w:del w:id="932" w:author="Miller, Harvey J." w:date="2020-08-04T14:30:00Z">
          <w:r w:rsidR="00F7740E" w:rsidDel="00EC5317">
            <w:rPr>
              <w:rFonts w:ascii="Times New Roman" w:hAnsi="Times New Roman" w:cs="Times New Roman"/>
              <w:sz w:val="24"/>
            </w:rPr>
            <w:delText xml:space="preserve">by </w:delText>
          </w:r>
        </w:del>
      </w:ins>
      <w:ins w:id="933" w:author="Liu, Luyu" w:date="2020-07-21T22:28:00Z">
        <w:del w:id="934" w:author="Miller, Harvey J." w:date="2020-08-04T14:30:00Z">
          <w:r w:rsidR="00F7740E" w:rsidDel="00EC5317">
            <w:rPr>
              <w:rFonts w:ascii="Times New Roman" w:hAnsi="Times New Roman" w:cs="Times New Roman"/>
              <w:sz w:val="24"/>
            </w:rPr>
            <w:delText xml:space="preserve">calculating </w:delText>
          </w:r>
        </w:del>
      </w:ins>
      <w:ins w:id="935" w:author="Liu, Luyu" w:date="2020-07-22T20:57:00Z">
        <w:del w:id="936" w:author="Miller, Harvey J." w:date="2020-08-04T14:30:00Z">
          <w:r w:rsidR="00827526" w:rsidDel="00EC5317">
            <w:rPr>
              <w:rFonts w:ascii="Times New Roman" w:hAnsi="Times New Roman" w:cs="Times New Roman"/>
              <w:sz w:val="24"/>
            </w:rPr>
            <w:delText>the</w:delText>
          </w:r>
        </w:del>
      </w:ins>
      <w:ins w:id="937" w:author="Liu, Luyu" w:date="2020-07-22T14:25:00Z">
        <w:del w:id="938" w:author="Miller, Harvey J." w:date="2020-08-04T14:30:00Z">
          <w:r w:rsidR="000E1061" w:rsidDel="00EC5317">
            <w:rPr>
              <w:rFonts w:ascii="Times New Roman" w:hAnsi="Times New Roman" w:cs="Times New Roman"/>
              <w:sz w:val="24"/>
            </w:rPr>
            <w:delText xml:space="preserve"> </w:delText>
          </w:r>
        </w:del>
      </w:ins>
      <w:ins w:id="939" w:author="Liu, Luyu" w:date="2020-07-21T22:28:00Z">
        <w:r w:rsidR="00F7740E">
          <w:rPr>
            <w:rFonts w:ascii="Times New Roman" w:hAnsi="Times New Roman" w:cs="Times New Roman"/>
            <w:sz w:val="24"/>
          </w:rPr>
          <w:t>R-squared</w:t>
        </w:r>
      </w:ins>
      <w:ins w:id="940" w:author="Liu, Luyu" w:date="2020-07-22T20:57:00Z">
        <w:r w:rsidR="006D69AA">
          <w:rPr>
            <w:rFonts w:ascii="Times New Roman" w:hAnsi="Times New Roman" w:cs="Times New Roman"/>
            <w:sz w:val="24"/>
          </w:rPr>
          <w:t xml:space="preserve"> between actual </w:t>
        </w:r>
      </w:ins>
      <w:ins w:id="941" w:author="Miller, Harvey J." w:date="2020-08-04T14:30:00Z">
        <w:r w:rsidR="00EC5317">
          <w:rPr>
            <w:rFonts w:ascii="Times New Roman" w:hAnsi="Times New Roman" w:cs="Times New Roman"/>
            <w:sz w:val="24"/>
          </w:rPr>
          <w:t xml:space="preserve">demand </w:t>
        </w:r>
      </w:ins>
      <w:ins w:id="942" w:author="Liu, Luyu" w:date="2020-07-22T20:57:00Z">
        <w:r w:rsidR="006D69AA">
          <w:rPr>
            <w:rFonts w:ascii="Times New Roman" w:hAnsi="Times New Roman" w:cs="Times New Roman"/>
            <w:sz w:val="24"/>
          </w:rPr>
          <w:t>and fit values</w:t>
        </w:r>
      </w:ins>
      <w:ins w:id="943" w:author="Liu, Luyu" w:date="2020-07-21T22:28:00Z">
        <w:r w:rsidR="00F7740E">
          <w:rPr>
            <w:rFonts w:ascii="Times New Roman" w:hAnsi="Times New Roman" w:cs="Times New Roman"/>
            <w:sz w:val="24"/>
          </w:rPr>
          <w:t xml:space="preserve">, </w:t>
        </w:r>
      </w:ins>
      <w:ins w:id="944" w:author="Miller, Harvey J." w:date="2020-08-04T14:31:00Z">
        <w:r w:rsidR="00EC5317">
          <w:rPr>
            <w:rFonts w:ascii="Times New Roman" w:hAnsi="Times New Roman" w:cs="Times New Roman"/>
            <w:sz w:val="24"/>
          </w:rPr>
          <w:t xml:space="preserve">the </w:t>
        </w:r>
      </w:ins>
      <w:ins w:id="945" w:author="Liu, Luyu" w:date="2020-07-22T14:24:00Z">
        <w:r w:rsidR="000E1061">
          <w:rPr>
            <w:rFonts w:ascii="Times New Roman" w:hAnsi="Times New Roman" w:cs="Times New Roman"/>
            <w:sz w:val="24"/>
          </w:rPr>
          <w:t>Shapiro-Wilk test</w:t>
        </w:r>
      </w:ins>
      <w:ins w:id="946" w:author="Liu, Luyu" w:date="2020-07-22T14:25:00Z">
        <w:del w:id="947" w:author="Miller, Harvey J." w:date="2020-08-04T14:31:00Z">
          <w:r w:rsidR="000E1061" w:rsidDel="00EC5317">
            <w:rPr>
              <w:rFonts w:ascii="Times New Roman" w:hAnsi="Times New Roman" w:cs="Times New Roman"/>
              <w:sz w:val="24"/>
            </w:rPr>
            <w:delText xml:space="preserve"> p-value</w:delText>
          </w:r>
        </w:del>
      </w:ins>
      <w:ins w:id="948" w:author="Liu, Luyu" w:date="2020-07-22T14:24:00Z">
        <w:r w:rsidR="000E1061">
          <w:rPr>
            <w:rFonts w:ascii="Times New Roman" w:hAnsi="Times New Roman" w:cs="Times New Roman"/>
            <w:sz w:val="24"/>
          </w:rPr>
          <w:t>,</w:t>
        </w:r>
      </w:ins>
      <w:ins w:id="949" w:author="Liu, Luyu" w:date="2020-07-22T14:25:00Z">
        <w:r w:rsidR="000E1061">
          <w:rPr>
            <w:rFonts w:ascii="Times New Roman" w:hAnsi="Times New Roman" w:cs="Times New Roman"/>
            <w:sz w:val="24"/>
          </w:rPr>
          <w:t xml:space="preserve"> and Q-Q plot.</w:t>
        </w:r>
      </w:ins>
      <w:ins w:id="950" w:author="Liu, Luyu" w:date="2020-07-22T14:24:00Z">
        <w:r w:rsidR="000E1061">
          <w:rPr>
            <w:rFonts w:ascii="Times New Roman" w:hAnsi="Times New Roman" w:cs="Times New Roman"/>
            <w:sz w:val="24"/>
          </w:rPr>
          <w:t xml:space="preserve"> </w:t>
        </w:r>
      </w:ins>
    </w:p>
    <w:commentRangeStart w:id="951"/>
    <w:p w14:paraId="709EFB30" w14:textId="61FB5A19" w:rsidR="00077492" w:rsidDel="00EC5317" w:rsidRDefault="007B4D7B">
      <w:pPr>
        <w:spacing w:line="240" w:lineRule="auto"/>
        <w:ind w:firstLine="720"/>
        <w:jc w:val="both"/>
        <w:rPr>
          <w:ins w:id="952" w:author="Liu, Luyu" w:date="2020-07-29T23:09:00Z"/>
          <w:del w:id="953" w:author="Miller, Harvey J." w:date="2020-08-04T14:35:00Z"/>
          <w:rFonts w:ascii="Times New Roman" w:hAnsi="Times New Roman" w:cs="Times New Roman"/>
          <w:sz w:val="24"/>
        </w:rPr>
        <w:pPrChange w:id="954" w:author="Miller, Harvey J." w:date="2020-08-04T14:32:00Z">
          <w:pPr>
            <w:spacing w:line="480" w:lineRule="auto"/>
            <w:jc w:val="both"/>
          </w:pPr>
        </w:pPrChange>
      </w:pPr>
      <w:ins w:id="955" w:author="Liu, Luyu" w:date="2020-07-29T23:20:00Z">
        <w:del w:id="956" w:author="Miller, Harvey J." w:date="2020-08-04T14:35:00Z">
          <w:r w:rsidDel="00EC5317">
            <w:rPr>
              <w:rFonts w:ascii="Times New Roman" w:hAnsi="Times New Roman" w:cs="Times New Roman"/>
              <w:sz w:val="24"/>
            </w:rPr>
            <w:fldChar w:fldCharType="begin"/>
          </w:r>
          <w:r w:rsidDel="00EC5317">
            <w:rPr>
              <w:rFonts w:ascii="Times New Roman" w:hAnsi="Times New Roman" w:cs="Times New Roman"/>
              <w:sz w:val="24"/>
            </w:rPr>
            <w:delInstrText xml:space="preserve"> REF _Ref46957252 \h </w:delInstrText>
          </w:r>
        </w:del>
      </w:ins>
      <w:del w:id="957" w:author="Miller, Harvey J." w:date="2020-08-04T14:35:00Z">
        <w:r w:rsidDel="00EC5317">
          <w:rPr>
            <w:rFonts w:ascii="Times New Roman" w:hAnsi="Times New Roman" w:cs="Times New Roman"/>
            <w:sz w:val="24"/>
          </w:rPr>
        </w:r>
        <w:r w:rsidDel="00EC5317">
          <w:rPr>
            <w:rFonts w:ascii="Times New Roman" w:hAnsi="Times New Roman" w:cs="Times New Roman"/>
            <w:sz w:val="24"/>
          </w:rPr>
          <w:fldChar w:fldCharType="separate"/>
        </w:r>
      </w:del>
      <w:ins w:id="958" w:author="Liu, Luyu" w:date="2020-08-02T23:00:00Z">
        <w:del w:id="959" w:author="Miller, Harvey J." w:date="2020-08-04T14:35:00Z">
          <w:r w:rsidR="0080193A" w:rsidRPr="00FF1A8A" w:rsidDel="00EC5317">
            <w:rPr>
              <w:rFonts w:ascii="Times New Roman" w:hAnsi="Times New Roman" w:cs="Times New Roman"/>
              <w:sz w:val="24"/>
            </w:rPr>
            <w:delText xml:space="preserve">Fig </w:delText>
          </w:r>
          <w:r w:rsidR="0080193A" w:rsidDel="00EC5317">
            <w:rPr>
              <w:rFonts w:ascii="Times New Roman" w:hAnsi="Times New Roman" w:cs="Times New Roman"/>
              <w:noProof/>
              <w:sz w:val="24"/>
            </w:rPr>
            <w:delText>2</w:delText>
          </w:r>
        </w:del>
      </w:ins>
      <w:ins w:id="960" w:author="Liu, Luyu" w:date="2020-07-29T23:20:00Z">
        <w:del w:id="961" w:author="Miller, Harvey J." w:date="2020-08-04T14:35:00Z">
          <w:r w:rsidDel="00EC5317">
            <w:rPr>
              <w:rFonts w:ascii="Times New Roman" w:hAnsi="Times New Roman" w:cs="Times New Roman"/>
              <w:sz w:val="24"/>
            </w:rPr>
            <w:fldChar w:fldCharType="end"/>
          </w:r>
          <w:r w:rsidDel="00EC5317">
            <w:rPr>
              <w:rFonts w:ascii="Times New Roman" w:hAnsi="Times New Roman" w:cs="Times New Roman"/>
              <w:sz w:val="24"/>
            </w:rPr>
            <w:delText xml:space="preserve"> shows an example</w:delText>
          </w:r>
          <w:r w:rsidR="00DA1B89" w:rsidDel="00EC5317">
            <w:rPr>
              <w:rFonts w:ascii="Times New Roman" w:hAnsi="Times New Roman" w:cs="Times New Roman"/>
              <w:sz w:val="24"/>
            </w:rPr>
            <w:delText xml:space="preserve"> of </w:delText>
          </w:r>
        </w:del>
        <w:del w:id="962" w:author="Miller, Harvey J." w:date="2020-08-04T14:34:00Z">
          <w:r w:rsidR="00DA1B89" w:rsidDel="00EC5317">
            <w:rPr>
              <w:rFonts w:ascii="Times New Roman" w:hAnsi="Times New Roman" w:cs="Times New Roman"/>
              <w:sz w:val="24"/>
            </w:rPr>
            <w:delText>curve fitt</w:delText>
          </w:r>
        </w:del>
        <w:del w:id="963" w:author="Miller, Harvey J." w:date="2020-08-04T14:32:00Z">
          <w:r w:rsidR="00DA1B89" w:rsidDel="00EC5317">
            <w:rPr>
              <w:rFonts w:ascii="Times New Roman" w:hAnsi="Times New Roman" w:cs="Times New Roman"/>
              <w:sz w:val="24"/>
            </w:rPr>
            <w:delText>ing</w:delText>
          </w:r>
        </w:del>
      </w:ins>
      <w:ins w:id="964" w:author="Liu, Luyu" w:date="2020-07-29T23:21:00Z">
        <w:del w:id="965" w:author="Miller, Harvey J." w:date="2020-08-04T14:34:00Z">
          <w:r w:rsidR="00A96E03" w:rsidDel="00EC5317">
            <w:rPr>
              <w:rFonts w:ascii="Times New Roman" w:hAnsi="Times New Roman" w:cs="Times New Roman"/>
              <w:sz w:val="24"/>
            </w:rPr>
            <w:delText xml:space="preserve"> result</w:delText>
          </w:r>
        </w:del>
      </w:ins>
      <w:ins w:id="966" w:author="Liu, Luyu" w:date="2020-07-29T23:20:00Z">
        <w:del w:id="967" w:author="Miller, Harvey J." w:date="2020-08-04T14:35:00Z">
          <w:r w:rsidDel="00EC5317">
            <w:rPr>
              <w:rFonts w:ascii="Times New Roman" w:hAnsi="Times New Roman" w:cs="Times New Roman"/>
              <w:sz w:val="24"/>
            </w:rPr>
            <w:delText>.</w:delText>
          </w:r>
        </w:del>
      </w:ins>
      <w:commentRangeEnd w:id="951"/>
      <w:del w:id="968" w:author="Miller, Harvey J." w:date="2020-08-04T14:35:00Z">
        <w:r w:rsidR="00EC5317" w:rsidDel="00EC5317">
          <w:rPr>
            <w:rStyle w:val="CommentReference"/>
          </w:rPr>
          <w:commentReference w:id="951"/>
        </w:r>
      </w:del>
      <w:ins w:id="969" w:author="Liu, Luyu" w:date="2020-07-29T23:20:00Z">
        <w:del w:id="970" w:author="Miller, Harvey J." w:date="2020-08-04T14:35:00Z">
          <w:r w:rsidDel="00EC5317">
            <w:rPr>
              <w:rFonts w:ascii="Times New Roman" w:hAnsi="Times New Roman" w:cs="Times New Roman"/>
              <w:sz w:val="24"/>
            </w:rPr>
            <w:delText xml:space="preserve"> </w:delText>
          </w:r>
        </w:del>
      </w:ins>
      <w:ins w:id="971" w:author="Liu, Luyu" w:date="2020-07-22T14:30:00Z">
        <w:del w:id="972" w:author="Miller, Harvey J." w:date="2020-08-04T14:35:00Z">
          <w:r w:rsidR="00C2220C" w:rsidDel="00EC5317">
            <w:rPr>
              <w:rFonts w:ascii="Times New Roman" w:hAnsi="Times New Roman" w:cs="Times New Roman"/>
              <w:sz w:val="24"/>
            </w:rPr>
            <w:delText xml:space="preserve">In the following sections, we introduce </w:delText>
          </w:r>
        </w:del>
      </w:ins>
      <w:ins w:id="973" w:author="Liu, Luyu" w:date="2020-07-22T14:53:00Z">
        <w:del w:id="974" w:author="Miller, Harvey J." w:date="2020-08-04T14:35:00Z">
          <w:r w:rsidR="00D2269C" w:rsidDel="00EC5317">
            <w:rPr>
              <w:rFonts w:ascii="Times New Roman" w:hAnsi="Times New Roman" w:cs="Times New Roman"/>
              <w:sz w:val="24"/>
            </w:rPr>
            <w:delText>several</w:delText>
          </w:r>
        </w:del>
      </w:ins>
      <w:ins w:id="975" w:author="Liu, Luyu" w:date="2020-07-22T14:31:00Z">
        <w:del w:id="976" w:author="Miller, Harvey J." w:date="2020-08-04T14:35:00Z">
          <w:r w:rsidR="00C2220C" w:rsidDel="00EC5317">
            <w:rPr>
              <w:rFonts w:ascii="Times New Roman" w:hAnsi="Times New Roman" w:cs="Times New Roman"/>
              <w:sz w:val="24"/>
            </w:rPr>
            <w:delText xml:space="preserve"> </w:delText>
          </w:r>
        </w:del>
      </w:ins>
      <w:del w:id="977" w:author="Miller, Harvey J." w:date="2020-08-04T14:35:00Z">
        <w:r w:rsidR="00077492" w:rsidDel="00EC5317">
          <w:rPr>
            <w:rFonts w:ascii="Times New Roman" w:hAnsi="Times New Roman" w:cs="Times New Roman"/>
            <w:sz w:val="24"/>
          </w:rPr>
          <w:delText xml:space="preserve"> and calculate key parameters</w:delText>
        </w:r>
      </w:del>
      <w:ins w:id="978" w:author="Liu, Luyu" w:date="2020-07-22T14:31:00Z">
        <w:del w:id="979" w:author="Miller, Harvey J." w:date="2020-08-04T14:35:00Z">
          <w:r w:rsidR="00C2220C" w:rsidDel="00EC5317">
            <w:rPr>
              <w:rFonts w:ascii="Times New Roman" w:hAnsi="Times New Roman" w:cs="Times New Roman"/>
              <w:sz w:val="24"/>
            </w:rPr>
            <w:delText xml:space="preserve"> </w:delText>
          </w:r>
        </w:del>
      </w:ins>
      <w:ins w:id="980" w:author="Liu, Luyu" w:date="2020-07-22T14:53:00Z">
        <w:del w:id="981" w:author="Miller, Harvey J." w:date="2020-08-04T14:35:00Z">
          <w:r w:rsidR="00D2269C" w:rsidDel="00EC5317">
            <w:rPr>
              <w:rFonts w:ascii="Times New Roman" w:hAnsi="Times New Roman" w:cs="Times New Roman"/>
              <w:sz w:val="24"/>
            </w:rPr>
            <w:delText xml:space="preserve">derived from the logistic function that </w:delText>
          </w:r>
        </w:del>
      </w:ins>
      <w:ins w:id="982" w:author="Liu, Luyu" w:date="2020-07-22T14:57:00Z">
        <w:del w:id="983" w:author="Miller, Harvey J." w:date="2020-08-04T14:35:00Z">
          <w:r w:rsidR="00D2269C" w:rsidDel="00EC5317">
            <w:rPr>
              <w:rFonts w:ascii="Times New Roman" w:hAnsi="Times New Roman" w:cs="Times New Roman"/>
              <w:sz w:val="24"/>
            </w:rPr>
            <w:delText xml:space="preserve">describe </w:delText>
          </w:r>
        </w:del>
      </w:ins>
      <w:ins w:id="984" w:author="Liu, Luyu" w:date="2020-07-22T14:31:00Z">
        <w:del w:id="985" w:author="Miller, Harvey J." w:date="2020-08-04T14:35:00Z">
          <w:r w:rsidR="00C2220C" w:rsidDel="00EC5317">
            <w:rPr>
              <w:rFonts w:ascii="Times New Roman" w:hAnsi="Times New Roman" w:cs="Times New Roman"/>
              <w:sz w:val="24"/>
            </w:rPr>
            <w:delText xml:space="preserve">the demand </w:delText>
          </w:r>
        </w:del>
      </w:ins>
      <w:ins w:id="986" w:author="Liu, Luyu" w:date="2020-07-22T14:57:00Z">
        <w:del w:id="987" w:author="Miller, Harvey J." w:date="2020-08-04T14:35:00Z">
          <w:r w:rsidR="0012456D" w:rsidDel="00EC5317">
            <w:rPr>
              <w:rFonts w:ascii="Times New Roman" w:hAnsi="Times New Roman" w:cs="Times New Roman"/>
              <w:sz w:val="24"/>
            </w:rPr>
            <w:delText xml:space="preserve">decline </w:delText>
          </w:r>
        </w:del>
      </w:ins>
      <w:ins w:id="988" w:author="Liu, Luyu" w:date="2020-07-22T14:31:00Z">
        <w:del w:id="989" w:author="Miller, Harvey J." w:date="2020-08-04T14:35:00Z">
          <w:r w:rsidR="00C2220C" w:rsidDel="00EC5317">
            <w:rPr>
              <w:rFonts w:ascii="Times New Roman" w:hAnsi="Times New Roman" w:cs="Times New Roman"/>
              <w:sz w:val="24"/>
            </w:rPr>
            <w:delText>process</w:delText>
          </w:r>
        </w:del>
      </w:ins>
      <w:del w:id="990" w:author="Miller, Harvey J." w:date="2020-08-04T14:35:00Z">
        <w:r w:rsidR="00077492" w:rsidDel="00EC5317">
          <w:rPr>
            <w:rFonts w:ascii="Times New Roman" w:hAnsi="Times New Roman" w:cs="Times New Roman"/>
            <w:sz w:val="24"/>
          </w:rPr>
          <w:delText xml:space="preserve"> that describe the process for each transit system.</w:delText>
        </w:r>
      </w:del>
    </w:p>
    <w:p w14:paraId="4E5657A7" w14:textId="595A9541" w:rsidR="006C64A6" w:rsidRPr="00C94C81" w:rsidRDefault="00810688">
      <w:pPr>
        <w:spacing w:line="240" w:lineRule="auto"/>
        <w:rPr>
          <w:ins w:id="991" w:author="Liu, Luyu" w:date="2020-07-29T23:09:00Z"/>
          <w:rFonts w:ascii="Times New Roman" w:hAnsi="Times New Roman" w:cs="Times New Roman"/>
          <w:b/>
          <w:sz w:val="24"/>
          <w:rPrChange w:id="992" w:author="Liu, Luyu" w:date="2020-08-02T23:05:00Z">
            <w:rPr>
              <w:ins w:id="993" w:author="Liu, Luyu" w:date="2020-07-29T23:09:00Z"/>
              <w:rFonts w:ascii="Times New Roman" w:hAnsi="Times New Roman" w:cs="Times New Roman"/>
              <w:sz w:val="24"/>
            </w:rPr>
          </w:rPrChange>
        </w:rPr>
        <w:pPrChange w:id="994" w:author="Liu, Luyu" w:date="2020-08-02T23:05:00Z">
          <w:pPr>
            <w:spacing w:line="480" w:lineRule="auto"/>
            <w:jc w:val="both"/>
          </w:pPr>
        </w:pPrChange>
      </w:pPr>
      <w:bookmarkStart w:id="995" w:name="_Ref46958112"/>
      <w:ins w:id="996" w:author="Liu, Luyu" w:date="2020-07-29T23:34:00Z">
        <w:r w:rsidRPr="00C94C81">
          <w:rPr>
            <w:rFonts w:ascii="Times New Roman" w:hAnsi="Times New Roman" w:cs="Times New Roman"/>
            <w:b/>
            <w:sz w:val="24"/>
            <w:rPrChange w:id="997" w:author="Liu, Luyu" w:date="2020-08-02T23:05:00Z">
              <w:rPr/>
            </w:rPrChange>
          </w:rPr>
          <w:t xml:space="preserve">Fig </w:t>
        </w:r>
        <w:r w:rsidRPr="00C94C81">
          <w:rPr>
            <w:rFonts w:ascii="Times New Roman" w:hAnsi="Times New Roman" w:cs="Times New Roman"/>
            <w:b/>
            <w:sz w:val="24"/>
            <w:rPrChange w:id="998" w:author="Liu, Luyu" w:date="2020-08-02T23:05:00Z">
              <w:rPr/>
            </w:rPrChange>
          </w:rPr>
          <w:fldChar w:fldCharType="begin"/>
        </w:r>
        <w:r w:rsidRPr="00C94C81">
          <w:rPr>
            <w:rFonts w:ascii="Times New Roman" w:hAnsi="Times New Roman" w:cs="Times New Roman"/>
            <w:b/>
            <w:sz w:val="24"/>
            <w:rPrChange w:id="999" w:author="Liu, Luyu" w:date="2020-08-02T23:05:00Z">
              <w:rPr/>
            </w:rPrChange>
          </w:rPr>
          <w:instrText xml:space="preserve"> SEQ Fig \* ARABIC </w:instrText>
        </w:r>
      </w:ins>
      <w:r w:rsidRPr="00C94C81">
        <w:rPr>
          <w:rFonts w:ascii="Times New Roman" w:hAnsi="Times New Roman" w:cs="Times New Roman"/>
          <w:b/>
          <w:sz w:val="24"/>
          <w:rPrChange w:id="1000" w:author="Liu, Luyu" w:date="2020-08-02T23:05:00Z">
            <w:rPr/>
          </w:rPrChange>
        </w:rPr>
        <w:fldChar w:fldCharType="separate"/>
      </w:r>
      <w:ins w:id="1001" w:author="Liu, Luyu" w:date="2020-07-29T23:36:00Z">
        <w:r w:rsidR="000F49FB" w:rsidRPr="00C94C81">
          <w:rPr>
            <w:rFonts w:ascii="Times New Roman" w:hAnsi="Times New Roman" w:cs="Times New Roman"/>
            <w:b/>
            <w:noProof/>
            <w:sz w:val="24"/>
            <w:rPrChange w:id="1002" w:author="Liu, Luyu" w:date="2020-08-02T23:05:00Z">
              <w:rPr>
                <w:rFonts w:ascii="Times New Roman" w:hAnsi="Times New Roman" w:cs="Times New Roman"/>
                <w:noProof/>
                <w:sz w:val="24"/>
              </w:rPr>
            </w:rPrChange>
          </w:rPr>
          <w:t>1</w:t>
        </w:r>
      </w:ins>
      <w:ins w:id="1003" w:author="Liu, Luyu" w:date="2020-07-29T23:34:00Z">
        <w:r w:rsidRPr="00C94C81">
          <w:rPr>
            <w:rFonts w:ascii="Times New Roman" w:hAnsi="Times New Roman" w:cs="Times New Roman"/>
            <w:b/>
            <w:sz w:val="24"/>
            <w:rPrChange w:id="1004" w:author="Liu, Luyu" w:date="2020-08-02T23:05:00Z">
              <w:rPr/>
            </w:rPrChange>
          </w:rPr>
          <w:fldChar w:fldCharType="end"/>
        </w:r>
      </w:ins>
      <w:bookmarkEnd w:id="995"/>
      <w:ins w:id="1005" w:author="Liu, Luyu" w:date="2020-08-02T23:06:00Z">
        <w:r w:rsidR="00C94C81">
          <w:rPr>
            <w:rFonts w:ascii="Times New Roman" w:hAnsi="Times New Roman" w:cs="Times New Roman"/>
            <w:b/>
            <w:sz w:val="24"/>
          </w:rPr>
          <w:t>.</w:t>
        </w:r>
      </w:ins>
      <w:ins w:id="1006" w:author="Liu, Luyu" w:date="2020-07-29T23:34:00Z">
        <w:r w:rsidRPr="00C94C81">
          <w:rPr>
            <w:rFonts w:ascii="Times New Roman" w:hAnsi="Times New Roman" w:cs="Times New Roman"/>
            <w:b/>
            <w:sz w:val="24"/>
            <w:rPrChange w:id="1007" w:author="Liu, Luyu" w:date="2020-08-02T23:05:00Z">
              <w:rPr/>
            </w:rPrChange>
          </w:rPr>
          <w:t xml:space="preserve"> T</w:t>
        </w:r>
        <w:del w:id="1008" w:author="Miller, Harvey J." w:date="2020-08-06T09:34:00Z">
          <w:r w:rsidRPr="00C94C81" w:rsidDel="00475178">
            <w:rPr>
              <w:rFonts w:ascii="Times New Roman" w:hAnsi="Times New Roman" w:cs="Times New Roman"/>
              <w:b/>
              <w:sz w:val="24"/>
              <w:rPrChange w:id="1009" w:author="Liu, Luyu" w:date="2020-08-02T23:05:00Z">
                <w:rPr/>
              </w:rPrChange>
            </w:rPr>
            <w:delText>he t</w:delText>
          </w:r>
        </w:del>
        <w:r w:rsidRPr="00C94C81">
          <w:rPr>
            <w:rFonts w:ascii="Times New Roman" w:hAnsi="Times New Roman" w:cs="Times New Roman"/>
            <w:b/>
            <w:sz w:val="24"/>
            <w:rPrChange w:id="1010" w:author="Liu, Luyu" w:date="2020-08-02T23:05:00Z">
              <w:rPr/>
            </w:rPrChange>
          </w:rPr>
          <w:t>emporal pattern</w:t>
        </w:r>
        <w:del w:id="1011" w:author="Miller, Harvey J." w:date="2020-08-06T09:34:00Z">
          <w:r w:rsidRPr="00C94C81" w:rsidDel="00475178">
            <w:rPr>
              <w:rFonts w:ascii="Times New Roman" w:hAnsi="Times New Roman" w:cs="Times New Roman"/>
              <w:b/>
              <w:sz w:val="24"/>
              <w:rPrChange w:id="1012" w:author="Liu, Luyu" w:date="2020-08-02T23:05:00Z">
                <w:rPr/>
              </w:rPrChange>
            </w:rPr>
            <w:delText>s</w:delText>
          </w:r>
        </w:del>
        <w:r w:rsidRPr="00C94C81">
          <w:rPr>
            <w:rFonts w:ascii="Times New Roman" w:hAnsi="Times New Roman" w:cs="Times New Roman"/>
            <w:b/>
            <w:sz w:val="24"/>
            <w:rPrChange w:id="1013" w:author="Liu, Luyu" w:date="2020-08-02T23:05:00Z">
              <w:rPr/>
            </w:rPrChange>
          </w:rPr>
          <w:t xml:space="preserve"> of </w:t>
        </w:r>
      </w:ins>
      <w:ins w:id="1014" w:author="Liu, Luyu" w:date="2020-07-29T23:35:00Z">
        <w:del w:id="1015" w:author="Miller, Harvey J." w:date="2020-08-06T09:34:00Z">
          <w:r w:rsidR="00AB6493" w:rsidRPr="00C94C81" w:rsidDel="00475178">
            <w:rPr>
              <w:rFonts w:ascii="Times New Roman" w:hAnsi="Times New Roman" w:cs="Times New Roman"/>
              <w:b/>
              <w:sz w:val="24"/>
              <w:rPrChange w:id="1016" w:author="Liu, Luyu" w:date="2020-08-02T23:05:00Z">
                <w:rPr>
                  <w:rFonts w:ascii="Times New Roman" w:hAnsi="Times New Roman" w:cs="Times New Roman"/>
                  <w:sz w:val="24"/>
                </w:rPr>
              </w:rPrChange>
            </w:rPr>
            <w:delText xml:space="preserve">all </w:delText>
          </w:r>
        </w:del>
        <w:del w:id="1017" w:author="Miller, Harvey J." w:date="2020-08-06T09:35:00Z">
          <w:r w:rsidR="00AB6493" w:rsidRPr="00C94C81" w:rsidDel="00475178">
            <w:rPr>
              <w:rFonts w:ascii="Times New Roman" w:hAnsi="Times New Roman" w:cs="Times New Roman"/>
              <w:b/>
              <w:sz w:val="24"/>
              <w:rPrChange w:id="1018" w:author="Liu, Luyu" w:date="2020-08-02T23:05:00Z">
                <w:rPr>
                  <w:rFonts w:ascii="Times New Roman" w:hAnsi="Times New Roman" w:cs="Times New Roman"/>
                  <w:sz w:val="24"/>
                </w:rPr>
              </w:rPrChange>
            </w:rPr>
            <w:delText xml:space="preserve">US </w:delText>
          </w:r>
        </w:del>
      </w:ins>
      <w:ins w:id="1019" w:author="Liu, Luyu" w:date="2020-07-29T23:34:00Z">
        <w:del w:id="1020" w:author="Miller, Harvey J." w:date="2020-08-06T09:35:00Z">
          <w:r w:rsidRPr="00C94C81" w:rsidDel="00475178">
            <w:rPr>
              <w:rFonts w:ascii="Times New Roman" w:hAnsi="Times New Roman" w:cs="Times New Roman"/>
              <w:b/>
              <w:sz w:val="24"/>
              <w:rPrChange w:id="1021" w:author="Liu, Luyu" w:date="2020-08-02T23:05:00Z">
                <w:rPr/>
              </w:rPrChange>
            </w:rPr>
            <w:delText>systems</w:delText>
          </w:r>
        </w:del>
        <w:del w:id="1022" w:author="Miller, Harvey J." w:date="2020-08-06T09:34:00Z">
          <w:r w:rsidRPr="00C94C81" w:rsidDel="00475178">
            <w:rPr>
              <w:rFonts w:ascii="Times New Roman" w:hAnsi="Times New Roman" w:cs="Times New Roman"/>
              <w:b/>
              <w:sz w:val="24"/>
              <w:rPrChange w:id="1023" w:author="Liu, Luyu" w:date="2020-08-02T23:05:00Z">
                <w:rPr/>
              </w:rPrChange>
            </w:rPr>
            <w:delText xml:space="preserve">’ </w:delText>
          </w:r>
        </w:del>
        <w:r w:rsidRPr="00C94C81">
          <w:rPr>
            <w:rFonts w:ascii="Times New Roman" w:hAnsi="Times New Roman" w:cs="Times New Roman"/>
            <w:b/>
            <w:sz w:val="24"/>
            <w:rPrChange w:id="1024" w:author="Liu, Luyu" w:date="2020-08-02T23:05:00Z">
              <w:rPr/>
            </w:rPrChange>
          </w:rPr>
          <w:t xml:space="preserve">average transit demand </w:t>
        </w:r>
      </w:ins>
      <w:ins w:id="1025" w:author="Miller, Harvey J." w:date="2020-08-06T09:34:00Z">
        <w:r w:rsidR="00475178">
          <w:rPr>
            <w:rFonts w:ascii="Times New Roman" w:hAnsi="Times New Roman" w:cs="Times New Roman"/>
            <w:b/>
            <w:sz w:val="24"/>
          </w:rPr>
          <w:t>during</w:t>
        </w:r>
      </w:ins>
      <w:ins w:id="1026" w:author="Liu, Luyu" w:date="2020-07-29T23:34:00Z">
        <w:del w:id="1027" w:author="Miller, Harvey J." w:date="2020-08-06T09:34:00Z">
          <w:r w:rsidRPr="00C94C81" w:rsidDel="00475178">
            <w:rPr>
              <w:rFonts w:ascii="Times New Roman" w:hAnsi="Times New Roman" w:cs="Times New Roman"/>
              <w:b/>
              <w:sz w:val="24"/>
              <w:rPrChange w:id="1028" w:author="Liu, Luyu" w:date="2020-08-02T23:05:00Z">
                <w:rPr/>
              </w:rPrChange>
            </w:rPr>
            <w:delText>across</w:delText>
          </w:r>
        </w:del>
        <w:r w:rsidRPr="00C94C81">
          <w:rPr>
            <w:rFonts w:ascii="Times New Roman" w:hAnsi="Times New Roman" w:cs="Times New Roman"/>
            <w:b/>
            <w:sz w:val="24"/>
            <w:rPrChange w:id="1029" w:author="Liu, Luyu" w:date="2020-08-02T23:05:00Z">
              <w:rPr/>
            </w:rPrChange>
          </w:rPr>
          <w:t xml:space="preserve"> the study period.</w:t>
        </w:r>
      </w:ins>
    </w:p>
    <w:bookmarkStart w:id="1030" w:name="_Ref46957252"/>
    <w:p w14:paraId="120F714B" w14:textId="1BC8167E" w:rsidR="00EC5317" w:rsidRDefault="00EC5317" w:rsidP="00EC5317">
      <w:pPr>
        <w:spacing w:line="240" w:lineRule="auto"/>
        <w:ind w:firstLine="720"/>
        <w:jc w:val="both"/>
        <w:rPr>
          <w:ins w:id="1031" w:author="Miller, Harvey J." w:date="2020-08-04T14:35:00Z"/>
          <w:rFonts w:ascii="Times New Roman" w:hAnsi="Times New Roman" w:cs="Times New Roman"/>
          <w:sz w:val="24"/>
        </w:rPr>
      </w:pPr>
      <w:ins w:id="1032" w:author="Miller, Harvey J." w:date="2020-08-04T14:35:00Z">
        <w:r>
          <w:rPr>
            <w:rFonts w:ascii="Times New Roman" w:hAnsi="Times New Roman" w:cs="Times New Roman"/>
            <w:sz w:val="24"/>
          </w:rPr>
          <w:fldChar w:fldCharType="begin"/>
        </w:r>
        <w:r>
          <w:rPr>
            <w:rFonts w:ascii="Times New Roman" w:hAnsi="Times New Roman" w:cs="Times New Roman"/>
            <w:sz w:val="24"/>
          </w:rPr>
          <w:instrText xml:space="preserve"> REF _Ref46957252 \h </w:instrText>
        </w:r>
      </w:ins>
      <w:r>
        <w:rPr>
          <w:rFonts w:ascii="Times New Roman" w:hAnsi="Times New Roman" w:cs="Times New Roman"/>
          <w:sz w:val="24"/>
        </w:rPr>
      </w:r>
      <w:ins w:id="1033" w:author="Miller, Harvey J." w:date="2020-08-04T14:35:00Z">
        <w:r>
          <w:rPr>
            <w:rFonts w:ascii="Times New Roman" w:hAnsi="Times New Roman" w:cs="Times New Roman"/>
            <w:sz w:val="24"/>
          </w:rPr>
          <w:fldChar w:fldCharType="separate"/>
        </w:r>
        <w:r w:rsidRPr="00FF1A8A">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shows an example of a fitted curve and illustrates the key parameters we extract from these curves.  In the following sections, we describe the </w:t>
        </w:r>
      </w:ins>
      <w:ins w:id="1034" w:author="Miller, Harvey J." w:date="2020-08-04T14:36:00Z">
        <w:r>
          <w:rPr>
            <w:rFonts w:ascii="Times New Roman" w:hAnsi="Times New Roman" w:cs="Times New Roman"/>
            <w:sz w:val="24"/>
          </w:rPr>
          <w:t>semantics of these parameters within our application context</w:t>
        </w:r>
      </w:ins>
      <w:ins w:id="1035" w:author="Miller, Harvey J." w:date="2020-08-04T14:35:00Z">
        <w:r>
          <w:rPr>
            <w:rFonts w:ascii="Times New Roman" w:hAnsi="Times New Roman" w:cs="Times New Roman"/>
            <w:sz w:val="24"/>
          </w:rPr>
          <w:t>.</w:t>
        </w:r>
      </w:ins>
    </w:p>
    <w:p w14:paraId="77EF05CA" w14:textId="77777777" w:rsidR="00EC5317" w:rsidRPr="00EC5317" w:rsidRDefault="00EC5317">
      <w:pPr>
        <w:spacing w:line="240" w:lineRule="auto"/>
        <w:rPr>
          <w:ins w:id="1036" w:author="Miller, Harvey J." w:date="2020-08-04T14:35:00Z"/>
          <w:rFonts w:ascii="Times New Roman" w:hAnsi="Times New Roman" w:cs="Times New Roman"/>
          <w:bCs/>
          <w:sz w:val="24"/>
          <w:rPrChange w:id="1037" w:author="Miller, Harvey J." w:date="2020-08-04T14:35:00Z">
            <w:rPr>
              <w:ins w:id="1038" w:author="Miller, Harvey J." w:date="2020-08-04T14:35:00Z"/>
              <w:rFonts w:ascii="Times New Roman" w:hAnsi="Times New Roman" w:cs="Times New Roman"/>
              <w:b/>
              <w:sz w:val="24"/>
            </w:rPr>
          </w:rPrChange>
        </w:rPr>
      </w:pPr>
    </w:p>
    <w:p w14:paraId="4EC79ED4" w14:textId="179C4997" w:rsidR="007455D1" w:rsidRPr="00C94C81" w:rsidRDefault="007455D1">
      <w:pPr>
        <w:spacing w:line="240" w:lineRule="auto"/>
        <w:rPr>
          <w:ins w:id="1039" w:author="Liu, Luyu" w:date="2020-08-02T23:00:00Z"/>
          <w:rFonts w:ascii="Times New Roman" w:hAnsi="Times New Roman" w:cs="Times New Roman"/>
          <w:b/>
          <w:sz w:val="24"/>
          <w:rPrChange w:id="1040" w:author="Liu, Luyu" w:date="2020-08-02T23:05:00Z">
            <w:rPr>
              <w:ins w:id="1041" w:author="Liu, Luyu" w:date="2020-08-02T23:00:00Z"/>
              <w:rFonts w:ascii="Times New Roman" w:hAnsi="Times New Roman" w:cs="Times New Roman"/>
              <w:sz w:val="24"/>
            </w:rPr>
          </w:rPrChange>
        </w:rPr>
        <w:pPrChange w:id="1042" w:author="Liu, Luyu" w:date="2020-08-02T23:05:00Z">
          <w:pPr>
            <w:spacing w:line="240" w:lineRule="auto"/>
            <w:jc w:val="center"/>
          </w:pPr>
        </w:pPrChange>
      </w:pPr>
      <w:ins w:id="1043" w:author="Liu, Luyu" w:date="2020-08-02T23:00:00Z">
        <w:r w:rsidRPr="00C94C81">
          <w:rPr>
            <w:rFonts w:ascii="Times New Roman" w:hAnsi="Times New Roman" w:cs="Times New Roman"/>
            <w:b/>
            <w:sz w:val="24"/>
            <w:rPrChange w:id="1044" w:author="Liu, Luyu" w:date="2020-08-02T23:05:00Z">
              <w:rPr>
                <w:rFonts w:ascii="Times New Roman" w:hAnsi="Times New Roman" w:cs="Times New Roman"/>
                <w:sz w:val="24"/>
              </w:rPr>
            </w:rPrChange>
          </w:rPr>
          <w:t xml:space="preserve">Fig </w:t>
        </w:r>
        <w:r w:rsidRPr="00C94C81">
          <w:rPr>
            <w:rFonts w:ascii="Times New Roman" w:hAnsi="Times New Roman" w:cs="Times New Roman"/>
            <w:b/>
            <w:sz w:val="24"/>
            <w:rPrChange w:id="1045"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1046"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47"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1048"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1049" w:author="Liu, Luyu" w:date="2020-08-02T23:05:00Z">
              <w:rPr>
                <w:rFonts w:ascii="Times New Roman" w:hAnsi="Times New Roman" w:cs="Times New Roman"/>
                <w:sz w:val="24"/>
              </w:rPr>
            </w:rPrChange>
          </w:rPr>
          <w:fldChar w:fldCharType="end"/>
        </w:r>
        <w:bookmarkEnd w:id="1030"/>
        <w:r w:rsidR="00C94C81">
          <w:rPr>
            <w:rFonts w:ascii="Times New Roman" w:hAnsi="Times New Roman" w:cs="Times New Roman"/>
            <w:b/>
            <w:sz w:val="24"/>
          </w:rPr>
          <w:t>.</w:t>
        </w:r>
        <w:r w:rsidRPr="00C94C81">
          <w:rPr>
            <w:rFonts w:ascii="Times New Roman" w:hAnsi="Times New Roman" w:cs="Times New Roman"/>
            <w:b/>
            <w:sz w:val="24"/>
            <w:rPrChange w:id="1050" w:author="Liu, Luyu" w:date="2020-08-02T23:05:00Z">
              <w:rPr>
                <w:rFonts w:ascii="Times New Roman" w:hAnsi="Times New Roman" w:cs="Times New Roman"/>
                <w:sz w:val="24"/>
              </w:rPr>
            </w:rPrChange>
          </w:rPr>
          <w:t xml:space="preserve"> </w:t>
        </w:r>
      </w:ins>
      <w:ins w:id="1051" w:author="Miller, Harvey J." w:date="2020-08-04T14:36:00Z">
        <w:r w:rsidR="00EC5317">
          <w:rPr>
            <w:rFonts w:ascii="Times New Roman" w:hAnsi="Times New Roman" w:cs="Times New Roman"/>
            <w:b/>
            <w:sz w:val="24"/>
          </w:rPr>
          <w:t xml:space="preserve">Fitted curve </w:t>
        </w:r>
      </w:ins>
      <w:ins w:id="1052" w:author="Liu, Luyu" w:date="2020-08-02T23:06:00Z">
        <w:del w:id="1053" w:author="Miller, Harvey J." w:date="2020-08-04T14:36:00Z">
          <w:r w:rsidR="00C94C81" w:rsidDel="00EC5317">
            <w:rPr>
              <w:rFonts w:ascii="Times New Roman" w:hAnsi="Times New Roman" w:cs="Times New Roman"/>
              <w:b/>
              <w:sz w:val="24"/>
            </w:rPr>
            <w:delText>C</w:delText>
          </w:r>
        </w:del>
      </w:ins>
      <w:ins w:id="1054" w:author="Liu, Luyu" w:date="2020-08-02T23:00:00Z">
        <w:del w:id="1055" w:author="Miller, Harvey J." w:date="2020-08-04T14:36:00Z">
          <w:r w:rsidRPr="00C94C81" w:rsidDel="00EC5317">
            <w:rPr>
              <w:rFonts w:ascii="Times New Roman" w:hAnsi="Times New Roman" w:cs="Times New Roman"/>
              <w:b/>
              <w:sz w:val="24"/>
              <w:rPrChange w:id="1056" w:author="Liu, Luyu" w:date="2020-08-02T23:05:00Z">
                <w:rPr>
                  <w:rFonts w:ascii="Times New Roman" w:hAnsi="Times New Roman" w:cs="Times New Roman"/>
                  <w:sz w:val="24"/>
                </w:rPr>
              </w:rPrChange>
            </w:rPr>
            <w:delText xml:space="preserve">urve fitting </w:delText>
          </w:r>
        </w:del>
        <w:r w:rsidRPr="00C94C81">
          <w:rPr>
            <w:rFonts w:ascii="Times New Roman" w:hAnsi="Times New Roman" w:cs="Times New Roman"/>
            <w:b/>
            <w:sz w:val="24"/>
            <w:rPrChange w:id="1057" w:author="Liu, Luyu" w:date="2020-08-02T23:05:00Z">
              <w:rPr>
                <w:rFonts w:ascii="Times New Roman" w:hAnsi="Times New Roman" w:cs="Times New Roman"/>
                <w:sz w:val="24"/>
              </w:rPr>
            </w:rPrChange>
          </w:rPr>
          <w:t xml:space="preserve">and </w:t>
        </w:r>
        <w:del w:id="1058" w:author="Miller, Harvey J." w:date="2020-08-04T14:37:00Z">
          <w:r w:rsidRPr="00C94C81" w:rsidDel="00EC5317">
            <w:rPr>
              <w:rFonts w:ascii="Times New Roman" w:hAnsi="Times New Roman" w:cs="Times New Roman"/>
              <w:b/>
              <w:sz w:val="24"/>
              <w:rPrChange w:id="1059" w:author="Liu, Luyu" w:date="2020-08-02T23:05:00Z">
                <w:rPr>
                  <w:rFonts w:ascii="Times New Roman" w:hAnsi="Times New Roman" w:cs="Times New Roman"/>
                  <w:sz w:val="24"/>
                </w:rPr>
              </w:rPrChange>
            </w:rPr>
            <w:delText xml:space="preserve">presentations of </w:delText>
          </w:r>
        </w:del>
        <w:r w:rsidRPr="00C94C81">
          <w:rPr>
            <w:rFonts w:ascii="Times New Roman" w:hAnsi="Times New Roman" w:cs="Times New Roman"/>
            <w:b/>
            <w:sz w:val="24"/>
            <w:rPrChange w:id="1060" w:author="Liu, Luyu" w:date="2020-08-02T23:05:00Z">
              <w:rPr>
                <w:rFonts w:ascii="Times New Roman" w:hAnsi="Times New Roman" w:cs="Times New Roman"/>
                <w:sz w:val="24"/>
              </w:rPr>
            </w:rPrChange>
          </w:rPr>
          <w:t xml:space="preserve">key parameters </w:t>
        </w:r>
      </w:ins>
      <w:ins w:id="1061" w:author="Miller, Harvey J." w:date="2020-08-04T14:37:00Z">
        <w:r w:rsidR="00EC5317">
          <w:rPr>
            <w:rFonts w:ascii="Times New Roman" w:hAnsi="Times New Roman" w:cs="Times New Roman"/>
            <w:b/>
            <w:sz w:val="24"/>
          </w:rPr>
          <w:t xml:space="preserve">for an example </w:t>
        </w:r>
        <w:r w:rsidR="00B671A3">
          <w:rPr>
            <w:rFonts w:ascii="Times New Roman" w:hAnsi="Times New Roman" w:cs="Times New Roman"/>
            <w:b/>
            <w:sz w:val="24"/>
          </w:rPr>
          <w:t>public transit agency (</w:t>
        </w:r>
      </w:ins>
      <w:ins w:id="1062" w:author="Liu, Luyu" w:date="2020-08-02T23:00:00Z">
        <w:del w:id="1063" w:author="Miller, Harvey J." w:date="2020-08-04T14:37:00Z">
          <w:r w:rsidRPr="00C94C81" w:rsidDel="00EC5317">
            <w:rPr>
              <w:rFonts w:ascii="Times New Roman" w:hAnsi="Times New Roman" w:cs="Times New Roman"/>
              <w:b/>
              <w:sz w:val="24"/>
              <w:rPrChange w:id="1064" w:author="Liu, Luyu" w:date="2020-08-02T23:05:00Z">
                <w:rPr>
                  <w:rFonts w:ascii="Times New Roman" w:hAnsi="Times New Roman" w:cs="Times New Roman"/>
                  <w:sz w:val="24"/>
                </w:rPr>
              </w:rPrChange>
            </w:rPr>
            <w:delText xml:space="preserve">with </w:delText>
          </w:r>
          <w:r w:rsidRPr="00C94C81" w:rsidDel="00B671A3">
            <w:rPr>
              <w:rFonts w:ascii="Times New Roman" w:hAnsi="Times New Roman" w:cs="Times New Roman"/>
              <w:b/>
              <w:sz w:val="24"/>
              <w:rPrChange w:id="1065" w:author="Liu, Luyu" w:date="2020-08-02T23:05:00Z">
                <w:rPr>
                  <w:rFonts w:ascii="Times New Roman" w:hAnsi="Times New Roman" w:cs="Times New Roman"/>
                  <w:sz w:val="24"/>
                </w:rPr>
              </w:rPrChange>
            </w:rPr>
            <w:delText xml:space="preserve">the transit demand data of the </w:delText>
          </w:r>
        </w:del>
      </w:ins>
      <w:ins w:id="1066" w:author="Liu, Luyu" w:date="2020-08-06T23:51:00Z">
        <w:r w:rsidR="00832EF1">
          <w:rPr>
            <w:rFonts w:ascii="Times New Roman" w:hAnsi="Times New Roman" w:cs="Times New Roman"/>
            <w:b/>
            <w:sz w:val="24"/>
          </w:rPr>
          <w:t>Capital Metro in</w:t>
        </w:r>
      </w:ins>
      <w:ins w:id="1067" w:author="Liu, Luyu" w:date="2020-08-06T23:53:00Z">
        <w:r w:rsidR="0001118E">
          <w:rPr>
            <w:rFonts w:ascii="Times New Roman" w:hAnsi="Times New Roman" w:cs="Times New Roman"/>
            <w:b/>
            <w:sz w:val="24"/>
          </w:rPr>
          <w:t xml:space="preserve"> Austin, Texas</w:t>
        </w:r>
      </w:ins>
      <w:ins w:id="1068" w:author="Miller, Harvey J." w:date="2020-08-04T14:37:00Z">
        <w:r w:rsidR="00B671A3">
          <w:rPr>
            <w:rFonts w:ascii="Times New Roman" w:hAnsi="Times New Roman" w:cs="Times New Roman"/>
            <w:b/>
            <w:sz w:val="24"/>
          </w:rPr>
          <w:t>)</w:t>
        </w:r>
      </w:ins>
      <w:ins w:id="1069" w:author="Liu, Luyu" w:date="2020-08-02T23:00:00Z">
        <w:r w:rsidRPr="00C94C81">
          <w:rPr>
            <w:rFonts w:ascii="Times New Roman" w:hAnsi="Times New Roman" w:cs="Times New Roman"/>
            <w:b/>
            <w:sz w:val="24"/>
            <w:rPrChange w:id="1070" w:author="Liu, Luyu" w:date="2020-08-02T23:05:00Z">
              <w:rPr>
                <w:rFonts w:ascii="Times New Roman" w:hAnsi="Times New Roman" w:cs="Times New Roman"/>
                <w:sz w:val="24"/>
              </w:rPr>
            </w:rPrChange>
          </w:rPr>
          <w:t>.</w:t>
        </w:r>
      </w:ins>
    </w:p>
    <w:p w14:paraId="0291C2D5" w14:textId="77777777" w:rsidR="006C64A6" w:rsidRDefault="006C64A6">
      <w:pPr>
        <w:spacing w:line="240" w:lineRule="auto"/>
        <w:jc w:val="both"/>
        <w:rPr>
          <w:rFonts w:ascii="Times New Roman" w:hAnsi="Times New Roman" w:cs="Times New Roman"/>
          <w:sz w:val="24"/>
        </w:rPr>
        <w:pPrChange w:id="1071" w:author="Liu, Luyu" w:date="2020-07-20T23:14:00Z">
          <w:pPr>
            <w:spacing w:line="480" w:lineRule="auto"/>
            <w:jc w:val="both"/>
          </w:pPr>
        </w:pPrChange>
      </w:pPr>
    </w:p>
    <w:p w14:paraId="1E17569A" w14:textId="2F19A16E" w:rsidR="00077492" w:rsidRPr="00FF2732" w:rsidRDefault="00610EAA">
      <w:pPr>
        <w:spacing w:line="240" w:lineRule="auto"/>
        <w:rPr>
          <w:rStyle w:val="Emphasis"/>
          <w:rPrChange w:id="1072" w:author="Liu, Luyu" w:date="2020-08-02T21:17:00Z">
            <w:rPr/>
          </w:rPrChange>
        </w:rPr>
        <w:pPrChange w:id="1073" w:author="Liu, Luyu" w:date="2020-08-02T21:17:00Z">
          <w:pPr>
            <w:pStyle w:val="ListParagraph"/>
            <w:numPr>
              <w:ilvl w:val="2"/>
              <w:numId w:val="2"/>
            </w:numPr>
            <w:spacing w:line="480" w:lineRule="auto"/>
            <w:ind w:hanging="720"/>
          </w:pPr>
        </w:pPrChange>
      </w:pPr>
      <w:ins w:id="1074" w:author="Liu, Luyu" w:date="2020-07-22T20:40:00Z">
        <w:r w:rsidRPr="00FF2732">
          <w:rPr>
            <w:rStyle w:val="Emphasis"/>
            <w:rPrChange w:id="1075" w:author="Liu, Luyu" w:date="2020-08-02T21:17:00Z">
              <w:rPr/>
            </w:rPrChange>
          </w:rPr>
          <w:t>Base</w:t>
        </w:r>
      </w:ins>
      <w:del w:id="1076" w:author="Liu, Luyu" w:date="2020-07-22T20:40:00Z">
        <w:r w:rsidR="00077492" w:rsidRPr="00FF2732" w:rsidDel="00610EAA">
          <w:rPr>
            <w:rStyle w:val="Emphasis"/>
            <w:rPrChange w:id="1077" w:author="Liu, Luyu" w:date="2020-08-02T21:17:00Z">
              <w:rPr/>
            </w:rPrChange>
          </w:rPr>
          <w:delText>Floor</w:delText>
        </w:r>
      </w:del>
      <w:r w:rsidR="00077492" w:rsidRPr="00FF2732">
        <w:rPr>
          <w:rStyle w:val="Emphasis"/>
          <w:rPrChange w:id="1078" w:author="Liu, Luyu" w:date="2020-08-02T21:17:00Z">
            <w:rPr/>
          </w:rPrChange>
        </w:rPr>
        <w:t xml:space="preserve"> value</w:t>
      </w:r>
    </w:p>
    <w:p w14:paraId="006216A9" w14:textId="08B9DF7E" w:rsidR="00077492" w:rsidRDefault="00077492">
      <w:pPr>
        <w:spacing w:line="240" w:lineRule="auto"/>
        <w:ind w:firstLine="720"/>
        <w:jc w:val="both"/>
        <w:rPr>
          <w:rFonts w:ascii="Times New Roman" w:hAnsi="Times New Roman" w:cs="Times New Roman"/>
          <w:sz w:val="24"/>
        </w:rPr>
        <w:pPrChange w:id="1079" w:author="Liu, Luyu" w:date="2020-08-02T21:20:00Z">
          <w:pPr>
            <w:spacing w:line="480" w:lineRule="auto"/>
            <w:jc w:val="both"/>
          </w:pPr>
        </w:pPrChange>
      </w:pPr>
      <w:r>
        <w:rPr>
          <w:rFonts w:ascii="Times New Roman" w:hAnsi="Times New Roman" w:cs="Times New Roman"/>
          <w:sz w:val="24"/>
        </w:rPr>
        <w:lastRenderedPageBreak/>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w:t>
      </w:r>
      <w:ins w:id="1080" w:author="Miller, Harvey J." w:date="2020-08-04T14:39:00Z">
        <w:r w:rsidR="00B671A3">
          <w:rPr>
            <w:rFonts w:ascii="Times New Roman" w:hAnsi="Times New Roman" w:cs="Times New Roman"/>
            <w:sz w:val="24"/>
          </w:rPr>
          <w:t xml:space="preserve">the relative </w:t>
        </w:r>
      </w:ins>
      <w:del w:id="1081" w:author="Miller, Harvey J." w:date="2020-08-04T14:38:00Z">
        <w:r w:rsidRPr="00986B72" w:rsidDel="00B671A3">
          <w:rPr>
            <w:rFonts w:ascii="Times New Roman" w:hAnsi="Times New Roman" w:cs="Times New Roman"/>
            <w:sz w:val="24"/>
          </w:rPr>
          <w:delText xml:space="preserve">how far the curve </w:delText>
        </w:r>
      </w:del>
      <w:r w:rsidRPr="00986B72">
        <w:rPr>
          <w:rFonts w:ascii="Times New Roman" w:hAnsi="Times New Roman" w:cs="Times New Roman"/>
          <w:sz w:val="24"/>
        </w:rPr>
        <w:t>decrease</w:t>
      </w:r>
      <w:del w:id="1082" w:author="Miller, Harvey J." w:date="2020-08-04T14:39:00Z">
        <w:r w:rsidDel="00B671A3">
          <w:rPr>
            <w:rFonts w:ascii="Times New Roman" w:hAnsi="Times New Roman" w:cs="Times New Roman"/>
            <w:sz w:val="24"/>
          </w:rPr>
          <w:delText>s</w:delText>
        </w:r>
      </w:del>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1083" w:author="Liu, Luyu" w:date="2020-07-22T20:34:00Z">
        <w:r w:rsidR="009B6887">
          <w:rPr>
            <w:rFonts w:ascii="Times New Roman" w:hAnsi="Times New Roman" w:cs="Times New Roman"/>
            <w:sz w:val="24"/>
          </w:rPr>
          <w:t xml:space="preserve">define it as </w:t>
        </w:r>
      </w:ins>
      <w:del w:id="1084" w:author="Liu, Luyu" w:date="2020-07-22T20:34:00Z">
        <w:r w:rsidDel="009B6887">
          <w:rPr>
            <w:rFonts w:ascii="Times New Roman" w:hAnsi="Times New Roman" w:cs="Times New Roman"/>
            <w:sz w:val="24"/>
          </w:rPr>
          <w:delText xml:space="preserve">call this the </w:delText>
        </w:r>
      </w:del>
      <w:del w:id="1085" w:author="Liu, Luyu" w:date="2020-07-22T20:40:00Z">
        <w:r w:rsidRPr="00986B72" w:rsidDel="00610EAA">
          <w:rPr>
            <w:rFonts w:ascii="Times New Roman" w:hAnsi="Times New Roman" w:cs="Times New Roman"/>
            <w:i/>
            <w:sz w:val="24"/>
          </w:rPr>
          <w:delText xml:space="preserve">floor </w:delText>
        </w:r>
      </w:del>
      <w:ins w:id="1086"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1087"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1088"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1089" w:author="Liu, Luyu" w:date="2020-07-29T23:37:00Z">
        <w:r w:rsidR="000F49FB" w:rsidRPr="006C64A6">
          <w:rPr>
            <w:rFonts w:ascii="Times New Roman" w:hAnsi="Times New Roman" w:cs="Times New Roman"/>
            <w:sz w:val="24"/>
            <w:rPrChange w:id="1090" w:author="Liu, Luyu" w:date="2020-07-29T23:11:00Z">
              <w:rPr/>
            </w:rPrChange>
          </w:rPr>
          <w:t xml:space="preserve">Fig </w:t>
        </w:r>
        <w:r w:rsidR="000F49FB">
          <w:rPr>
            <w:rFonts w:ascii="Times New Roman" w:hAnsi="Times New Roman" w:cs="Times New Roman"/>
            <w:noProof/>
            <w:sz w:val="24"/>
          </w:rPr>
          <w:t>2</w:t>
        </w:r>
      </w:ins>
      <w:ins w:id="1091"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w:t>
      </w:r>
      <w:ins w:id="1092" w:author="Miller, Harvey J." w:date="2020-08-04T14:39:00Z">
        <w:r w:rsidR="00B671A3">
          <w:rPr>
            <w:rFonts w:ascii="Times New Roman" w:hAnsi="Times New Roman" w:cs="Times New Roman"/>
            <w:sz w:val="24"/>
          </w:rPr>
          <w:t xml:space="preserve">who still use the transit system </w:t>
        </w:r>
      </w:ins>
      <w:del w:id="1093" w:author="Miller, Harvey J." w:date="2020-08-04T14:39:00Z">
        <w:r w:rsidRPr="00986B72" w:rsidDel="00B671A3">
          <w:rPr>
            <w:rFonts w:ascii="Times New Roman" w:hAnsi="Times New Roman" w:cs="Times New Roman"/>
            <w:sz w:val="24"/>
          </w:rPr>
          <w:delText xml:space="preserve">that still </w:delText>
        </w:r>
        <w:r w:rsidDel="00B671A3">
          <w:rPr>
            <w:rFonts w:ascii="Times New Roman" w:hAnsi="Times New Roman" w:cs="Times New Roman"/>
            <w:sz w:val="24"/>
          </w:rPr>
          <w:delText>would</w:delText>
        </w:r>
        <w:r w:rsidRPr="00986B72" w:rsidDel="00B671A3">
          <w:rPr>
            <w:rFonts w:ascii="Times New Roman" w:hAnsi="Times New Roman" w:cs="Times New Roman"/>
            <w:sz w:val="24"/>
          </w:rPr>
          <w:delText xml:space="preserve"> not or cannot stop needing it </w:delText>
        </w:r>
      </w:del>
      <w:r w:rsidRPr="00986B72">
        <w:rPr>
          <w:rFonts w:ascii="Times New Roman" w:hAnsi="Times New Roman" w:cs="Times New Roman"/>
          <w:sz w:val="24"/>
        </w:rPr>
        <w:t>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1094" w:author="Liu, Luyu" w:date="2020-07-29T17:13:00Z">
        <w:r w:rsidDel="00D75BD2">
          <w:rPr>
            <w:rFonts w:ascii="Times New Roman" w:hAnsi="Times New Roman" w:cs="Times New Roman"/>
            <w:sz w:val="24"/>
          </w:rPr>
          <w:delText>floor</w:delText>
        </w:r>
      </w:del>
      <w:ins w:id="1095"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1FD90E28" w:rsidR="00077492" w:rsidRDefault="00077492">
      <w:pPr>
        <w:spacing w:line="240" w:lineRule="auto"/>
        <w:ind w:firstLine="720"/>
        <w:jc w:val="both"/>
        <w:rPr>
          <w:rFonts w:ascii="Times New Roman" w:hAnsi="Times New Roman" w:cs="Times New Roman"/>
          <w:sz w:val="24"/>
        </w:rPr>
        <w:pPrChange w:id="1096" w:author="Liu, Luyu" w:date="2020-07-20T23:14:00Z">
          <w:pPr>
            <w:spacing w:line="480" w:lineRule="auto"/>
            <w:ind w:firstLine="720"/>
            <w:jc w:val="both"/>
          </w:pPr>
        </w:pPrChange>
      </w:pPr>
      <w:r>
        <w:rPr>
          <w:rFonts w:ascii="Times New Roman" w:hAnsi="Times New Roman" w:cs="Times New Roman"/>
          <w:sz w:val="24"/>
        </w:rPr>
        <w:t xml:space="preserve">We </w:t>
      </w:r>
      <w:r w:rsidRPr="00475178">
        <w:rPr>
          <w:rFonts w:ascii="Times New Roman" w:hAnsi="Times New Roman" w:cs="Times New Roman"/>
          <w:sz w:val="24"/>
        </w:rPr>
        <w:t>examine</w:t>
      </w:r>
      <w:ins w:id="1097" w:author="Liu, Luyu" w:date="2020-07-22T14:59:00Z">
        <w:del w:id="1098" w:author="Miller, Harvey J." w:date="2020-08-06T09:36:00Z">
          <w:r w:rsidR="0074093C" w:rsidRPr="00475178" w:rsidDel="00475178">
            <w:rPr>
              <w:rFonts w:ascii="Times New Roman" w:hAnsi="Times New Roman" w:cs="Times New Roman"/>
              <w:sz w:val="24"/>
            </w:rPr>
            <w:delText>d</w:delText>
          </w:r>
        </w:del>
      </w:ins>
      <w:r w:rsidRPr="00D66A3F">
        <w:rPr>
          <w:rFonts w:ascii="Times New Roman" w:hAnsi="Times New Roman" w:cs="Times New Roman"/>
          <w:color w:val="FF0000"/>
          <w:sz w:val="24"/>
          <w:rPrChange w:id="1099" w:author="Liu, Luyu" w:date="2020-08-05T22:37:00Z">
            <w:rPr>
              <w:rFonts w:ascii="Times New Roman" w:hAnsi="Times New Roman" w:cs="Times New Roman"/>
              <w:sz w:val="24"/>
            </w:rPr>
          </w:rPrChange>
        </w:rPr>
        <w:t xml:space="preserve"> </w:t>
      </w:r>
      <w:r>
        <w:rPr>
          <w:rFonts w:ascii="Times New Roman" w:hAnsi="Times New Roman" w:cs="Times New Roman"/>
          <w:sz w:val="24"/>
        </w:rPr>
        <w:t xml:space="preserve">relationships between the estimated </w:t>
      </w:r>
      <w:del w:id="1100" w:author="Liu, Luyu" w:date="2020-07-29T17:13:00Z">
        <w:r w:rsidDel="00D75BD2">
          <w:rPr>
            <w:rFonts w:ascii="Times New Roman" w:hAnsi="Times New Roman" w:cs="Times New Roman"/>
            <w:sz w:val="24"/>
          </w:rPr>
          <w:delText>floor</w:delText>
        </w:r>
      </w:del>
      <w:ins w:id="1101"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w:t>
      </w:r>
      <w:ins w:id="1102" w:author="Miller, Harvey J." w:date="2020-08-06T09:36:00Z">
        <w:r w:rsidR="00475178">
          <w:rPr>
            <w:rFonts w:ascii="Times New Roman" w:hAnsi="Times New Roman" w:cs="Times New Roman"/>
            <w:sz w:val="24"/>
          </w:rPr>
          <w:t>d</w:t>
        </w:r>
      </w:ins>
      <w:r>
        <w:rPr>
          <w:rFonts w:ascii="Times New Roman" w:hAnsi="Times New Roman" w:cs="Times New Roman"/>
          <w:sz w:val="24"/>
        </w:rPr>
        <w:t xml:space="preser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w:t>
      </w:r>
      <w:ins w:id="1103" w:author="Miller, Harvey J." w:date="2020-08-04T14:42:00Z">
        <w:r w:rsidR="00B671A3">
          <w:rPr>
            <w:rFonts w:ascii="Times New Roman" w:hAnsi="Times New Roman" w:cs="Times New Roman"/>
            <w:sz w:val="24"/>
          </w:rPr>
          <w:t xml:space="preserve">have the freedom to </w:t>
        </w:r>
      </w:ins>
      <w:del w:id="1104" w:author="Miller, Harvey J." w:date="2020-08-04T14:42:00Z">
        <w:r w:rsidRPr="009D4EE1" w:rsidDel="00B671A3">
          <w:rPr>
            <w:rFonts w:ascii="Times New Roman" w:hAnsi="Times New Roman" w:cs="Times New Roman"/>
            <w:sz w:val="24"/>
          </w:rPr>
          <w:delText xml:space="preserve">may </w:delText>
        </w:r>
      </w:del>
      <w:r w:rsidRPr="009D4EE1">
        <w:rPr>
          <w:rFonts w:ascii="Times New Roman" w:hAnsi="Times New Roman" w:cs="Times New Roman"/>
          <w:sz w:val="24"/>
        </w:rPr>
        <w:t>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t>
      </w:r>
      <w:ins w:id="1105" w:author="Miller, Harvey J." w:date="2020-08-04T14:42:00Z">
        <w:r w:rsidR="00B671A3">
          <w:rPr>
            <w:rFonts w:ascii="Times New Roman" w:hAnsi="Times New Roman" w:cs="Times New Roman"/>
            <w:sz w:val="24"/>
          </w:rPr>
          <w:t>m</w:t>
        </w:r>
      </w:ins>
      <w:ins w:id="1106" w:author="Miller, Harvey J." w:date="2020-08-04T14:43:00Z">
        <w:r w:rsidR="00B671A3">
          <w:rPr>
            <w:rFonts w:ascii="Times New Roman" w:hAnsi="Times New Roman" w:cs="Times New Roman"/>
            <w:sz w:val="24"/>
          </w:rPr>
          <w:t>ay</w:t>
        </w:r>
      </w:ins>
      <w:del w:id="1107" w:author="Miller, Harvey J." w:date="2020-08-04T14:42:00Z">
        <w:r w:rsidRPr="009D4EE1" w:rsidDel="00B671A3">
          <w:rPr>
            <w:rFonts w:ascii="Times New Roman" w:hAnsi="Times New Roman" w:cs="Times New Roman"/>
            <w:sz w:val="24"/>
          </w:rPr>
          <w:delText>will</w:delText>
        </w:r>
      </w:del>
      <w:r w:rsidRPr="009D4EE1">
        <w:rPr>
          <w:rFonts w:ascii="Times New Roman" w:hAnsi="Times New Roman" w:cs="Times New Roman"/>
          <w:sz w:val="24"/>
        </w:rPr>
        <w:t xml:space="preserve"> decrease </w:t>
      </w:r>
      <w:r>
        <w:rPr>
          <w:rFonts w:ascii="Times New Roman" w:hAnsi="Times New Roman" w:cs="Times New Roman"/>
          <w:sz w:val="24"/>
        </w:rPr>
        <w:t>more</w:t>
      </w:r>
      <w:ins w:id="1108" w:author="Miller, Harvey J." w:date="2020-08-04T14:43:00Z">
        <w:r w:rsidR="00B671A3">
          <w:rPr>
            <w:rFonts w:ascii="Times New Roman" w:hAnsi="Times New Roman" w:cs="Times New Roman"/>
            <w:sz w:val="24"/>
          </w:rPr>
          <w:t xml:space="preserve"> than communities with lower ratios</w:t>
        </w:r>
      </w:ins>
      <w:r w:rsidRPr="009D4EE1">
        <w:rPr>
          <w:rFonts w:ascii="Times New Roman" w:hAnsi="Times New Roman" w:cs="Times New Roman"/>
          <w:sz w:val="24"/>
        </w:rPr>
        <w:t>.</w:t>
      </w:r>
      <w:r>
        <w:rPr>
          <w:rFonts w:ascii="Times New Roman" w:hAnsi="Times New Roman" w:cs="Times New Roman"/>
          <w:sz w:val="24"/>
        </w:rPr>
        <w:t xml:space="preserve"> We use</w:t>
      </w:r>
      <w:ins w:id="1109" w:author="Liu, Luyu" w:date="2020-08-02T21:50:00Z">
        <w:del w:id="1110" w:author="Miller, Harvey J." w:date="2020-08-04T14:43:00Z">
          <w:r w:rsidR="005F6B5B" w:rsidDel="00B671A3">
            <w:rPr>
              <w:rFonts w:ascii="Times New Roman" w:hAnsi="Times New Roman" w:cs="Times New Roman"/>
              <w:sz w:val="24"/>
            </w:rPr>
            <w:delText>d</w:delText>
          </w:r>
        </w:del>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w:t>
      </w:r>
      <w:ins w:id="1111" w:author="Miller, Harvey J." w:date="2020-08-04T14:43:00Z">
        <w:r w:rsidR="00B671A3">
          <w:rPr>
            <w:rFonts w:ascii="Times New Roman" w:hAnsi="Times New Roman" w:cs="Times New Roman"/>
            <w:sz w:val="24"/>
          </w:rPr>
          <w:t xml:space="preserve">proportion </w:t>
        </w:r>
      </w:ins>
      <w:del w:id="1112" w:author="Miller, Harvey J." w:date="2020-08-04T14:43:00Z">
        <w:r w:rsidDel="00B671A3">
          <w:rPr>
            <w:rFonts w:ascii="Times New Roman" w:hAnsi="Times New Roman" w:cs="Times New Roman"/>
            <w:sz w:val="24"/>
          </w:rPr>
          <w:delText xml:space="preserve">percent </w:delText>
        </w:r>
      </w:del>
      <w:r>
        <w:rPr>
          <w:rFonts w:ascii="Times New Roman" w:hAnsi="Times New Roman" w:cs="Times New Roman"/>
          <w:sz w:val="24"/>
        </w:rPr>
        <w:t xml:space="preserve">who can work from home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1113" w:author="Miller, Harvey J." w:date="2020-08-06T09:36:00Z">
        <w:r w:rsidR="00475178">
          <w:rPr>
            <w:rFonts w:ascii="Times New Roman" w:hAnsi="Times New Roman" w:cs="Times New Roman"/>
            <w:sz w:val="24"/>
          </w:rPr>
          <w:t>ed</w:t>
        </w:r>
      </w:ins>
      <w:ins w:id="1114" w:author="Liu, Luyu" w:date="2020-08-02T21:51:00Z">
        <w:del w:id="1115" w:author="Miller, Harvey J." w:date="2020-08-04T14:43:00Z">
          <w:r w:rsidR="00B3371E" w:rsidDel="00B671A3">
            <w:rPr>
              <w:rFonts w:ascii="Times New Roman" w:hAnsi="Times New Roman" w:cs="Times New Roman"/>
              <w:sz w:val="24"/>
            </w:rPr>
            <w:delText>ed</w:delText>
          </w:r>
        </w:del>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t>
      </w:r>
      <w:ins w:id="1116" w:author="Miller, Harvey J." w:date="2020-08-06T09:37:00Z">
        <w:r w:rsidR="00475178">
          <w:rPr>
            <w:rFonts w:ascii="Times New Roman" w:hAnsi="Times New Roman" w:cs="Times New Roman"/>
            <w:sz w:val="24"/>
          </w:rPr>
          <w:t xml:space="preserve">where </w:t>
        </w:r>
      </w:ins>
      <w:del w:id="1117" w:author="Miller, Harvey J." w:date="2020-08-06T09:37:00Z">
        <w:r w:rsidDel="00475178">
          <w:rPr>
            <w:rFonts w:ascii="Times New Roman" w:hAnsi="Times New Roman" w:cs="Times New Roman"/>
            <w:sz w:val="24"/>
          </w:rPr>
          <w:delText xml:space="preserve">with which </w:delText>
        </w:r>
      </w:del>
      <w:r>
        <w:rPr>
          <w:rFonts w:ascii="Times New Roman" w:hAnsi="Times New Roman" w:cs="Times New Roman"/>
          <w:sz w:val="24"/>
        </w:rPr>
        <w:t xml:space="preserve">people can work from home remotely. </w:t>
      </w:r>
    </w:p>
    <w:p w14:paraId="3BA2AD86" w14:textId="017313E5" w:rsidR="00077492" w:rsidRDefault="00077492">
      <w:pPr>
        <w:spacing w:line="240" w:lineRule="auto"/>
        <w:ind w:firstLine="720"/>
        <w:jc w:val="both"/>
        <w:rPr>
          <w:rFonts w:ascii="Times New Roman" w:hAnsi="Times New Roman" w:cs="Times New Roman"/>
          <w:sz w:val="24"/>
        </w:rPr>
        <w:pPrChange w:id="1118" w:author="Liu, Luyu" w:date="2020-07-20T23:14:00Z">
          <w:pPr>
            <w:spacing w:line="480" w:lineRule="auto"/>
            <w:ind w:firstLine="720"/>
            <w:jc w:val="both"/>
          </w:pPr>
        </w:pPrChange>
      </w:pPr>
      <w:r w:rsidRPr="009457DC">
        <w:rPr>
          <w:rFonts w:ascii="Times New Roman" w:hAnsi="Times New Roman" w:cs="Times New Roman"/>
          <w:i/>
          <w:sz w:val="24"/>
        </w:rPr>
        <w:t>Income</w:t>
      </w:r>
      <w:ins w:id="1119"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1120" w:author="Liu, Luyu" w:date="2020-08-03T20:54:00Z">
        <w:r w:rsidR="0064213A">
          <w:rPr>
            <w:rFonts w:ascii="Times New Roman" w:hAnsi="Times New Roman" w:cs="Times New Roman"/>
            <w:i/>
            <w:sz w:val="24"/>
          </w:rPr>
          <w:t xml:space="preserve">are </w:t>
        </w:r>
      </w:ins>
      <w:del w:id="1121"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1122"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1123"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1124" w:author="Liu, Luyu" w:date="2020-08-03T21:01:00Z">
        <w:r w:rsidR="00931A82">
          <w:rPr>
            <w:rFonts w:ascii="Times New Roman" w:hAnsi="Times New Roman" w:cs="Times New Roman"/>
            <w:sz w:val="24"/>
          </w:rPr>
          <w:t>; high</w:t>
        </w:r>
      </w:ins>
      <w:ins w:id="1125" w:author="Miller, Harvey J." w:date="2020-08-06T09:37:00Z">
        <w:r w:rsidR="00475178">
          <w:rPr>
            <w:rFonts w:ascii="Times New Roman" w:hAnsi="Times New Roman" w:cs="Times New Roman"/>
            <w:sz w:val="24"/>
          </w:rPr>
          <w:t>er</w:t>
        </w:r>
      </w:ins>
      <w:ins w:id="1126" w:author="Liu, Luyu" w:date="2020-08-03T21:01:00Z">
        <w:r w:rsidR="00931A82">
          <w:rPr>
            <w:rFonts w:ascii="Times New Roman" w:hAnsi="Times New Roman" w:cs="Times New Roman"/>
            <w:sz w:val="24"/>
          </w:rPr>
          <w:t xml:space="preserve"> incomes </w:t>
        </w:r>
        <w:del w:id="1127" w:author="Miller, Harvey J." w:date="2020-08-06T09:37:00Z">
          <w:r w:rsidR="00931A82" w:rsidDel="00475178">
            <w:rPr>
              <w:rFonts w:ascii="Times New Roman" w:hAnsi="Times New Roman" w:cs="Times New Roman"/>
              <w:sz w:val="24"/>
            </w:rPr>
            <w:delText xml:space="preserve">are </w:delText>
          </w:r>
        </w:del>
        <w:r w:rsidR="00931A82">
          <w:rPr>
            <w:rFonts w:ascii="Times New Roman" w:hAnsi="Times New Roman" w:cs="Times New Roman"/>
            <w:sz w:val="24"/>
          </w:rPr>
          <w:t>also correlated high population density and job density</w:t>
        </w:r>
      </w:ins>
      <w:ins w:id="1128" w:author="Miller, Harvey J." w:date="2020-08-06T09:37:00Z">
        <w:r w:rsidR="00475178">
          <w:rPr>
            <w:rFonts w:ascii="Times New Roman" w:hAnsi="Times New Roman" w:cs="Times New Roman"/>
            <w:sz w:val="24"/>
          </w:rPr>
          <w:t xml:space="preserve"> at the </w:t>
        </w:r>
        <w:r w:rsidR="00E23D4C">
          <w:rPr>
            <w:rFonts w:ascii="Times New Roman" w:hAnsi="Times New Roman" w:cs="Times New Roman"/>
            <w:sz w:val="24"/>
          </w:rPr>
          <w:t>community</w:t>
        </w:r>
        <w:r w:rsidR="00475178">
          <w:rPr>
            <w:rFonts w:ascii="Times New Roman" w:hAnsi="Times New Roman" w:cs="Times New Roman"/>
            <w:sz w:val="24"/>
          </w:rPr>
          <w:t xml:space="preserve"> scale</w:t>
        </w:r>
      </w:ins>
      <w:r>
        <w:rPr>
          <w:rFonts w:ascii="Times New Roman" w:hAnsi="Times New Roman" w:cs="Times New Roman"/>
          <w:sz w:val="24"/>
        </w:rPr>
        <w:t>. We use</w:t>
      </w:r>
      <w:ins w:id="1129" w:author="Liu, Luyu" w:date="2020-08-02T21:51:00Z">
        <w:del w:id="1130" w:author="Miller, Harvey J." w:date="2020-08-04T14:43:00Z">
          <w:r w:rsidR="006B7C71" w:rsidDel="00B671A3">
            <w:rPr>
              <w:rFonts w:ascii="Times New Roman" w:hAnsi="Times New Roman" w:cs="Times New Roman"/>
              <w:sz w:val="24"/>
            </w:rPr>
            <w:delText>d</w:delText>
          </w:r>
        </w:del>
      </w:ins>
      <w:r>
        <w:rPr>
          <w:rFonts w:ascii="Times New Roman" w:hAnsi="Times New Roman" w:cs="Times New Roman"/>
          <w:sz w:val="24"/>
        </w:rPr>
        <w:t xml:space="preserve"> the median income</w:t>
      </w:r>
      <w:ins w:id="1131"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438761D2" w:rsidR="00077492" w:rsidRDefault="00077492">
      <w:pPr>
        <w:spacing w:line="240" w:lineRule="auto"/>
        <w:ind w:firstLine="720"/>
        <w:jc w:val="both"/>
        <w:rPr>
          <w:rFonts w:ascii="Times New Roman" w:hAnsi="Times New Roman" w:cs="Times New Roman"/>
          <w:sz w:val="24"/>
        </w:rPr>
        <w:pPrChange w:id="1132" w:author="Liu, Luyu" w:date="2020-07-20T23:14:00Z">
          <w:pPr>
            <w:spacing w:line="480" w:lineRule="auto"/>
            <w:ind w:firstLine="720"/>
            <w:jc w:val="both"/>
          </w:pPr>
        </w:pPrChange>
      </w:pPr>
      <w:commentRangeStart w:id="1133"/>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ins w:id="1134" w:author="Miller, Harvey J." w:date="2020-08-04T14:43:00Z">
        <w:r w:rsidR="00B671A3">
          <w:rPr>
            <w:rFonts w:ascii="Times New Roman" w:hAnsi="Times New Roman" w:cs="Times New Roman"/>
            <w:sz w:val="24"/>
          </w:rPr>
          <w:t xml:space="preserve">demonstrate </w:t>
        </w:r>
      </w:ins>
      <w:del w:id="1135" w:author="Miller, Harvey J." w:date="2020-08-04T14:43:00Z">
        <w:r w:rsidDel="00B671A3">
          <w:rPr>
            <w:rFonts w:ascii="Times New Roman" w:hAnsi="Times New Roman" w:cs="Times New Roman"/>
            <w:sz w:val="24"/>
          </w:rPr>
          <w:delText>have</w:delText>
        </w:r>
        <w:r w:rsidRPr="009D4EE1" w:rsidDel="00B671A3">
          <w:rPr>
            <w:rFonts w:ascii="Times New Roman" w:hAnsi="Times New Roman" w:cs="Times New Roman"/>
            <w:sz w:val="24"/>
          </w:rPr>
          <w:delText xml:space="preserve"> demonstrated </w:delText>
        </w:r>
      </w:del>
      <w:r w:rsidRPr="009D4EE1">
        <w:rPr>
          <w:rFonts w:ascii="Times New Roman" w:hAnsi="Times New Roman" w:cs="Times New Roman"/>
          <w:sz w:val="24"/>
        </w:rPr>
        <w:t>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[20–22]"},"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1136" w:author="Liu, Luyu" w:date="2020-08-02T21:51:00Z">
        <w:del w:id="1137" w:author="Miller, Harvey J." w:date="2020-08-04T14:44:00Z">
          <w:r w:rsidR="00483118" w:rsidDel="00B671A3">
            <w:rPr>
              <w:rFonts w:ascii="Times New Roman" w:hAnsi="Times New Roman" w:cs="Times New Roman"/>
              <w:sz w:val="24"/>
            </w:rPr>
            <w:delText>d</w:delText>
          </w:r>
        </w:del>
      </w:ins>
      <w:r w:rsidRPr="009D4EE1">
        <w:rPr>
          <w:rFonts w:ascii="Times New Roman" w:hAnsi="Times New Roman" w:cs="Times New Roman"/>
          <w:sz w:val="24"/>
        </w:rPr>
        <w:t xml:space="preserve"> the relationship between </w:t>
      </w:r>
      <w:del w:id="1138" w:author="Liu, Luyu" w:date="2020-07-29T17:13:00Z">
        <w:r w:rsidRPr="009D4EE1" w:rsidDel="00D75BD2">
          <w:rPr>
            <w:rFonts w:ascii="Times New Roman" w:hAnsi="Times New Roman" w:cs="Times New Roman"/>
            <w:sz w:val="24"/>
          </w:rPr>
          <w:delText>floor</w:delText>
        </w:r>
      </w:del>
      <w:ins w:id="1139"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1140" w:author="Liu, Luyu" w:date="2020-08-02T21:51:00Z">
        <w:del w:id="1141" w:author="Miller, Harvey J." w:date="2020-08-04T14:44:00Z">
          <w:r w:rsidR="00EA025D" w:rsidDel="00B671A3">
            <w:rPr>
              <w:rFonts w:ascii="Times New Roman" w:hAnsi="Times New Roman" w:cs="Times New Roman"/>
              <w:sz w:val="24"/>
            </w:rPr>
            <w:delText>d</w:delText>
          </w:r>
        </w:del>
      </w:ins>
      <w:r>
        <w:rPr>
          <w:rFonts w:ascii="Times New Roman" w:hAnsi="Times New Roman" w:cs="Times New Roman"/>
          <w:sz w:val="24"/>
        </w:rPr>
        <w:t xml:space="preserve"> the </w:t>
      </w:r>
      <w:commentRangeStart w:id="1142"/>
      <w:commentRangeStart w:id="1143"/>
      <w:r w:rsidRPr="009D4EE1">
        <w:rPr>
          <w:rFonts w:ascii="Times New Roman" w:hAnsi="Times New Roman" w:cs="Times New Roman"/>
          <w:sz w:val="24"/>
        </w:rPr>
        <w:t>sex</w:t>
      </w:r>
      <w:commentRangeEnd w:id="1142"/>
      <w:r w:rsidR="00B671A3">
        <w:rPr>
          <w:rStyle w:val="CommentReference"/>
        </w:rPr>
        <w:commentReference w:id="1142"/>
      </w:r>
      <w:commentRangeEnd w:id="1143"/>
      <w:r w:rsidR="00B45FB9">
        <w:rPr>
          <w:rStyle w:val="CommentReference"/>
        </w:rPr>
        <w:commentReference w:id="1143"/>
      </w:r>
      <w:r w:rsidRPr="009D4EE1">
        <w:rPr>
          <w:rFonts w:ascii="Times New Roman" w:hAnsi="Times New Roman" w:cs="Times New Roman"/>
          <w:sz w:val="24"/>
        </w:rPr>
        <w:t>,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commentRangeEnd w:id="1133"/>
      <w:r w:rsidR="00B671A3">
        <w:rPr>
          <w:rStyle w:val="CommentReference"/>
        </w:rPr>
        <w:commentReference w:id="1133"/>
      </w:r>
    </w:p>
    <w:p w14:paraId="5AB295E8" w14:textId="0E7C69A0" w:rsidR="00077492" w:rsidRPr="009D4EE1" w:rsidRDefault="00077492">
      <w:pPr>
        <w:spacing w:line="240" w:lineRule="auto"/>
        <w:ind w:firstLine="720"/>
        <w:jc w:val="both"/>
        <w:rPr>
          <w:rFonts w:ascii="Times New Roman" w:hAnsi="Times New Roman" w:cs="Times New Roman"/>
          <w:sz w:val="24"/>
        </w:rPr>
        <w:pPrChange w:id="1144"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[23]"},"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t>
      </w:r>
      <w:ins w:id="1145" w:author="Miller, Harvey J." w:date="2020-08-04T14:44:00Z">
        <w:r w:rsidR="00B671A3">
          <w:rPr>
            <w:rFonts w:ascii="Times New Roman" w:hAnsi="Times New Roman" w:cs="Times New Roman"/>
            <w:sz w:val="24"/>
          </w:rPr>
          <w:t xml:space="preserve"> </w:t>
        </w:r>
      </w:ins>
      <w:r>
        <w:rPr>
          <w:rFonts w:ascii="Times New Roman" w:hAnsi="Times New Roman" w:cs="Times New Roman"/>
          <w:sz w:val="24"/>
        </w:rPr>
        <w:t>We use</w:t>
      </w:r>
      <w:ins w:id="1146" w:author="Liu, Luyu" w:date="2020-08-02T21:51:00Z">
        <w:del w:id="1147" w:author="Miller, Harvey J." w:date="2020-08-04T14:44:00Z">
          <w:r w:rsidR="00D743A3"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1148" w:author="Miller, Harvey J." w:date="2020-08-06T09:38:00Z">
        <w:r w:rsidR="00E23D4C">
          <w:rPr>
            <w:rFonts w:ascii="Times New Roman" w:hAnsi="Times New Roman" w:cs="Times New Roman"/>
            <w:sz w:val="24"/>
          </w:rPr>
          <w:t>d</w:t>
        </w:r>
      </w:ins>
      <w:ins w:id="1149" w:author="Liu, Luyu" w:date="2020-08-02T21:52:00Z">
        <w:del w:id="1150" w:author="Miller, Harvey J." w:date="2020-08-04T14:45:00Z">
          <w:r w:rsidR="002316DB"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74B6369F" w:rsidR="00077492" w:rsidRDefault="00077492">
      <w:pPr>
        <w:spacing w:line="240" w:lineRule="auto"/>
        <w:ind w:firstLine="720"/>
        <w:jc w:val="both"/>
        <w:rPr>
          <w:rFonts w:ascii="Times New Roman" w:hAnsi="Times New Roman" w:cs="Times New Roman"/>
          <w:sz w:val="24"/>
        </w:rPr>
        <w:pPrChange w:id="1151" w:author="Liu, Luyu" w:date="2020-07-20T23:14:00Z">
          <w:pPr>
            <w:spacing w:line="480" w:lineRule="auto"/>
            <w:ind w:firstLine="720"/>
            <w:jc w:val="both"/>
          </w:pPr>
        </w:pPrChange>
      </w:pPr>
      <w:r>
        <w:rPr>
          <w:rFonts w:ascii="Times New Roman" w:hAnsi="Times New Roman" w:cs="Times New Roman"/>
          <w:sz w:val="24"/>
        </w:rPr>
        <w:t>Moreover, we use</w:t>
      </w:r>
      <w:ins w:id="1152" w:author="Liu, Luyu" w:date="2020-08-02T21:52:00Z">
        <w:del w:id="1153" w:author="Miller, Harvey J." w:date="2020-08-04T14:45:00Z">
          <w:r w:rsidR="00A73AC5" w:rsidDel="00B671A3">
            <w:rPr>
              <w:rFonts w:ascii="Times New Roman" w:hAnsi="Times New Roman" w:cs="Times New Roman"/>
              <w:sz w:val="24"/>
            </w:rPr>
            <w:delText>d</w:delText>
          </w:r>
        </w:del>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1154" w:author="Liu, Luyu" w:date="2020-07-29T17:13:00Z">
        <w:r w:rsidRPr="009D4EE1" w:rsidDel="00D75BD2">
          <w:rPr>
            <w:rFonts w:ascii="Times New Roman" w:hAnsi="Times New Roman" w:cs="Times New Roman"/>
            <w:sz w:val="24"/>
          </w:rPr>
          <w:delText>floor</w:delText>
        </w:r>
      </w:del>
      <w:ins w:id="1155"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w:t>
      </w:r>
      <w:del w:id="1156" w:author="Miller, Harvey J." w:date="2020-08-06T09:38:00Z">
        <w:r w:rsidRPr="009D4EE1" w:rsidDel="00E23D4C">
          <w:rPr>
            <w:rFonts w:ascii="Times New Roman" w:hAnsi="Times New Roman" w:cs="Times New Roman"/>
            <w:sz w:val="24"/>
          </w:rPr>
          <w:delText xml:space="preserve">try to </w:delText>
        </w:r>
      </w:del>
      <w:r w:rsidRPr="009D4EE1">
        <w:rPr>
          <w:rFonts w:ascii="Times New Roman" w:hAnsi="Times New Roman" w:cs="Times New Roman"/>
          <w:sz w:val="24"/>
        </w:rPr>
        <w:t xml:space="preserve">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1157"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[24–26]"},"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[27]"},"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xml:space="preserve">, the latter being the latest day </w:t>
      </w:r>
      <w:ins w:id="1158" w:author="Miller, Harvey J." w:date="2020-08-04T14:46:00Z">
        <w:r w:rsidR="00B671A3">
          <w:rPr>
            <w:rFonts w:ascii="Times New Roman" w:hAnsi="Times New Roman" w:cs="Times New Roman"/>
            <w:sz w:val="24"/>
          </w:rPr>
          <w:t xml:space="preserve">that </w:t>
        </w:r>
      </w:ins>
      <w:del w:id="1159" w:author="Miller, Harvey J." w:date="2020-08-04T14:46:00Z">
        <w:r w:rsidDel="00B671A3">
          <w:rPr>
            <w:rFonts w:ascii="Times New Roman" w:hAnsi="Times New Roman" w:cs="Times New Roman"/>
            <w:sz w:val="24"/>
          </w:rPr>
          <w:delText xml:space="preserve">we witnessed </w:delText>
        </w:r>
      </w:del>
      <w:r>
        <w:rPr>
          <w:rFonts w:ascii="Times New Roman" w:hAnsi="Times New Roman" w:cs="Times New Roman"/>
          <w:sz w:val="24"/>
        </w:rPr>
        <w:t>any system experienc</w:t>
      </w:r>
      <w:ins w:id="1160" w:author="Miller, Harvey J." w:date="2020-08-04T14:46:00Z">
        <w:r w:rsidR="00B671A3">
          <w:rPr>
            <w:rFonts w:ascii="Times New Roman" w:hAnsi="Times New Roman" w:cs="Times New Roman"/>
            <w:sz w:val="24"/>
          </w:rPr>
          <w:t>ed</w:t>
        </w:r>
      </w:ins>
      <w:del w:id="1161" w:author="Miller, Harvey J." w:date="2020-08-04T14:46:00Z">
        <w:r w:rsidDel="00B671A3">
          <w:rPr>
            <w:rFonts w:ascii="Times New Roman" w:hAnsi="Times New Roman" w:cs="Times New Roman"/>
            <w:sz w:val="24"/>
          </w:rPr>
          <w:delText>ing</w:delText>
        </w:r>
      </w:del>
      <w:r>
        <w:rPr>
          <w:rFonts w:ascii="Times New Roman" w:hAnsi="Times New Roman" w:cs="Times New Roman"/>
          <w:sz w:val="24"/>
        </w:rPr>
        <w:t xml:space="preserve">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w:t>
      </w:r>
      <w:ins w:id="1162" w:author="Miller, Harvey J." w:date="2020-08-04T14:46:00Z">
        <w:r w:rsidR="00B671A3">
          <w:rPr>
            <w:rFonts w:ascii="Times New Roman" w:hAnsi="Times New Roman" w:cs="Times New Roman"/>
            <w:sz w:val="24"/>
          </w:rPr>
          <w:t>use</w:t>
        </w:r>
      </w:ins>
      <w:del w:id="1163" w:author="Miller, Harvey J." w:date="2020-08-04T14:46:00Z">
        <w:r w:rsidDel="00B671A3">
          <w:rPr>
            <w:rFonts w:ascii="Times New Roman" w:hAnsi="Times New Roman" w:cs="Times New Roman"/>
            <w:sz w:val="24"/>
          </w:rPr>
          <w:delText>select</w:delText>
        </w:r>
      </w:del>
      <w:ins w:id="1164" w:author="Liu, Luyu" w:date="2020-08-02T21:52:00Z">
        <w:del w:id="1165" w:author="Miller, Harvey J." w:date="2020-08-04T14:46:00Z">
          <w:r w:rsidR="00EE2E3D" w:rsidDel="00B671A3">
            <w:rPr>
              <w:rFonts w:ascii="Times New Roman" w:hAnsi="Times New Roman" w:cs="Times New Roman"/>
              <w:sz w:val="24"/>
            </w:rPr>
            <w:delText>ed</w:delText>
          </w:r>
        </w:del>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6E5A1583" w:rsidR="00077492" w:rsidRPr="009D4EE1" w:rsidRDefault="00077492">
      <w:pPr>
        <w:spacing w:line="240" w:lineRule="auto"/>
        <w:ind w:firstLine="720"/>
        <w:jc w:val="both"/>
        <w:rPr>
          <w:rFonts w:ascii="Times New Roman" w:hAnsi="Times New Roman" w:cs="Times New Roman"/>
          <w:sz w:val="24"/>
        </w:rPr>
        <w:pPrChange w:id="1166" w:author="Liu, Luyu" w:date="2020-07-20T23:14:00Z">
          <w:pPr>
            <w:spacing w:line="480" w:lineRule="auto"/>
            <w:ind w:firstLine="720"/>
            <w:jc w:val="both"/>
          </w:pPr>
        </w:pPrChange>
      </w:pPr>
      <w:r>
        <w:rPr>
          <w:rFonts w:ascii="Times New Roman" w:hAnsi="Times New Roman" w:cs="Times New Roman"/>
          <w:sz w:val="24"/>
        </w:rPr>
        <w:lastRenderedPageBreak/>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1167" w:author="Liu, Luyu" w:date="2020-07-29T17:13:00Z">
        <w:r w:rsidDel="00D75BD2">
          <w:rPr>
            <w:rFonts w:ascii="Times New Roman" w:hAnsi="Times New Roman" w:cs="Times New Roman"/>
            <w:sz w:val="24"/>
          </w:rPr>
          <w:delText>floor</w:delText>
        </w:r>
      </w:del>
      <w:ins w:id="1168" w:author="Liu, Luyu" w:date="2020-07-30T19:48:00Z">
        <w:r w:rsidR="007D36F4">
          <w:rPr>
            <w:rFonts w:ascii="Times New Roman" w:hAnsi="Times New Roman" w:cs="Times New Roman"/>
            <w:sz w:val="24"/>
          </w:rPr>
          <w:t xml:space="preserve">usage rate </w:t>
        </w:r>
      </w:ins>
      <w:ins w:id="1169" w:author="Liu, Luyu" w:date="2020-07-30T20:00:00Z">
        <w:r w:rsidR="008A6B31">
          <w:rPr>
            <w:rFonts w:ascii="Times New Roman" w:hAnsi="Times New Roman" w:cs="Times New Roman"/>
            <w:sz w:val="24"/>
          </w:rPr>
          <w:fldChar w:fldCharType="begin" w:fldLock="1"/>
        </w:r>
      </w:ins>
      <w:r w:rsidR="00736374">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[27]","plainTextFormattedCitation":"[27]","previouslyFormattedCitation":"[29]"},"properties":{"noteIndex":0},"schema":"https://github.com/citation-style-language/schema/raw/master/csl-citation.json"}</w:instrText>
      </w:r>
      <w:r w:rsidR="008A6B31">
        <w:rPr>
          <w:rFonts w:ascii="Times New Roman" w:hAnsi="Times New Roman" w:cs="Times New Roman"/>
          <w:sz w:val="24"/>
        </w:rPr>
        <w:fldChar w:fldCharType="separate"/>
      </w:r>
      <w:r w:rsidR="00736374" w:rsidRPr="00736374">
        <w:rPr>
          <w:rFonts w:ascii="Times New Roman" w:hAnsi="Times New Roman" w:cs="Times New Roman"/>
          <w:noProof/>
          <w:sz w:val="24"/>
        </w:rPr>
        <w:t>[27]</w:t>
      </w:r>
      <w:ins w:id="1170"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1171" w:author="Liu, Luyu" w:date="2020-07-30T19:48:00Z">
        <w:r w:rsidR="007D36F4">
          <w:rPr>
            <w:rFonts w:ascii="Times New Roman" w:hAnsi="Times New Roman" w:cs="Times New Roman"/>
            <w:sz w:val="24"/>
          </w:rPr>
          <w:t>and base value</w:t>
        </w:r>
      </w:ins>
      <w:del w:id="1172"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1173" w:author="Liu, Luyu" w:date="2020-08-02T21:52:00Z">
        <w:del w:id="1174" w:author="Miller, Harvey J." w:date="2020-08-04T14:46:00Z">
          <w:r w:rsidR="00686BE5" w:rsidDel="00B671A3">
            <w:rPr>
              <w:rFonts w:ascii="Times New Roman" w:hAnsi="Times New Roman" w:cs="Times New Roman"/>
              <w:sz w:val="24"/>
            </w:rPr>
            <w:delText>d</w:delText>
          </w:r>
        </w:del>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4416392A" w:rsidR="00077492" w:rsidRDefault="00077492">
      <w:pPr>
        <w:spacing w:line="240" w:lineRule="auto"/>
        <w:ind w:firstLine="720"/>
        <w:jc w:val="both"/>
        <w:rPr>
          <w:rFonts w:ascii="Times New Roman" w:hAnsi="Times New Roman" w:cs="Times New Roman"/>
          <w:sz w:val="24"/>
        </w:rPr>
        <w:pPrChange w:id="1175" w:author="Liu, Luyu" w:date="2020-07-20T23:14:00Z">
          <w:pPr>
            <w:spacing w:line="480" w:lineRule="auto"/>
            <w:ind w:firstLine="720"/>
            <w:jc w:val="both"/>
          </w:pPr>
        </w:pPrChange>
      </w:pPr>
      <w:r>
        <w:rPr>
          <w:rFonts w:ascii="Times New Roman" w:hAnsi="Times New Roman" w:cs="Times New Roman"/>
          <w:sz w:val="24"/>
        </w:rPr>
        <w:t>To supplement the analysis, we also refer to the user survey results conducted by Transit</w:t>
      </w:r>
      <w:ins w:id="1176" w:author="Miller, Harvey J." w:date="2020-08-04T14:46:00Z">
        <w:r w:rsidR="00B671A3">
          <w:rPr>
            <w:rFonts w:ascii="Times New Roman" w:hAnsi="Times New Roman" w:cs="Times New Roman"/>
            <w:sz w:val="24"/>
          </w:rPr>
          <w:t>, Inc.</w:t>
        </w:r>
      </w:ins>
      <w:r>
        <w:rPr>
          <w:rFonts w:ascii="Times New Roman" w:hAnsi="Times New Roman" w:cs="Times New Roman"/>
          <w:sz w:val="24"/>
        </w:rPr>
        <w:t xml:space="preserve"> </w:t>
      </w:r>
      <w:del w:id="1177" w:author="Miller, Harvey J." w:date="2020-08-04T14:46:00Z">
        <w:r w:rsidDel="00B671A3">
          <w:rPr>
            <w:rFonts w:ascii="Times New Roman" w:hAnsi="Times New Roman" w:cs="Times New Roman"/>
            <w:sz w:val="24"/>
          </w:rPr>
          <w:delText xml:space="preserve">app </w:delText>
        </w:r>
      </w:del>
      <w:r>
        <w:rPr>
          <w:rFonts w:ascii="Times New Roman" w:hAnsi="Times New Roman" w:cs="Times New Roman"/>
          <w:sz w:val="24"/>
        </w:rPr>
        <w:t>about the demography of the passengers during the pandemic. The survey was conducted in early April, 2020 across the United States (n = 15000) and Canada (n = 10000) via the Transit app interface. The survey investigate</w:t>
      </w:r>
      <w:ins w:id="1178" w:author="Miller, Harvey J." w:date="2020-08-04T14:47:00Z">
        <w:r w:rsidR="00B671A3">
          <w:rPr>
            <w:rFonts w:ascii="Times New Roman" w:hAnsi="Times New Roman" w:cs="Times New Roman"/>
            <w:sz w:val="24"/>
          </w:rPr>
          <w:t>s</w:t>
        </w:r>
      </w:ins>
      <w:del w:id="1179" w:author="Miller, Harvey J." w:date="2020-08-04T14:46:00Z">
        <w:r w:rsidDel="00B671A3">
          <w:rPr>
            <w:rFonts w:ascii="Times New Roman" w:hAnsi="Times New Roman" w:cs="Times New Roman"/>
            <w:sz w:val="24"/>
          </w:rPr>
          <w:delText>d</w:delText>
        </w:r>
      </w:del>
      <w:r>
        <w:rPr>
          <w:rFonts w:ascii="Times New Roman" w:hAnsi="Times New Roman" w:cs="Times New Roman"/>
          <w:sz w:val="24"/>
        </w:rPr>
        <w:t xml:space="preserve"> the age, race (including Spanish speakers), gender, trip purpose, occupation composition of the passengers wh</w:t>
      </w:r>
      <w:ins w:id="1180" w:author="Miller, Harvey J." w:date="2020-08-04T14:47:00Z">
        <w:r w:rsidR="00B671A3">
          <w:rPr>
            <w:rFonts w:ascii="Times New Roman" w:hAnsi="Times New Roman" w:cs="Times New Roman"/>
            <w:sz w:val="24"/>
          </w:rPr>
          <w:t xml:space="preserve">o </w:t>
        </w:r>
        <w:r w:rsidR="008101AB">
          <w:rPr>
            <w:rFonts w:ascii="Times New Roman" w:hAnsi="Times New Roman" w:cs="Times New Roman"/>
            <w:sz w:val="24"/>
          </w:rPr>
          <w:t xml:space="preserve">remained </w:t>
        </w:r>
      </w:ins>
      <w:del w:id="1181" w:author="Miller, Harvey J." w:date="2020-08-04T14:47:00Z">
        <w:r w:rsidDel="00B671A3">
          <w:rPr>
            <w:rFonts w:ascii="Times New Roman" w:hAnsi="Times New Roman" w:cs="Times New Roman"/>
            <w:sz w:val="24"/>
          </w:rPr>
          <w:delText xml:space="preserve">o stick to </w:delText>
        </w:r>
      </w:del>
      <w:r>
        <w:rPr>
          <w:rFonts w:ascii="Times New Roman" w:hAnsi="Times New Roman" w:cs="Times New Roman"/>
          <w:sz w:val="24"/>
        </w:rPr>
        <w:t>transit system</w:t>
      </w:r>
      <w:ins w:id="1182" w:author="Miller, Harvey J." w:date="2020-08-04T14:47:00Z">
        <w:r w:rsidR="008101AB">
          <w:rPr>
            <w:rFonts w:ascii="Times New Roman" w:hAnsi="Times New Roman" w:cs="Times New Roman"/>
            <w:sz w:val="24"/>
          </w:rPr>
          <w:t xml:space="preserve"> users</w:t>
        </w:r>
      </w:ins>
      <w:del w:id="1183" w:author="Miller, Harvey J." w:date="2020-08-04T14:47:00Z">
        <w:r w:rsidDel="008101AB">
          <w:rPr>
            <w:rFonts w:ascii="Times New Roman" w:hAnsi="Times New Roman" w:cs="Times New Roman"/>
            <w:sz w:val="24"/>
          </w:rPr>
          <w:delText>s</w:delText>
        </w:r>
      </w:del>
      <w:r>
        <w:rPr>
          <w:rFonts w:ascii="Times New Roman" w:hAnsi="Times New Roman" w:cs="Times New Roman"/>
          <w:sz w:val="24"/>
        </w:rPr>
        <w:t xml:space="preserve"> during the pandemic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[15,28,29]","plainTextFormattedCitation":"[15,28,29]","previouslyFormattedCitation":"[15,30,31]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[15,28,29]</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1184" w:author="Liu, Luyu" w:date="2020-07-20T23:14:00Z">
          <w:pPr>
            <w:spacing w:line="480" w:lineRule="auto"/>
          </w:pPr>
        </w:pPrChange>
      </w:pPr>
    </w:p>
    <w:p w14:paraId="7781C4ED" w14:textId="76B61846" w:rsidR="00077492" w:rsidRPr="00FF2732" w:rsidRDefault="00077492">
      <w:pPr>
        <w:spacing w:line="240" w:lineRule="auto"/>
        <w:jc w:val="both"/>
        <w:rPr>
          <w:rStyle w:val="Emphasis"/>
          <w:rPrChange w:id="1185" w:author="Liu, Luyu" w:date="2020-08-02T21:17:00Z">
            <w:rPr/>
          </w:rPrChange>
        </w:rPr>
        <w:pPrChange w:id="1186" w:author="Liu, Luyu" w:date="2020-08-02T21:17:00Z">
          <w:pPr>
            <w:pStyle w:val="ListParagraph"/>
            <w:numPr>
              <w:ilvl w:val="2"/>
              <w:numId w:val="2"/>
            </w:numPr>
            <w:spacing w:line="480" w:lineRule="auto"/>
            <w:ind w:hanging="720"/>
            <w:jc w:val="both"/>
          </w:pPr>
        </w:pPrChange>
      </w:pPr>
      <w:r w:rsidRPr="00FF2732">
        <w:rPr>
          <w:rStyle w:val="Emphasis"/>
          <w:rPrChange w:id="1187" w:author="Liu, Luyu" w:date="2020-08-02T21:17:00Z">
            <w:rPr/>
          </w:rPrChange>
        </w:rPr>
        <w:t>Cliff/</w:t>
      </w:r>
      <w:del w:id="1188" w:author="Liu, Luyu" w:date="2020-07-29T17:13:00Z">
        <w:r w:rsidRPr="00FF2732" w:rsidDel="00D75BD2">
          <w:rPr>
            <w:rStyle w:val="Emphasis"/>
            <w:rPrChange w:id="1189" w:author="Liu, Luyu" w:date="2020-08-02T21:17:00Z">
              <w:rPr/>
            </w:rPrChange>
          </w:rPr>
          <w:delText>floor</w:delText>
        </w:r>
      </w:del>
      <w:ins w:id="1190" w:author="Liu, Luyu" w:date="2020-07-29T17:13:00Z">
        <w:r w:rsidR="00D75BD2" w:rsidRPr="00FF2732">
          <w:rPr>
            <w:rStyle w:val="Emphasis"/>
            <w:rPrChange w:id="1191" w:author="Liu, Luyu" w:date="2020-08-02T21:17:00Z">
              <w:rPr/>
            </w:rPrChange>
          </w:rPr>
          <w:t>base</w:t>
        </w:r>
      </w:ins>
      <w:r w:rsidRPr="00FF2732">
        <w:rPr>
          <w:rStyle w:val="Emphasis"/>
          <w:rPrChange w:id="1192" w:author="Liu, Luyu" w:date="2020-08-02T21:17:00Z">
            <w:rPr/>
          </w:rPrChange>
        </w:rPr>
        <w:t xml:space="preserve"> points and decay rate</w:t>
      </w:r>
    </w:p>
    <w:p w14:paraId="486CB36E" w14:textId="6C207DCE" w:rsidR="00077492" w:rsidRDefault="00077492">
      <w:pPr>
        <w:spacing w:line="240" w:lineRule="auto"/>
        <w:ind w:firstLine="720"/>
        <w:jc w:val="both"/>
        <w:rPr>
          <w:rFonts w:ascii="Times New Roman" w:hAnsi="Times New Roman" w:cs="Times New Roman"/>
          <w:sz w:val="24"/>
        </w:rPr>
        <w:pPrChange w:id="1193"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1194" w:author="Liu, Luyu" w:date="2020-07-29T17:13:00Z">
        <w:r w:rsidR="00D75BD2">
          <w:rPr>
            <w:rFonts w:ascii="Times New Roman" w:hAnsi="Times New Roman" w:cs="Times New Roman"/>
            <w:i/>
            <w:sz w:val="24"/>
          </w:rPr>
          <w:t xml:space="preserve"> t</w:t>
        </w:r>
        <w:r w:rsidR="00D75BD2">
          <w:rPr>
            <w:rFonts w:ascii="Times New Roman" w:hAnsi="Times New Roman" w:cs="Times New Roman"/>
            <w:i/>
            <w:sz w:val="24"/>
            <w:vertAlign w:val="subscript"/>
          </w:rPr>
          <w:t>c</w:t>
        </w:r>
      </w:ins>
      <w:del w:id="1195"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1196" w:author="Liu, Luyu" w:date="2020-07-29T17:13:00Z">
        <w:r w:rsidDel="00D75BD2">
          <w:rPr>
            <w:rFonts w:ascii="Times New Roman" w:hAnsi="Times New Roman" w:cs="Times New Roman"/>
            <w:i/>
            <w:sz w:val="24"/>
          </w:rPr>
          <w:delText>floor</w:delText>
        </w:r>
      </w:del>
      <w:ins w:id="1197"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1198" w:author="Liu, Luyu" w:date="2020-07-29T17:14:00Z">
        <w:r w:rsidR="00D75BD2">
          <w:rPr>
            <w:rFonts w:ascii="Times New Roman" w:hAnsi="Times New Roman" w:cs="Times New Roman"/>
            <w:i/>
            <w:sz w:val="24"/>
          </w:rPr>
          <w:t>int t</w:t>
        </w:r>
      </w:ins>
      <w:ins w:id="1199" w:author="Liu, Luyu" w:date="2020-07-29T17:15:00Z">
        <w:r w:rsidR="00D75BD2">
          <w:rPr>
            <w:rFonts w:ascii="Times New Roman" w:hAnsi="Times New Roman" w:cs="Times New Roman"/>
            <w:i/>
            <w:sz w:val="24"/>
            <w:vertAlign w:val="subscript"/>
          </w:rPr>
          <w:t>b</w:t>
        </w:r>
      </w:ins>
      <w:ins w:id="1200"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1201" w:author="Liu, Luyu" w:date="2020-07-29T17:14:00Z">
              <w:rPr>
                <w:rFonts w:ascii="Times New Roman" w:hAnsi="Times New Roman" w:cs="Times New Roman"/>
                <w:i/>
                <w:sz w:val="24"/>
              </w:rPr>
            </w:rPrChange>
          </w:rPr>
          <w:t>a</w:t>
        </w:r>
      </w:ins>
      <w:del w:id="1202" w:author="Liu, Luyu" w:date="2020-07-29T17:14:00Z">
        <w:r w:rsidRPr="00D75BD2" w:rsidDel="00D75BD2">
          <w:rPr>
            <w:rFonts w:ascii="Times New Roman" w:hAnsi="Times New Roman" w:cs="Times New Roman"/>
            <w:sz w:val="24"/>
            <w:rPrChange w:id="1203" w:author="Liu, Luyu" w:date="2020-07-29T17:14:00Z">
              <w:rPr>
                <w:rFonts w:ascii="Times New Roman" w:hAnsi="Times New Roman" w:cs="Times New Roman"/>
                <w:i/>
                <w:sz w:val="24"/>
              </w:rPr>
            </w:rPrChange>
          </w:rPr>
          <w:delText>in</w:delText>
        </w:r>
      </w:del>
      <w:del w:id="1204" w:author="Liu, Luyu" w:date="2020-07-29T17:13:00Z">
        <w:r w:rsidRPr="00D75BD2" w:rsidDel="00D75BD2">
          <w:rPr>
            <w:rFonts w:ascii="Times New Roman" w:hAnsi="Times New Roman" w:cs="Times New Roman"/>
            <w:sz w:val="24"/>
            <w:vertAlign w:val="subscript"/>
            <w:rPrChange w:id="1205"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1206"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1207"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1208" w:author="Liu, Luyu" w:date="2020-07-29T23:37:00Z">
        <w:r w:rsidR="000F49FB" w:rsidRPr="006C64A6">
          <w:rPr>
            <w:rFonts w:ascii="Times New Roman" w:hAnsi="Times New Roman" w:cs="Times New Roman"/>
            <w:sz w:val="24"/>
            <w:rPrChange w:id="1209" w:author="Liu, Luyu" w:date="2020-07-29T23:11:00Z">
              <w:rPr/>
            </w:rPrChange>
          </w:rPr>
          <w:t xml:space="preserve">Fig </w:t>
        </w:r>
        <w:r w:rsidR="000F49FB">
          <w:rPr>
            <w:rFonts w:ascii="Times New Roman" w:hAnsi="Times New Roman" w:cs="Times New Roman"/>
            <w:noProof/>
            <w:sz w:val="24"/>
          </w:rPr>
          <w:t>2</w:t>
        </w:r>
      </w:ins>
      <w:ins w:id="1210"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1211" w:author="Miller, Harvey J." w:date="2020-08-06T09:42:00Z">
        <w:r w:rsidR="00E23D4C">
          <w:rPr>
            <w:rFonts w:ascii="Times New Roman" w:hAnsi="Times New Roman" w:cs="Times New Roman"/>
            <w:sz w:val="24"/>
          </w:rPr>
          <w:t>d</w:t>
        </w:r>
      </w:ins>
      <w:ins w:id="1212" w:author="Liu, Luyu" w:date="2020-08-02T21:52:00Z">
        <w:del w:id="1213" w:author="Miller, Harvey J." w:date="2020-08-04T14:47:00Z">
          <w:r w:rsidR="00EE684B" w:rsidDel="008101AB">
            <w:rPr>
              <w:rFonts w:ascii="Times New Roman" w:hAnsi="Times New Roman" w:cs="Times New Roman"/>
              <w:sz w:val="24"/>
            </w:rPr>
            <w:delText>d</w:delText>
          </w:r>
        </w:del>
      </w:ins>
      <w:r>
        <w:rPr>
          <w:rFonts w:ascii="Times New Roman" w:hAnsi="Times New Roman" w:cs="Times New Roman"/>
          <w:sz w:val="24"/>
        </w:rPr>
        <w:t xml:space="preserve"> these from the </w:t>
      </w:r>
      <w:ins w:id="1214" w:author="Miller, Harvey J." w:date="2020-08-06T09:43:00Z">
        <w:r w:rsidR="00E23D4C">
          <w:rPr>
            <w:rFonts w:ascii="Times New Roman" w:hAnsi="Times New Roman" w:cs="Times New Roman"/>
            <w:sz w:val="24"/>
          </w:rPr>
          <w:t xml:space="preserve">fitted </w:t>
        </w:r>
      </w:ins>
      <w:r>
        <w:rPr>
          <w:rFonts w:ascii="Times New Roman" w:hAnsi="Times New Roman" w:cs="Times New Roman"/>
          <w:sz w:val="24"/>
        </w:rPr>
        <w:t>logistic curve</w:t>
      </w:r>
      <w:ins w:id="1215" w:author="Miller, Harvey J." w:date="2020-08-06T09:43:00Z">
        <w:r w:rsidR="00E23D4C">
          <w:rPr>
            <w:rFonts w:ascii="Times New Roman" w:hAnsi="Times New Roman" w:cs="Times New Roman"/>
            <w:sz w:val="24"/>
          </w:rPr>
          <w:t>s</w:t>
        </w:r>
      </w:ins>
      <w:r>
        <w:rPr>
          <w:rFonts w:ascii="Times New Roman" w:hAnsi="Times New Roman" w:cs="Times New Roman"/>
          <w:sz w:val="24"/>
        </w:rPr>
        <w:t xml:space="preserve"> using confidence interval theory rather than the observed data to provide more stable estimates. We derive</w:t>
      </w:r>
      <w:ins w:id="1216" w:author="Miller, Harvey J." w:date="2020-08-06T09:42:00Z">
        <w:r w:rsidR="00E23D4C">
          <w:rPr>
            <w:rFonts w:ascii="Times New Roman" w:hAnsi="Times New Roman" w:cs="Times New Roman"/>
            <w:sz w:val="24"/>
          </w:rPr>
          <w:t>d</w:t>
        </w:r>
      </w:ins>
      <w:ins w:id="1217" w:author="Liu, Luyu" w:date="2020-08-02T21:53:00Z">
        <w:del w:id="1218" w:author="Miller, Harvey J." w:date="2020-08-04T14:48:00Z">
          <w:r w:rsidR="00E02617" w:rsidDel="008101AB">
            <w:rPr>
              <w:rFonts w:ascii="Times New Roman" w:hAnsi="Times New Roman" w:cs="Times New Roman"/>
              <w:sz w:val="24"/>
            </w:rPr>
            <w:delText>d</w:delText>
          </w:r>
        </w:del>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19"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1220"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1221"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221"/>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22" w:author="Liu, Luyu" w:date="2020-07-20T23:14:00Z">
                <w:pPr>
                  <w:spacing w:line="480" w:lineRule="auto"/>
                  <w:jc w:val="center"/>
                </w:pPr>
              </w:pPrChange>
            </w:pPr>
          </w:p>
        </w:tc>
        <w:tc>
          <w:tcPr>
            <w:tcW w:w="4462" w:type="pct"/>
            <w:vAlign w:val="center"/>
            <w:hideMark/>
          </w:tcPr>
          <w:p w14:paraId="6EFEBD6D" w14:textId="1BC0ABE6" w:rsidR="00077492" w:rsidRPr="00AB345C" w:rsidRDefault="00077492">
            <w:pPr>
              <w:spacing w:line="240" w:lineRule="auto"/>
              <w:jc w:val="center"/>
              <w:rPr>
                <w:rFonts w:ascii="Times New Roman" w:hAnsi="Times New Roman" w:cs="Times New Roman"/>
                <w:sz w:val="24"/>
              </w:rPr>
              <w:pPrChange w:id="1223"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1224" w:author="Liu, Luyu" w:date="2020-07-29T17:23:00Z">
                            <w:rPr>
                              <w:rFonts w:ascii="Cambria Math" w:eastAsia="Yu Mincho" w:hAnsi="Cambria Math" w:cs="Times New Roman"/>
                              <w:i/>
                              <w:sz w:val="24"/>
                              <w:szCs w:val="24"/>
                              <w:lang w:eastAsia="ja-JP"/>
                            </w:rPr>
                          </w:del>
                        </m:ctrlPr>
                      </m:sSubPr>
                      <m:e>
                        <m:r>
                          <w:del w:id="1225" w:author="Liu, Luyu" w:date="2020-07-29T17:23:00Z">
                            <w:rPr>
                              <w:rFonts w:ascii="Cambria Math" w:eastAsia="Yu Mincho" w:hAnsi="Cambria Math" w:cs="Times New Roman"/>
                              <w:sz w:val="24"/>
                              <w:szCs w:val="24"/>
                              <w:lang w:eastAsia="ja-JP"/>
                            </w:rPr>
                            <m:t>t</m:t>
                          </w:del>
                        </m:r>
                      </m:e>
                      <m:sub>
                        <m:r>
                          <w:del w:id="1226" w:author="Liu, Luyu" w:date="2020-07-29T17:23:00Z">
                            <w:rPr>
                              <w:rFonts w:ascii="Cambria Math" w:eastAsia="Yu Mincho" w:hAnsi="Cambria Math" w:cs="Times New Roman"/>
                              <w:sz w:val="24"/>
                              <w:szCs w:val="24"/>
                              <w:lang w:eastAsia="ja-JP"/>
                            </w:rPr>
                            <m:t>f</m:t>
                          </w:del>
                        </m:r>
                      </m:sub>
                    </m:sSub>
                    <m:sSub>
                      <m:sSubPr>
                        <m:ctrlPr>
                          <w:ins w:id="1227" w:author="Liu, Luyu" w:date="2020-07-29T17:23:00Z">
                            <w:rPr>
                              <w:rFonts w:ascii="Cambria Math" w:eastAsia="Yu Mincho" w:hAnsi="Cambria Math" w:cs="Times New Roman"/>
                              <w:i/>
                              <w:sz w:val="24"/>
                              <w:szCs w:val="24"/>
                              <w:lang w:eastAsia="ja-JP"/>
                            </w:rPr>
                          </w:ins>
                        </m:ctrlPr>
                      </m:sSubPr>
                      <m:e>
                        <m:r>
                          <w:ins w:id="1228" w:author="Liu, Luyu" w:date="2020-07-29T17:23:00Z">
                            <w:rPr>
                              <w:rFonts w:ascii="Cambria Math" w:eastAsia="Yu Mincho" w:hAnsi="Cambria Math" w:cs="Times New Roman"/>
                              <w:sz w:val="24"/>
                              <w:szCs w:val="24"/>
                              <w:lang w:eastAsia="ja-JP"/>
                            </w:rPr>
                            <m:t>t</m:t>
                          </w:ins>
                        </m:r>
                      </m:e>
                      <m:sub>
                        <m:r>
                          <w:ins w:id="1229"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30" w:author="Liu, Luyu" w:date="2020-07-29T17:23:00Z">
                                <w:rPr>
                                  <w:rFonts w:ascii="Cambria Math" w:eastAsia="Yu Mincho" w:hAnsi="Cambria Math" w:cs="Times New Roman"/>
                                  <w:sz w:val="24"/>
                                  <w:szCs w:val="24"/>
                                  <w:lang w:eastAsia="ja-JP"/>
                                </w:rPr>
                                <m:t>b</m:t>
                              </w:ins>
                            </m:r>
                            <m:r>
                              <w:del w:id="1231"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2" w:author="Liu, Luyu" w:date="2020-07-20T23:14:00Z">
                <w:pPr>
                  <w:spacing w:line="480" w:lineRule="auto"/>
                  <w:jc w:val="center"/>
                </w:pPr>
              </w:pPrChange>
            </w:pPr>
            <w:bookmarkStart w:id="123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233"/>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4"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1235"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6" w:author="Liu, Luyu" w:date="2020-07-20T23:14:00Z">
                <w:pPr>
                  <w:spacing w:line="480" w:lineRule="auto"/>
                  <w:jc w:val="center"/>
                </w:pPr>
              </w:pPrChange>
            </w:pPr>
            <w:bookmarkStart w:id="1237"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237"/>
            <w:r w:rsidRPr="00E714F0">
              <w:rPr>
                <w:rFonts w:ascii="Times New Roman" w:eastAsia="Yu Mincho" w:hAnsi="Times New Roman" w:cs="Times New Roman"/>
                <w:sz w:val="24"/>
                <w:szCs w:val="24"/>
                <w:lang w:eastAsia="ja-JP"/>
              </w:rPr>
              <w:t>)</w:t>
            </w:r>
          </w:p>
        </w:tc>
      </w:tr>
    </w:tbl>
    <w:p w14:paraId="4FBD307A" w14:textId="7008F7ED" w:rsidR="00077492" w:rsidRDefault="00077492">
      <w:pPr>
        <w:spacing w:line="240" w:lineRule="auto"/>
        <w:jc w:val="both"/>
        <w:rPr>
          <w:rFonts w:ascii="Times New Roman" w:hAnsi="Times New Roman" w:cs="Times New Roman"/>
          <w:sz w:val="24"/>
        </w:rPr>
        <w:pPrChange w:id="1238" w:author="Liu, Luyu" w:date="2020-07-20T23:14:00Z">
          <w:pPr>
            <w:spacing w:line="480" w:lineRule="auto"/>
            <w:jc w:val="both"/>
          </w:pPr>
        </w:pPrChange>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1239" w:author="Liu, Luyu" w:date="2020-08-02T21:53:00Z">
        <w:del w:id="1240" w:author="Miller, Harvey J." w:date="2020-08-04T14:48:00Z">
          <w:r w:rsidR="00381777" w:rsidDel="008101AB">
            <w:rPr>
              <w:rFonts w:ascii="Times New Roman" w:hAnsi="Times New Roman" w:cs="Times New Roman"/>
              <w:sz w:val="24"/>
            </w:rPr>
            <w:delText>ed</w:delText>
          </w:r>
        </w:del>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1241" w:author="Liu, Luyu" w:date="2020-08-02T21:53:00Z">
        <w:del w:id="1242" w:author="Miller, Harvey J." w:date="2020-08-04T14:48:00Z">
          <w:r w:rsidR="00381777" w:rsidDel="008101AB">
            <w:rPr>
              <w:rFonts w:ascii="Times New Roman" w:hAnsi="Times New Roman" w:cs="Times New Roman"/>
              <w:sz w:val="24"/>
            </w:rPr>
            <w:delText>d</w:delText>
          </w:r>
        </w:del>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3"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1244"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5"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1246"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7"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1248"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49" w:author="Liu, Luyu" w:date="2020-07-29T17:24:00Z">
                    <w:rPr>
                      <w:rFonts w:ascii="Cambria Math" w:eastAsia="Yu Mincho" w:hAnsi="Cambria Math" w:cs="Times New Roman"/>
                      <w:sz w:val="24"/>
                      <w:szCs w:val="24"/>
                      <w:lang w:eastAsia="ja-JP"/>
                    </w:rPr>
                    <m:t>b</m:t>
                  </w:ins>
                </m:r>
                <m:r>
                  <w:del w:id="1250"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51" w:author="Liu, Luyu" w:date="2020-07-29T17:24:00Z">
                    <w:rPr>
                      <w:rFonts w:ascii="Cambria Math" w:eastAsia="Yu Mincho" w:hAnsi="Cambria Math" w:cs="Times New Roman"/>
                      <w:sz w:val="24"/>
                      <w:szCs w:val="24"/>
                      <w:lang w:eastAsia="ja-JP"/>
                    </w:rPr>
                    <m:t>b</m:t>
                  </w:ins>
                </m:r>
                <m:r>
                  <w:del w:id="1252"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1253" w:author="Liu, Luyu" w:date="2020-07-29T17:13:00Z">
        <w:r w:rsidDel="00D75BD2">
          <w:rPr>
            <w:rFonts w:ascii="Times New Roman" w:eastAsia="Yu Mincho" w:hAnsi="Times New Roman" w:cs="Times New Roman"/>
            <w:sz w:val="24"/>
            <w:szCs w:val="24"/>
            <w:lang w:eastAsia="ja-JP"/>
          </w:rPr>
          <w:delText>floor</w:delText>
        </w:r>
      </w:del>
      <w:ins w:id="1254"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w:t>
      </w:r>
      <w:del w:id="1255" w:author="Miller, Harvey J." w:date="2020-08-04T14:48:00Z">
        <w:r w:rsidDel="008101AB">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 From the formula, </w:t>
      </w:r>
      <w:del w:id="1256" w:author="Miller, Harvey J." w:date="2020-08-06T09:43:00Z">
        <w:r w:rsidDel="00E23D4C">
          <w:rPr>
            <w:rFonts w:ascii="Times New Roman" w:eastAsia="Yu Mincho" w:hAnsi="Times New Roman" w:cs="Times New Roman"/>
            <w:sz w:val="24"/>
            <w:szCs w:val="24"/>
            <w:lang w:eastAsia="ja-JP"/>
          </w:rPr>
          <w:delText xml:space="preserve">we </w:delText>
        </w:r>
      </w:del>
      <w:del w:id="1257" w:author="Miller, Harvey J." w:date="2020-08-04T14:48:00Z">
        <w:r w:rsidDel="008101AB">
          <w:rPr>
            <w:rFonts w:ascii="Times New Roman" w:eastAsia="Yu Mincho" w:hAnsi="Times New Roman" w:cs="Times New Roman"/>
            <w:sz w:val="24"/>
            <w:szCs w:val="24"/>
            <w:lang w:eastAsia="ja-JP"/>
          </w:rPr>
          <w:delText>give</w:delText>
        </w:r>
      </w:del>
      <w:del w:id="1258" w:author="Miller, Harvey J." w:date="2020-08-06T09:43:00Z">
        <w:r w:rsidDel="00E23D4C">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the </w:t>
      </w:r>
      <w:del w:id="1259" w:author="Miller, Harvey J." w:date="2020-08-04T14:50:00Z">
        <w:r w:rsidDel="008101AB">
          <w:rPr>
            <w:rFonts w:ascii="Times New Roman" w:eastAsia="Yu Mincho" w:hAnsi="Times New Roman" w:cs="Times New Roman"/>
            <w:sz w:val="24"/>
            <w:szCs w:val="24"/>
            <w:lang w:eastAsia="ja-JP"/>
          </w:rPr>
          <w:delText xml:space="preserve">direct definition of </w:delText>
        </w:r>
      </w:del>
      <w:r>
        <w:rPr>
          <w:rFonts w:ascii="Times New Roman" w:eastAsia="Yu Mincho" w:hAnsi="Times New Roman" w:cs="Times New Roman"/>
          <w:sz w:val="24"/>
          <w:szCs w:val="24"/>
          <w:lang w:eastAsia="ja-JP"/>
        </w:rPr>
        <w:t xml:space="preserve">cliff and </w:t>
      </w:r>
      <w:del w:id="1260" w:author="Liu, Luyu" w:date="2020-07-29T17:13:00Z">
        <w:r w:rsidDel="00D75BD2">
          <w:rPr>
            <w:rFonts w:ascii="Times New Roman" w:eastAsia="Yu Mincho" w:hAnsi="Times New Roman" w:cs="Times New Roman"/>
            <w:sz w:val="24"/>
            <w:szCs w:val="24"/>
            <w:lang w:eastAsia="ja-JP"/>
          </w:rPr>
          <w:delText>floor</w:delText>
        </w:r>
      </w:del>
      <w:ins w:id="1261"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ins w:id="1262" w:author="Miller, Harvey J." w:date="2020-08-04T14:50:00Z">
        <w:r w:rsidR="008101AB">
          <w:rPr>
            <w:rFonts w:ascii="Times New Roman" w:eastAsia="Yu Mincho" w:hAnsi="Times New Roman" w:cs="Times New Roman"/>
            <w:sz w:val="24"/>
            <w:szCs w:val="24"/>
            <w:lang w:eastAsia="ja-JP"/>
          </w:rPr>
          <w:t>s</w:t>
        </w:r>
      </w:ins>
      <w:ins w:id="1263" w:author="Miller, Harvey J." w:date="2020-08-06T09:43:00Z">
        <w:r w:rsidR="00E23D4C">
          <w:rPr>
            <w:rFonts w:ascii="Times New Roman" w:eastAsia="Yu Mincho" w:hAnsi="Times New Roman" w:cs="Times New Roman"/>
            <w:sz w:val="24"/>
            <w:szCs w:val="24"/>
            <w:lang w:eastAsia="ja-JP"/>
          </w:rPr>
          <w:t xml:space="preserve"> are</w:t>
        </w:r>
      </w:ins>
      <w:r>
        <w:rPr>
          <w:rFonts w:ascii="Times New Roman" w:eastAsia="Yu Mincho" w:hAnsi="Times New Roman" w:cs="Times New Roman"/>
          <w:sz w:val="24"/>
          <w:szCs w:val="24"/>
          <w:lang w:eastAsia="ja-JP"/>
        </w:rPr>
        <w: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64" w:author="Liu, Luyu" w:date="2020-07-20T23:14:00Z">
                <w:pPr>
                  <w:spacing w:line="480" w:lineRule="auto"/>
                  <w:jc w:val="both"/>
                </w:pPr>
              </w:pPrChange>
            </w:pPr>
          </w:p>
        </w:tc>
        <w:tc>
          <w:tcPr>
            <w:tcW w:w="4463" w:type="pct"/>
            <w:vAlign w:val="center"/>
            <w:hideMark/>
          </w:tcPr>
          <w:p w14:paraId="2E3AAB9E" w14:textId="77777777" w:rsidR="00077492" w:rsidRPr="00E714F0" w:rsidRDefault="00702979">
            <w:pPr>
              <w:spacing w:line="240" w:lineRule="auto"/>
              <w:jc w:val="center"/>
              <w:rPr>
                <w:rFonts w:ascii="Times New Roman" w:eastAsia="Yu Mincho" w:hAnsi="Times New Roman" w:cs="Times New Roman"/>
                <w:sz w:val="24"/>
                <w:szCs w:val="24"/>
                <w:lang w:eastAsia="ja-JP"/>
              </w:rPr>
              <w:pPrChange w:id="1265"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1266"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266"/>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67" w:author="Liu, Luyu" w:date="2020-07-20T23:14:00Z">
                <w:pPr>
                  <w:spacing w:line="480" w:lineRule="auto"/>
                  <w:jc w:val="both"/>
                </w:pPr>
              </w:pPrChange>
            </w:pPr>
          </w:p>
        </w:tc>
        <w:tc>
          <w:tcPr>
            <w:tcW w:w="4463" w:type="pct"/>
            <w:vAlign w:val="center"/>
            <w:hideMark/>
          </w:tcPr>
          <w:p w14:paraId="3852B7CE" w14:textId="3B1CB8B8" w:rsidR="00077492" w:rsidRPr="00A36F5B" w:rsidRDefault="00702979">
            <w:pPr>
              <w:spacing w:line="240" w:lineRule="auto"/>
              <w:jc w:val="center"/>
              <w:rPr>
                <w:rFonts w:ascii="Cambria Math" w:eastAsia="Yu Mincho" w:hAnsi="Cambria Math" w:cs="Times New Roman"/>
                <w:sz w:val="24"/>
                <w:szCs w:val="24"/>
                <w:lang w:eastAsia="ja-JP"/>
                <w:oMath/>
              </w:rPr>
              <w:pPrChange w:id="1268"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69" w:author="Liu, Luyu" w:date="2020-07-29T17:24:00Z">
                        <w:rPr>
                          <w:rFonts w:ascii="Cambria Math" w:eastAsia="Yu Mincho" w:hAnsi="Cambria Math" w:cs="Times New Roman"/>
                          <w:sz w:val="24"/>
                          <w:szCs w:val="24"/>
                          <w:lang w:eastAsia="ja-JP"/>
                        </w:rPr>
                        <m:t>b</m:t>
                      </w:ins>
                    </m:r>
                    <m:r>
                      <w:del w:id="1270"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71" w:author="Liu, Luyu" w:date="2020-07-20T23:14:00Z">
                <w:pPr>
                  <w:spacing w:line="480" w:lineRule="auto"/>
                  <w:jc w:val="both"/>
                </w:pPr>
              </w:pPrChange>
            </w:pPr>
            <w:bookmarkStart w:id="1272"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272"/>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1273" w:author="Liu, Luyu" w:date="2020-07-20T23:14:00Z">
          <w:pPr>
            <w:spacing w:line="480" w:lineRule="auto"/>
            <w:jc w:val="both"/>
          </w:pPr>
        </w:pPrChange>
      </w:pPr>
    </w:p>
    <w:p w14:paraId="1A5D6FB7" w14:textId="0D5866FB" w:rsidR="00077492" w:rsidDel="002730D3" w:rsidRDefault="00077492">
      <w:pPr>
        <w:spacing w:line="240" w:lineRule="auto"/>
        <w:jc w:val="both"/>
        <w:rPr>
          <w:del w:id="1274" w:author="Liu, Luyu" w:date="2020-08-02T22:56:00Z"/>
          <w:rFonts w:ascii="Times New Roman" w:hAnsi="Times New Roman" w:cs="Times New Roman"/>
          <w:sz w:val="24"/>
        </w:rPr>
        <w:pPrChange w:id="1275" w:author="Miller, Harvey J." w:date="2020-08-04T14:50: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1276" w:author="Liu, Luyu" w:date="2020-07-29T17:24:00Z">
        <w:r w:rsidDel="00E71AC6">
          <w:rPr>
            <w:rFonts w:ascii="Times New Roman" w:hAnsi="Times New Roman" w:cs="Times New Roman"/>
            <w:sz w:val="24"/>
          </w:rPr>
          <w:delText>floor</w:delText>
        </w:r>
      </w:del>
      <w:ins w:id="1277"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w:t>
      </w:r>
      <w:ins w:id="1278" w:author="Miller, Harvey J." w:date="2020-08-04T14:51:00Z">
        <w:r w:rsidR="008101AB">
          <w:rPr>
            <w:rFonts w:ascii="Times New Roman" w:hAnsi="Times New Roman" w:cs="Times New Roman"/>
            <w:sz w:val="24"/>
          </w:rPr>
          <w:t xml:space="preserve">We </w:t>
        </w:r>
      </w:ins>
      <w:del w:id="1279" w:author="Miller, Harvey J." w:date="2020-08-04T14:51:00Z">
        <w:r w:rsidDel="008101AB">
          <w:rPr>
            <w:rFonts w:ascii="Times New Roman" w:hAnsi="Times New Roman" w:cs="Times New Roman"/>
            <w:sz w:val="24"/>
          </w:rPr>
          <w:delText xml:space="preserve">Naturally, we can </w:delText>
        </w:r>
      </w:del>
      <w:r>
        <w:rPr>
          <w:rFonts w:ascii="Times New Roman" w:hAnsi="Times New Roman" w:cs="Times New Roman"/>
          <w:sz w:val="24"/>
        </w:rPr>
        <w:t xml:space="preserve">expect the cliff point to be impacted by </w:t>
      </w:r>
      <w:del w:id="1280" w:author="Miller, Harvey J." w:date="2020-08-06T09:43:00Z">
        <w:r w:rsidDel="00E23D4C">
          <w:rPr>
            <w:rFonts w:ascii="Times New Roman" w:hAnsi="Times New Roman" w:cs="Times New Roman"/>
            <w:sz w:val="24"/>
          </w:rPr>
          <w:delText xml:space="preserve">the </w:delText>
        </w:r>
      </w:del>
      <w:r>
        <w:rPr>
          <w:rFonts w:ascii="Times New Roman" w:hAnsi="Times New Roman" w:cs="Times New Roman"/>
          <w:sz w:val="24"/>
        </w:rPr>
        <w:t>polic</w:t>
      </w:r>
      <w:ins w:id="1281" w:author="Miller, Harvey J." w:date="2020-08-06T09:43:00Z">
        <w:r w:rsidR="00E23D4C">
          <w:rPr>
            <w:rFonts w:ascii="Times New Roman" w:hAnsi="Times New Roman" w:cs="Times New Roman"/>
            <w:sz w:val="24"/>
          </w:rPr>
          <w:t>ies and actions</w:t>
        </w:r>
      </w:ins>
      <w:del w:id="1282" w:author="Miller, Harvey J." w:date="2020-08-06T09:43:00Z">
        <w:r w:rsidDel="00E23D4C">
          <w:rPr>
            <w:rFonts w:ascii="Times New Roman" w:hAnsi="Times New Roman" w:cs="Times New Roman"/>
            <w:sz w:val="24"/>
          </w:rPr>
          <w:delText>y</w:delText>
        </w:r>
      </w:del>
      <w:r>
        <w:rPr>
          <w:rFonts w:ascii="Times New Roman" w:hAnsi="Times New Roman" w:cs="Times New Roman"/>
          <w:sz w:val="24"/>
        </w:rPr>
        <w:t xml:space="preserve"> </w:t>
      </w:r>
      <w:ins w:id="1283" w:author="Miller, Harvey J." w:date="2020-08-06T09:43:00Z">
        <w:r w:rsidR="00E23D4C">
          <w:rPr>
            <w:rFonts w:ascii="Times New Roman" w:hAnsi="Times New Roman" w:cs="Times New Roman"/>
            <w:sz w:val="24"/>
          </w:rPr>
          <w:t xml:space="preserve">in </w:t>
        </w:r>
      </w:ins>
      <w:del w:id="1284" w:author="Miller, Harvey J." w:date="2020-08-06T09:43:00Z">
        <w:r w:rsidDel="00E23D4C">
          <w:rPr>
            <w:rFonts w:ascii="Times New Roman" w:hAnsi="Times New Roman" w:cs="Times New Roman"/>
            <w:sz w:val="24"/>
          </w:rPr>
          <w:delText xml:space="preserve">of </w:delText>
        </w:r>
      </w:del>
      <w:r>
        <w:rPr>
          <w:rFonts w:ascii="Times New Roman" w:hAnsi="Times New Roman" w:cs="Times New Roman"/>
          <w:sz w:val="24"/>
        </w:rPr>
        <w:t xml:space="preserve">local </w:t>
      </w:r>
      <w:ins w:id="1285" w:author="Miller, Harvey J." w:date="2020-08-06T09:43:00Z">
        <w:r w:rsidR="00E23D4C">
          <w:rPr>
            <w:rFonts w:ascii="Times New Roman" w:hAnsi="Times New Roman" w:cs="Times New Roman"/>
            <w:sz w:val="24"/>
          </w:rPr>
          <w:t>commu</w:t>
        </w:r>
      </w:ins>
      <w:ins w:id="1286" w:author="Miller, Harvey J." w:date="2020-08-06T09:44:00Z">
        <w:r w:rsidR="00E23D4C">
          <w:rPr>
            <w:rFonts w:ascii="Times New Roman" w:hAnsi="Times New Roman" w:cs="Times New Roman"/>
            <w:sz w:val="24"/>
          </w:rPr>
          <w:t>nities</w:t>
        </w:r>
      </w:ins>
      <w:del w:id="1287" w:author="Miller, Harvey J." w:date="2020-08-06T09:43:00Z">
        <w:r w:rsidDel="00E23D4C">
          <w:rPr>
            <w:rFonts w:ascii="Times New Roman" w:hAnsi="Times New Roman" w:cs="Times New Roman"/>
            <w:sz w:val="24"/>
          </w:rPr>
          <w:delText>government</w:delText>
        </w:r>
      </w:del>
      <w:r>
        <w:rPr>
          <w:rFonts w:ascii="Times New Roman" w:hAnsi="Times New Roman" w:cs="Times New Roman"/>
          <w:sz w:val="24"/>
        </w:rPr>
        <w:t>. We therefore co</w:t>
      </w:r>
      <w:ins w:id="1288" w:author="Miller, Harvey J." w:date="2020-08-04T14:51:00Z">
        <w:r w:rsidR="008101AB">
          <w:rPr>
            <w:rFonts w:ascii="Times New Roman" w:hAnsi="Times New Roman" w:cs="Times New Roman"/>
            <w:sz w:val="24"/>
          </w:rPr>
          <w:t>nsider</w:t>
        </w:r>
      </w:ins>
      <w:del w:id="1289" w:author="Miller, Harvey J." w:date="2020-08-04T14:51:00Z">
        <w:r w:rsidDel="008101AB">
          <w:rPr>
            <w:rFonts w:ascii="Times New Roman" w:hAnsi="Times New Roman" w:cs="Times New Roman"/>
            <w:sz w:val="24"/>
          </w:rPr>
          <w:delText>llect</w:delText>
        </w:r>
      </w:del>
      <w:ins w:id="1290" w:author="Liu, Luyu" w:date="2020-08-02T21:53:00Z">
        <w:del w:id="1291" w:author="Miller, Harvey J." w:date="2020-08-04T14:51:00Z">
          <w:r w:rsidR="005E7EC6" w:rsidDel="008101AB">
            <w:rPr>
              <w:rFonts w:ascii="Times New Roman" w:hAnsi="Times New Roman" w:cs="Times New Roman"/>
              <w:sz w:val="24"/>
            </w:rPr>
            <w:delText>ed</w:delText>
          </w:r>
        </w:del>
      </w:ins>
      <w:r>
        <w:rPr>
          <w:rFonts w:ascii="Times New Roman" w:hAnsi="Times New Roman" w:cs="Times New Roman"/>
          <w:sz w:val="24"/>
        </w:rPr>
        <w:t xml:space="preserve"> the date when each state declared </w:t>
      </w:r>
      <w:ins w:id="1292" w:author="Miller, Harvey J." w:date="2020-08-04T14:51:00Z">
        <w:r w:rsidR="008101AB">
          <w:rPr>
            <w:rFonts w:ascii="Times New Roman" w:hAnsi="Times New Roman" w:cs="Times New Roman"/>
            <w:sz w:val="24"/>
          </w:rPr>
          <w:t>a</w:t>
        </w:r>
      </w:ins>
      <w:del w:id="1293" w:author="Miller, Harvey J." w:date="2020-08-04T14:51:00Z">
        <w:r w:rsidDel="008101AB">
          <w:rPr>
            <w:rFonts w:ascii="Times New Roman" w:hAnsi="Times New Roman" w:cs="Times New Roman"/>
            <w:sz w:val="24"/>
          </w:rPr>
          <w:delText>the</w:delText>
        </w:r>
      </w:del>
      <w:r>
        <w:rPr>
          <w:rFonts w:ascii="Times New Roman" w:hAnsi="Times New Roman" w:cs="Times New Roman"/>
          <w:sz w:val="24"/>
        </w:rPr>
        <w:t xml:space="preserve"> state of emergency due </w:t>
      </w:r>
      <w:r>
        <w:rPr>
          <w:rFonts w:ascii="Times New Roman" w:hAnsi="Times New Roman" w:cs="Times New Roman"/>
          <w:sz w:val="24"/>
        </w:rPr>
        <w:lastRenderedPageBreak/>
        <w:t xml:space="preserve">to COVID-19 and conduct correlation analysis between the emergency </w:t>
      </w:r>
      <w:ins w:id="1294" w:author="Miller, Harvey J." w:date="2020-08-06T09:44:00Z">
        <w:r w:rsidR="00E23D4C">
          <w:rPr>
            <w:rFonts w:ascii="Times New Roman" w:hAnsi="Times New Roman" w:cs="Times New Roman"/>
            <w:sz w:val="24"/>
          </w:rPr>
          <w:t xml:space="preserve">declaration </w:t>
        </w:r>
      </w:ins>
      <w:r>
        <w:rPr>
          <w:rFonts w:ascii="Times New Roman" w:hAnsi="Times New Roman" w:cs="Times New Roman"/>
          <w:sz w:val="24"/>
        </w:rPr>
        <w:t>date and the cliff point.</w:t>
      </w:r>
    </w:p>
    <w:p w14:paraId="2831AB2A" w14:textId="77777777" w:rsidR="007455D1" w:rsidRDefault="00077492">
      <w:pPr>
        <w:spacing w:line="240" w:lineRule="auto"/>
        <w:jc w:val="both"/>
        <w:rPr>
          <w:ins w:id="1295" w:author="Liu, Luyu" w:date="2020-08-02T23:00:00Z"/>
          <w:rFonts w:ascii="Times New Roman" w:hAnsi="Times New Roman" w:cs="Times New Roman"/>
          <w:sz w:val="24"/>
        </w:rPr>
        <w:pPrChange w:id="1296" w:author="Miller, Harvey J." w:date="2020-08-04T14:50:00Z">
          <w:pPr>
            <w:spacing w:line="480" w:lineRule="auto"/>
          </w:pPr>
        </w:pPrChange>
      </w:pPr>
      <w:r>
        <w:rPr>
          <w:rFonts w:ascii="Times New Roman" w:hAnsi="Times New Roman" w:cs="Times New Roman"/>
          <w:sz w:val="24"/>
        </w:rPr>
        <w:tab/>
      </w:r>
      <w:del w:id="1297"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1298" w:author="Liu, Luyu" w:date="2020-07-29T17:24:00Z">
        <w:r w:rsidDel="00E71AC6">
          <w:rPr>
            <w:rFonts w:ascii="Times New Roman" w:hAnsi="Times New Roman" w:cs="Times New Roman"/>
            <w:sz w:val="24"/>
          </w:rPr>
          <w:delText>floor</w:delText>
        </w:r>
      </w:del>
      <w:del w:id="1299"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jc w:val="both"/>
        <w:rPr>
          <w:del w:id="1300" w:author="Liu, Luyu" w:date="2020-07-29T23:33:00Z"/>
          <w:rFonts w:ascii="Times New Roman" w:hAnsi="Times New Roman" w:cs="Times New Roman"/>
          <w:sz w:val="24"/>
        </w:rPr>
        <w:pPrChange w:id="1301" w:author="Miller, Harvey J." w:date="2020-08-04T14:50:00Z">
          <w:pPr>
            <w:spacing w:line="480" w:lineRule="auto"/>
          </w:pPr>
        </w:pPrChange>
      </w:pPr>
      <w:ins w:id="1302" w:author="Liu, Luyu" w:date="2020-08-02T23:00:00Z">
        <w:r>
          <w:rPr>
            <w:rFonts w:ascii="Times New Roman" w:hAnsi="Times New Roman" w:cs="Times New Roman"/>
            <w:sz w:val="24"/>
          </w:rPr>
          <w:tab/>
        </w:r>
      </w:ins>
      <w:del w:id="1303" w:author="Liu, Luyu" w:date="2020-08-02T23:00:00Z">
        <w:r w:rsidR="00077492" w:rsidDel="007455D1">
          <w:rPr>
            <w:rFonts w:ascii="Times New Roman" w:hAnsi="Times New Roman" w:cs="Times New Roman"/>
            <w:sz w:val="24"/>
          </w:rPr>
          <w:delText xml:space="preserve"> </w:delText>
        </w:r>
      </w:del>
    </w:p>
    <w:p w14:paraId="0F57E948" w14:textId="4DD58EA9" w:rsidR="006C64A6" w:rsidRDefault="002730D3">
      <w:pPr>
        <w:spacing w:line="240" w:lineRule="auto"/>
        <w:jc w:val="both"/>
        <w:rPr>
          <w:ins w:id="1304" w:author="Liu, Luyu" w:date="2020-08-02T22:56:00Z"/>
          <w:rFonts w:ascii="Times New Roman" w:hAnsi="Times New Roman" w:cs="Times New Roman"/>
          <w:sz w:val="24"/>
        </w:rPr>
        <w:pPrChange w:id="1305" w:author="Miller, Harvey J." w:date="2020-08-04T14:50:00Z">
          <w:pPr>
            <w:spacing w:line="480" w:lineRule="auto"/>
          </w:pPr>
        </w:pPrChange>
      </w:pPr>
      <w:ins w:id="1306"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1307"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ins>
      <w:r w:rsidR="008101AB">
        <w:rPr>
          <w:rFonts w:ascii="Times New Roman" w:hAnsi="Times New Roman" w:cs="Times New Roman"/>
          <w:sz w:val="24"/>
        </w:rPr>
        <w:instrText xml:space="preserve"> \* MERGEFORMAT </w:instrText>
      </w:r>
      <w:r w:rsidR="00401B8E">
        <w:rPr>
          <w:rFonts w:ascii="Times New Roman" w:hAnsi="Times New Roman" w:cs="Times New Roman"/>
          <w:sz w:val="24"/>
        </w:rPr>
      </w:r>
      <w:ins w:id="1308" w:author="Liu, Luyu" w:date="2020-08-03T18:56:00Z">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1309"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w:t>
        </w:r>
        <w:del w:id="1310" w:author="Miller, Harvey J." w:date="2020-08-04T14:51:00Z">
          <w:r w:rsidDel="008101AB">
            <w:rPr>
              <w:rFonts w:ascii="Times New Roman" w:hAnsi="Times New Roman" w:cs="Times New Roman"/>
              <w:sz w:val="24"/>
            </w:rPr>
            <w:delText xml:space="preserve">also </w:delText>
          </w:r>
        </w:del>
        <w:r>
          <w:rPr>
            <w:rFonts w:ascii="Times New Roman" w:hAnsi="Times New Roman" w:cs="Times New Roman"/>
            <w:sz w:val="24"/>
          </w:rPr>
          <w:t>conduct</w:t>
        </w:r>
        <w:del w:id="1311" w:author="Miller, Harvey J." w:date="2020-08-04T14:51:00Z">
          <w:r w:rsidDel="008101AB">
            <w:rPr>
              <w:rFonts w:ascii="Times New Roman" w:hAnsi="Times New Roman" w:cs="Times New Roman"/>
              <w:sz w:val="24"/>
            </w:rPr>
            <w:delText>ed</w:delText>
          </w:r>
        </w:del>
        <w:r>
          <w:rPr>
            <w:rFonts w:ascii="Times New Roman" w:hAnsi="Times New Roman" w:cs="Times New Roman"/>
            <w:sz w:val="24"/>
          </w:rPr>
          <w:t xml:space="preserve"> </w:t>
        </w:r>
        <w:del w:id="1312" w:author="Miller, Harvey J." w:date="2020-08-04T14:51:00Z">
          <w:r w:rsidDel="008101AB">
            <w:rPr>
              <w:rFonts w:ascii="Times New Roman" w:hAnsi="Times New Roman" w:cs="Times New Roman"/>
              <w:sz w:val="24"/>
            </w:rPr>
            <w:delText xml:space="preserve">the </w:delText>
          </w:r>
        </w:del>
        <w:r>
          <w:rPr>
            <w:rFonts w:ascii="Times New Roman" w:hAnsi="Times New Roman" w:cs="Times New Roman"/>
            <w:sz w:val="24"/>
          </w:rPr>
          <w:t>correlation analysis between decay rate and cliff/base point</w:t>
        </w:r>
      </w:ins>
      <w:ins w:id="1313" w:author="Miller, Harvey J." w:date="2020-08-06T09:45:00Z">
        <w:r w:rsidR="00E23D4C">
          <w:rPr>
            <w:rFonts w:ascii="Times New Roman" w:hAnsi="Times New Roman" w:cs="Times New Roman"/>
            <w:sz w:val="24"/>
          </w:rPr>
          <w:t>s</w:t>
        </w:r>
      </w:ins>
      <w:ins w:id="1314" w:author="Miller, Harvey J." w:date="2020-08-06T09:44:00Z">
        <w:r w:rsidR="00E23D4C">
          <w:rPr>
            <w:rFonts w:ascii="Times New Roman" w:hAnsi="Times New Roman" w:cs="Times New Roman"/>
            <w:sz w:val="24"/>
          </w:rPr>
          <w:t xml:space="preserve"> to examine </w:t>
        </w:r>
      </w:ins>
      <w:ins w:id="1315" w:author="Miller, Harvey J." w:date="2020-08-06T09:45:00Z">
        <w:r w:rsidR="00E23D4C">
          <w:rPr>
            <w:rFonts w:ascii="Times New Roman" w:hAnsi="Times New Roman" w:cs="Times New Roman"/>
            <w:sz w:val="24"/>
          </w:rPr>
          <w:t>the relationship between de-stabilization, re-</w:t>
        </w:r>
      </w:ins>
      <w:ins w:id="1316" w:author="Miller, Harvey J." w:date="2020-08-06T09:46:00Z">
        <w:r w:rsidR="00E23D4C">
          <w:rPr>
            <w:rFonts w:ascii="Times New Roman" w:hAnsi="Times New Roman" w:cs="Times New Roman"/>
            <w:sz w:val="24"/>
          </w:rPr>
          <w:t>stabilization</w:t>
        </w:r>
      </w:ins>
      <w:ins w:id="1317" w:author="Miller, Harvey J." w:date="2020-08-06T09:45:00Z">
        <w:r w:rsidR="00E23D4C">
          <w:rPr>
            <w:rFonts w:ascii="Times New Roman" w:hAnsi="Times New Roman" w:cs="Times New Roman"/>
            <w:sz w:val="24"/>
          </w:rPr>
          <w:t xml:space="preserve"> </w:t>
        </w:r>
      </w:ins>
      <w:ins w:id="1318" w:author="Miller, Harvey J." w:date="2020-08-06T09:46:00Z">
        <w:r w:rsidR="00E23D4C">
          <w:rPr>
            <w:rFonts w:ascii="Times New Roman" w:hAnsi="Times New Roman" w:cs="Times New Roman"/>
            <w:sz w:val="24"/>
          </w:rPr>
          <w:t>and the rate of demand decline</w:t>
        </w:r>
      </w:ins>
      <w:ins w:id="1319" w:author="Liu, Luyu" w:date="2020-08-02T22:56:00Z">
        <w:r>
          <w:rPr>
            <w:rFonts w:ascii="Times New Roman" w:hAnsi="Times New Roman" w:cs="Times New Roman"/>
            <w:sz w:val="24"/>
          </w:rPr>
          <w:t>.</w:t>
        </w:r>
      </w:ins>
    </w:p>
    <w:p w14:paraId="55865E09" w14:textId="77777777" w:rsidR="002730D3" w:rsidRDefault="002730D3">
      <w:pPr>
        <w:spacing w:line="240" w:lineRule="auto"/>
        <w:jc w:val="both"/>
        <w:rPr>
          <w:rFonts w:ascii="Times New Roman" w:hAnsi="Times New Roman" w:cs="Times New Roman"/>
          <w:sz w:val="24"/>
        </w:rPr>
        <w:pPrChange w:id="1320" w:author="Miller, Harvey J." w:date="2020-08-04T14:50:00Z">
          <w:pPr>
            <w:spacing w:line="480" w:lineRule="auto"/>
          </w:pPr>
        </w:pPrChange>
      </w:pPr>
    </w:p>
    <w:p w14:paraId="602BAB8D" w14:textId="77777777" w:rsidR="00077492" w:rsidRPr="00FF2732" w:rsidRDefault="00077492">
      <w:pPr>
        <w:spacing w:line="240" w:lineRule="auto"/>
        <w:jc w:val="both"/>
        <w:rPr>
          <w:rStyle w:val="Emphasis"/>
          <w:rPrChange w:id="1321" w:author="Liu, Luyu" w:date="2020-08-02T21:18:00Z">
            <w:rPr/>
          </w:rPrChange>
        </w:rPr>
        <w:pPrChange w:id="1322" w:author="Liu, Luyu" w:date="2020-08-02T21:18:00Z">
          <w:pPr>
            <w:pStyle w:val="ListParagraph"/>
            <w:numPr>
              <w:ilvl w:val="2"/>
              <w:numId w:val="2"/>
            </w:numPr>
            <w:spacing w:line="480" w:lineRule="auto"/>
            <w:ind w:hanging="720"/>
            <w:jc w:val="both"/>
          </w:pPr>
        </w:pPrChange>
      </w:pPr>
      <w:r w:rsidRPr="00FF2732">
        <w:rPr>
          <w:rStyle w:val="Emphasis"/>
          <w:rPrChange w:id="1323" w:author="Liu, Luyu" w:date="2020-08-02T21:18:00Z">
            <w:rPr/>
          </w:rPrChange>
        </w:rPr>
        <w:t>Response intervals with incubation lags</w:t>
      </w:r>
    </w:p>
    <w:p w14:paraId="066139FC" w14:textId="7D0E8D0D" w:rsidR="00077492" w:rsidRDefault="00077492">
      <w:pPr>
        <w:spacing w:line="240" w:lineRule="auto"/>
        <w:ind w:firstLine="720"/>
        <w:jc w:val="both"/>
        <w:rPr>
          <w:rFonts w:ascii="Times New Roman" w:hAnsi="Times New Roman" w:cs="Times New Roman"/>
          <w:sz w:val="24"/>
        </w:rPr>
        <w:pPrChange w:id="1324"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1325" w:author="Liu, Luyu" w:date="2020-07-29T17:24:00Z">
        <w:r w:rsidDel="00E71AC6">
          <w:rPr>
            <w:rFonts w:ascii="Times New Roman" w:hAnsi="Times New Roman" w:cs="Times New Roman"/>
            <w:sz w:val="24"/>
          </w:rPr>
          <w:delText>floor</w:delText>
        </w:r>
      </w:del>
      <w:ins w:id="1326"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4342EDDC" w:rsidR="00077492" w:rsidRDefault="00077492">
      <w:pPr>
        <w:spacing w:line="240" w:lineRule="auto"/>
        <w:ind w:firstLine="720"/>
        <w:jc w:val="both"/>
        <w:rPr>
          <w:rFonts w:ascii="Times New Roman" w:hAnsi="Times New Roman" w:cs="Times New Roman"/>
          <w:sz w:val="24"/>
        </w:rPr>
        <w:pPrChange w:id="1327"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[30]","plainTextFormattedCitation":"[30]","previouslyFormattedCitation":"[32]"},"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[31–33]","plainTextFormattedCitation":"[31–33]","previouslyFormattedCitation":"[33–35]"},"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[31–33]</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[34,35]","plainTextFormattedCitation":"[34,35]","previouslyFormattedCitation":"[36,37]"},"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[34,35]</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w:t>
      </w:r>
      <w:ins w:id="1328" w:author="Miller, Harvey J." w:date="2020-08-04T14:52:00Z">
        <w:r w:rsidR="008101AB">
          <w:rPr>
            <w:rFonts w:ascii="Times New Roman" w:hAnsi="Times New Roman" w:cs="Times New Roman"/>
            <w:sz w:val="24"/>
          </w:rPr>
          <w:t>of the</w:t>
        </w:r>
      </w:ins>
      <w:del w:id="1329" w:author="Miller, Harvey J." w:date="2020-08-04T14:52:00Z">
        <w:r w:rsidDel="008101AB">
          <w:rPr>
            <w:rFonts w:ascii="Times New Roman" w:hAnsi="Times New Roman" w:cs="Times New Roman"/>
            <w:sz w:val="24"/>
          </w:rPr>
          <w:delText>into</w:delText>
        </w:r>
      </w:del>
      <w:r>
        <w:rPr>
          <w:rFonts w:ascii="Times New Roman" w:hAnsi="Times New Roman" w:cs="Times New Roman"/>
          <w:sz w:val="24"/>
        </w:rPr>
        <w:t xml:space="preserve"> </w:t>
      </w:r>
      <w:r w:rsidRPr="009457DC">
        <w:rPr>
          <w:rFonts w:ascii="Times New Roman" w:hAnsi="Times New Roman" w:cs="Times New Roman"/>
          <w:sz w:val="24"/>
        </w:rPr>
        <w:t xml:space="preserve">response intervals relative to the cliff and </w:t>
      </w:r>
      <w:del w:id="1330" w:author="Liu, Luyu" w:date="2020-07-29T17:24:00Z">
        <w:r w:rsidRPr="009457DC" w:rsidDel="00E71AC6">
          <w:rPr>
            <w:rFonts w:ascii="Times New Roman" w:hAnsi="Times New Roman" w:cs="Times New Roman"/>
            <w:sz w:val="24"/>
          </w:rPr>
          <w:delText>floor</w:delText>
        </w:r>
      </w:del>
      <w:ins w:id="1331"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2" w:author="Liu, Luyu" w:date="2020-07-20T23:14:00Z">
                <w:pPr>
                  <w:spacing w:line="480" w:lineRule="auto"/>
                  <w:jc w:val="center"/>
                </w:pPr>
              </w:pPrChange>
            </w:pPr>
          </w:p>
        </w:tc>
        <w:tc>
          <w:tcPr>
            <w:tcW w:w="4463" w:type="pct"/>
            <w:vAlign w:val="center"/>
            <w:hideMark/>
          </w:tcPr>
          <w:p w14:paraId="0A9CB44B" w14:textId="77777777" w:rsidR="00077492" w:rsidRPr="0053358D" w:rsidRDefault="00702979">
            <w:pPr>
              <w:spacing w:line="240" w:lineRule="auto"/>
              <w:jc w:val="both"/>
              <w:rPr>
                <w:rFonts w:ascii="Times New Roman" w:eastAsia="Yu Mincho" w:hAnsi="Times New Roman" w:cs="Times New Roman"/>
                <w:sz w:val="24"/>
                <w:szCs w:val="24"/>
                <w:lang w:eastAsia="ja-JP"/>
              </w:rPr>
              <w:pPrChange w:id="1333"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4"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5" w:author="Liu, Luyu" w:date="2020-07-20T23:14:00Z">
                <w:pPr>
                  <w:spacing w:line="480" w:lineRule="auto"/>
                  <w:jc w:val="center"/>
                </w:pPr>
              </w:pPrChange>
            </w:pPr>
          </w:p>
        </w:tc>
        <w:tc>
          <w:tcPr>
            <w:tcW w:w="4463" w:type="pct"/>
            <w:vAlign w:val="center"/>
            <w:hideMark/>
          </w:tcPr>
          <w:p w14:paraId="570801F6" w14:textId="212A35F3" w:rsidR="00077492" w:rsidRPr="007744F3" w:rsidRDefault="00702979">
            <w:pPr>
              <w:spacing w:line="240" w:lineRule="auto"/>
              <w:jc w:val="both"/>
              <w:rPr>
                <w:rFonts w:ascii="Cambria Math" w:eastAsia="Yu Mincho" w:hAnsi="Cambria Math" w:cs="Times New Roman"/>
                <w:sz w:val="24"/>
                <w:szCs w:val="24"/>
                <w:lang w:eastAsia="ja-JP"/>
                <w:oMath/>
              </w:rPr>
              <w:pPrChange w:id="1336"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1337" w:author="Liu, Luyu" w:date="2020-07-29T17:24:00Z">
                        <m:rPr>
                          <m:sty m:val="p"/>
                        </m:rPr>
                        <w:rPr>
                          <w:rFonts w:ascii="Cambria Math" w:eastAsia="Yu Mincho" w:hAnsi="Cambria Math" w:cs="Times New Roman"/>
                          <w:sz w:val="24"/>
                          <w:szCs w:val="24"/>
                          <w:lang w:eastAsia="ja-JP"/>
                        </w:rPr>
                        <m:t>b</m:t>
                      </w:ins>
                    </m:r>
                    <m:r>
                      <w:del w:id="1338"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1339" w:author="Liu, Luyu" w:date="2020-07-29T17:24:00Z">
                        <w:rPr>
                          <w:rFonts w:ascii="Cambria Math" w:eastAsia="Yu Mincho" w:hAnsi="Cambria Math" w:cs="Times New Roman"/>
                          <w:sz w:val="24"/>
                          <w:szCs w:val="24"/>
                          <w:lang w:eastAsia="ja-JP"/>
                        </w:rPr>
                        <m:t>b</m:t>
                      </w:ins>
                    </m:r>
                    <m:r>
                      <w:del w:id="1340"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41"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5B5B7E2" w:rsidR="00077492" w:rsidRPr="006B2355" w:rsidRDefault="00077492">
      <w:pPr>
        <w:spacing w:line="240" w:lineRule="auto"/>
        <w:jc w:val="both"/>
        <w:rPr>
          <w:rFonts w:ascii="Times New Roman" w:hAnsi="Times New Roman" w:cs="Times New Roman"/>
          <w:sz w:val="24"/>
        </w:rPr>
        <w:pPrChange w:id="1342" w:author="Liu, Luyu" w:date="2020-07-20T23:14:00Z">
          <w:pPr>
            <w:spacing w:line="480" w:lineRule="auto"/>
            <w:jc w:val="both"/>
          </w:pPr>
        </w:pPrChange>
      </w:pPr>
      <w:r>
        <w:rPr>
          <w:rFonts w:ascii="Times New Roman" w:hAnsi="Times New Roman" w:cs="Times New Roman"/>
          <w:sz w:val="24"/>
        </w:rPr>
        <w:t xml:space="preserve">where </w:t>
      </w:r>
      <w:ins w:id="1343" w:author="Liu, Luyu" w:date="2020-08-05T22:38:00Z">
        <w:r w:rsidR="00D66A3F" w:rsidRPr="00D66A3F">
          <w:rPr>
            <w:rFonts w:ascii="Times New Roman" w:hAnsi="Times New Roman" w:cs="Times New Roman"/>
            <w:i/>
            <w:sz w:val="24"/>
            <w:rPrChange w:id="1344"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45" w:author="Liu, Luyu" w:date="2020-08-05T22:39:00Z">
              <w:rPr>
                <w:rFonts w:ascii="Times New Roman" w:hAnsi="Times New Roman" w:cs="Times New Roman"/>
                <w:sz w:val="24"/>
                <w:vertAlign w:val="subscript"/>
              </w:rPr>
            </w:rPrChange>
          </w:rPr>
          <w:t>s</w:t>
        </w:r>
      </w:ins>
      <m:oMath>
        <m:sSub>
          <m:sSubPr>
            <m:ctrlPr>
              <w:del w:id="1346" w:author="Liu, Luyu" w:date="2020-08-05T22:38:00Z">
                <w:rPr>
                  <w:rFonts w:ascii="Cambria Math" w:hAnsi="Cambria Math" w:cs="Times New Roman"/>
                  <w:i/>
                  <w:sz w:val="24"/>
                </w:rPr>
              </w:del>
            </m:ctrlPr>
          </m:sSubPr>
          <m:e>
            <m:r>
              <w:del w:id="1347" w:author="Liu, Luyu" w:date="2020-08-05T22:38:00Z">
                <w:rPr>
                  <w:rFonts w:ascii="Cambria Math" w:hAnsi="Cambria Math" w:cs="Times New Roman"/>
                  <w:sz w:val="24"/>
                </w:rPr>
                <m:t>t</m:t>
              </w:del>
            </m:r>
          </m:e>
          <m:sub>
            <m:r>
              <w:del w:id="1348" w:author="Liu, Luyu" w:date="2020-08-05T22:38:00Z">
                <w:rPr>
                  <w:rFonts w:ascii="Cambria Math" w:hAnsi="Cambria Math" w:cs="Times New Roman"/>
                  <w:sz w:val="24"/>
                </w:rPr>
                <m:t>s</m:t>
              </w:del>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w:ins w:id="1349" w:author="Liu, Luyu" w:date="2020-08-05T22:39:00Z">
        <w:r w:rsidR="00D66A3F" w:rsidRPr="00D66A3F">
          <w:rPr>
            <w:rFonts w:ascii="Times New Roman" w:hAnsi="Times New Roman" w:cs="Times New Roman"/>
            <w:i/>
            <w:sz w:val="24"/>
            <w:rPrChange w:id="1350"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51" w:author="Liu, Luyu" w:date="2020-08-05T22:39:00Z">
              <w:rPr>
                <w:rFonts w:ascii="Times New Roman" w:hAnsi="Times New Roman" w:cs="Times New Roman"/>
                <w:sz w:val="24"/>
                <w:vertAlign w:val="subscript"/>
              </w:rPr>
            </w:rPrChange>
          </w:rPr>
          <w:t>c</w:t>
        </w:r>
        <w:r w:rsidR="00D66A3F">
          <w:rPr>
            <w:rFonts w:ascii="Times New Roman" w:hAnsi="Times New Roman" w:cs="Times New Roman"/>
            <w:sz w:val="24"/>
          </w:rPr>
          <w:t xml:space="preserve"> </w:t>
        </w:r>
      </w:ins>
      <m:oMath>
        <m:sSub>
          <m:sSubPr>
            <m:ctrlPr>
              <w:del w:id="1352" w:author="Liu, Luyu" w:date="2020-08-05T22:39:00Z">
                <w:rPr>
                  <w:rFonts w:ascii="Cambria Math" w:hAnsi="Cambria Math" w:cs="Times New Roman"/>
                  <w:i/>
                  <w:sz w:val="24"/>
                </w:rPr>
              </w:del>
            </m:ctrlPr>
          </m:sSubPr>
          <m:e>
            <m:r>
              <w:del w:id="1353" w:author="Liu, Luyu" w:date="2020-08-05T22:39:00Z">
                <w:rPr>
                  <w:rFonts w:ascii="Cambria Math" w:hAnsi="Cambria Math" w:cs="Times New Roman"/>
                  <w:sz w:val="24"/>
                </w:rPr>
                <m:t>t</m:t>
              </w:del>
            </m:r>
          </m:e>
          <m:sub>
            <m:r>
              <w:del w:id="1354" w:author="Liu, Luyu" w:date="2020-08-05T22:39:00Z">
                <w:rPr>
                  <w:rFonts w:ascii="Cambria Math" w:hAnsi="Cambria Math" w:cs="Times New Roman"/>
                  <w:sz w:val="24"/>
                </w:rPr>
                <m:t>c</m:t>
              </w:del>
            </m:r>
          </m:sub>
        </m:sSub>
      </m:oMath>
      <w:del w:id="1355" w:author="Liu, Luyu" w:date="2020-08-05T22:39:00Z">
        <w:r w:rsidDel="00D66A3F">
          <w:rPr>
            <w:rFonts w:ascii="Times New Roman" w:hAnsi="Times New Roman" w:cs="Times New Roman"/>
            <w:sz w:val="24"/>
          </w:rPr>
          <w:delText xml:space="preserve"> </w:delText>
        </w:r>
      </w:del>
      <w:r>
        <w:rPr>
          <w:rFonts w:ascii="Times New Roman" w:hAnsi="Times New Roman" w:cs="Times New Roman"/>
          <w:sz w:val="24"/>
        </w:rPr>
        <w:t>and</w:t>
      </w:r>
      <w:ins w:id="1356" w:author="Liu, Luyu" w:date="2020-08-05T22:39:00Z">
        <w:r w:rsidR="00D66A3F">
          <w:rPr>
            <w:rFonts w:ascii="Times New Roman" w:hAnsi="Times New Roman" w:cs="Times New Roman"/>
            <w:sz w:val="24"/>
          </w:rPr>
          <w:t xml:space="preserve"> </w:t>
        </w:r>
        <w:r w:rsidR="00D66A3F" w:rsidRPr="00D66A3F">
          <w:rPr>
            <w:rFonts w:ascii="Times New Roman" w:hAnsi="Times New Roman" w:cs="Times New Roman"/>
            <w:i/>
            <w:sz w:val="24"/>
            <w:rPrChange w:id="1357"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58" w:author="Liu, Luyu" w:date="2020-08-05T22:39:00Z">
              <w:rPr>
                <w:rFonts w:ascii="Times New Roman" w:hAnsi="Times New Roman" w:cs="Times New Roman"/>
                <w:sz w:val="24"/>
                <w:vertAlign w:val="subscript"/>
              </w:rPr>
            </w:rPrChange>
          </w:rPr>
          <w:t>b</w:t>
        </w:r>
      </w:ins>
      <w:del w:id="1359" w:author="Liu, Luyu" w:date="2020-08-05T22:39:00Z">
        <w:r w:rsidDel="00D66A3F">
          <w:rPr>
            <w:rFonts w:ascii="Times New Roman"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del>
      <w:r>
        <w:rPr>
          <w:rFonts w:ascii="Times New Roman" w:hAnsi="Times New Roman" w:cs="Times New Roman"/>
          <w:sz w:val="24"/>
        </w:rPr>
        <w:t xml:space="preserve"> are the cliff and </w:t>
      </w:r>
      <w:del w:id="1360" w:author="Liu, Luyu" w:date="2020-07-29T17:24:00Z">
        <w:r w:rsidDel="00E71AC6">
          <w:rPr>
            <w:rFonts w:ascii="Times New Roman" w:hAnsi="Times New Roman" w:cs="Times New Roman"/>
            <w:sz w:val="24"/>
          </w:rPr>
          <w:delText>floor</w:delText>
        </w:r>
      </w:del>
      <w:ins w:id="1361"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r w:rsidRPr="008101AB">
        <w:rPr>
          <w:rFonts w:ascii="Times New Roman" w:hAnsi="Times New Roman" w:cs="Times New Roman"/>
          <w:i/>
          <w:iCs/>
          <w:sz w:val="24"/>
          <w:rPrChange w:id="1362" w:author="Miller, Harvey J." w:date="2020-08-04T14:52:00Z">
            <w:rPr>
              <w:rFonts w:ascii="Times New Roman" w:hAnsi="Times New Roman" w:cs="Times New Roman"/>
              <w:sz w:val="24"/>
            </w:rPr>
          </w:rPrChange>
        </w:rPr>
        <w:t>r</w:t>
      </w:r>
      <w:r w:rsidRPr="008101AB">
        <w:rPr>
          <w:rFonts w:ascii="Times New Roman" w:hAnsi="Times New Roman" w:cs="Times New Roman"/>
          <w:i/>
          <w:iCs/>
          <w:sz w:val="24"/>
          <w:vertAlign w:val="subscript"/>
          <w:rPrChange w:id="1363" w:author="Miller, Harvey J." w:date="2020-08-04T14:52:00Z">
            <w:rPr>
              <w:rFonts w:ascii="Times New Roman" w:hAnsi="Times New Roman" w:cs="Times New Roman"/>
              <w:sz w:val="24"/>
              <w:vertAlign w:val="subscript"/>
            </w:rPr>
          </w:rPrChange>
        </w:rPr>
        <w:t>c</w:t>
      </w:r>
      <w:r w:rsidRPr="008101AB">
        <w:rPr>
          <w:rFonts w:ascii="Times New Roman" w:hAnsi="Times New Roman" w:cs="Times New Roman"/>
          <w:i/>
          <w:iCs/>
          <w:sz w:val="24"/>
          <w:rPrChange w:id="1364" w:author="Miller, Harvey J." w:date="2020-08-04T14:52:00Z">
            <w:rPr>
              <w:rFonts w:ascii="Times New Roman" w:hAnsi="Times New Roman" w:cs="Times New Roman"/>
              <w:sz w:val="24"/>
            </w:rPr>
          </w:rPrChange>
        </w:rPr>
        <w:t xml:space="preserve"> </w:t>
      </w:r>
      <w:r>
        <w:rPr>
          <w:rFonts w:ascii="Times New Roman" w:hAnsi="Times New Roman" w:cs="Times New Roman"/>
          <w:sz w:val="24"/>
        </w:rPr>
        <w:t xml:space="preserve">and </w:t>
      </w:r>
      <w:r w:rsidRPr="008101AB">
        <w:rPr>
          <w:rFonts w:ascii="Times New Roman" w:hAnsi="Times New Roman" w:cs="Times New Roman"/>
          <w:i/>
          <w:iCs/>
          <w:sz w:val="24"/>
          <w:rPrChange w:id="1365" w:author="Miller, Harvey J." w:date="2020-08-04T14:52:00Z">
            <w:rPr>
              <w:rFonts w:ascii="Times New Roman" w:hAnsi="Times New Roman" w:cs="Times New Roman"/>
              <w:sz w:val="24"/>
            </w:rPr>
          </w:rPrChange>
        </w:rPr>
        <w:t>r</w:t>
      </w:r>
      <w:ins w:id="1366" w:author="Liu, Luyu" w:date="2020-07-29T17:25:00Z">
        <w:r w:rsidR="00E71AC6" w:rsidRPr="008101AB">
          <w:rPr>
            <w:rFonts w:ascii="Times New Roman" w:hAnsi="Times New Roman" w:cs="Times New Roman"/>
            <w:i/>
            <w:iCs/>
            <w:sz w:val="24"/>
            <w:vertAlign w:val="subscript"/>
            <w:rPrChange w:id="1367" w:author="Miller, Harvey J." w:date="2020-08-04T14:52:00Z">
              <w:rPr>
                <w:rFonts w:ascii="Times New Roman" w:hAnsi="Times New Roman" w:cs="Times New Roman"/>
                <w:sz w:val="24"/>
                <w:vertAlign w:val="subscript"/>
              </w:rPr>
            </w:rPrChange>
          </w:rPr>
          <w:t>b</w:t>
        </w:r>
      </w:ins>
      <w:del w:id="1368"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w:t>
      </w:r>
      <w:ins w:id="1369" w:author="Miller, Harvey J." w:date="2020-08-04T14:52:00Z">
        <w:r w:rsidR="008101AB">
          <w:rPr>
            <w:rFonts w:ascii="Times New Roman" w:hAnsi="Times New Roman" w:cs="Times New Roman"/>
            <w:sz w:val="24"/>
          </w:rPr>
          <w:t xml:space="preserve"> relative to t</w:t>
        </w:r>
      </w:ins>
      <w:ins w:id="1370" w:author="Miller, Harvey J." w:date="2020-08-04T14:53:00Z">
        <w:r w:rsidR="008101AB">
          <w:rPr>
            <w:rFonts w:ascii="Times New Roman" w:hAnsi="Times New Roman" w:cs="Times New Roman"/>
            <w:sz w:val="24"/>
          </w:rPr>
          <w:t>he base point and cliff point, respectively</w:t>
        </w:r>
      </w:ins>
      <w:r>
        <w:rPr>
          <w:rFonts w:ascii="Times New Roman" w:hAnsi="Times New Roman" w:cs="Times New Roman"/>
          <w:sz w:val="24"/>
        </w:rPr>
        <w:t xml:space="preserve">.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1371" w:author="Liu, Luyu" w:date="2020-07-29T17:24:00Z">
        <w:r w:rsidDel="00E71AC6">
          <w:rPr>
            <w:rFonts w:ascii="Times New Roman" w:hAnsi="Times New Roman" w:cs="Times New Roman"/>
            <w:sz w:val="24"/>
          </w:rPr>
          <w:delText>floor</w:delText>
        </w:r>
      </w:del>
      <w:ins w:id="1372"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w:t>
      </w:r>
      <w:ins w:id="1373" w:author="Miller, Harvey J." w:date="2020-08-04T14:53:00Z">
        <w:r w:rsidR="008101AB">
          <w:rPr>
            <w:rFonts w:ascii="Times New Roman" w:hAnsi="Times New Roman" w:cs="Times New Roman"/>
            <w:sz w:val="24"/>
          </w:rPr>
          <w:t>.</w:t>
        </w:r>
      </w:ins>
      <w:ins w:id="1374" w:author="Liu, Luyu" w:date="2020-08-05T22:40:00Z">
        <w:r w:rsidR="0022091A">
          <w:rPr>
            <w:rFonts w:ascii="Times New Roman" w:hAnsi="Times New Roman" w:cs="Times New Roman"/>
            <w:sz w:val="24"/>
          </w:rPr>
          <w:t xml:space="preserve"> </w:t>
        </w:r>
      </w:ins>
      <w:ins w:id="1375" w:author="Miller, Harvey J." w:date="2020-08-04T14:53:00Z">
        <w:del w:id="1376" w:author="Liu, Luyu" w:date="2020-08-05T22:40:00Z">
          <w:r w:rsidR="008101AB" w:rsidDel="0022091A">
            <w:rPr>
              <w:rFonts w:ascii="Times New Roman" w:hAnsi="Times New Roman" w:cs="Times New Roman"/>
              <w:sz w:val="24"/>
            </w:rPr>
            <w:delText xml:space="preserve">  </w:delText>
          </w:r>
        </w:del>
        <w:r w:rsidR="008101AB">
          <w:rPr>
            <w:rFonts w:ascii="Times New Roman" w:hAnsi="Times New Roman" w:cs="Times New Roman"/>
            <w:sz w:val="24"/>
          </w:rPr>
          <w:t xml:space="preserve">For example, </w:t>
        </w:r>
      </w:ins>
      <w:del w:id="1377" w:author="Miller, Harvey J." w:date="2020-08-04T14:53:00Z">
        <w:r w:rsidDel="008101AB">
          <w:rPr>
            <w:rFonts w:ascii="Times New Roman" w:hAnsi="Times New Roman" w:cs="Times New Roman"/>
            <w:sz w:val="24"/>
          </w:rPr>
          <w:delText xml:space="preserve"> (</w:delText>
        </w:r>
      </w:del>
      <w:r>
        <w:rPr>
          <w:rFonts w:ascii="Times New Roman" w:hAnsi="Times New Roman" w:cs="Times New Roman"/>
          <w:sz w:val="24"/>
        </w:rPr>
        <w:t xml:space="preserve">a negative </w:t>
      </w:r>
      <w:del w:id="1378" w:author="Liu, Luyu" w:date="2020-07-29T17:25:00Z">
        <w:r w:rsidDel="00E71AC6">
          <w:rPr>
            <w:rFonts w:ascii="Times New Roman" w:hAnsi="Times New Roman" w:cs="Times New Roman"/>
            <w:sz w:val="24"/>
          </w:rPr>
          <w:delText>floor</w:delText>
        </w:r>
      </w:del>
      <w:ins w:id="1379"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w:t>
      </w:r>
      <w:del w:id="1380" w:author="Miller, Harvey J." w:date="2020-08-04T14:53:00Z">
        <w:r w:rsidDel="008101AB">
          <w:rPr>
            <w:rFonts w:ascii="Times New Roman" w:hAnsi="Times New Roman" w:cs="Times New Roman"/>
            <w:sz w:val="24"/>
          </w:rPr>
          <w:delText>, for example,</w:delText>
        </w:r>
      </w:del>
      <w:r>
        <w:rPr>
          <w:rFonts w:ascii="Times New Roman" w:hAnsi="Times New Roman" w:cs="Times New Roman"/>
          <w:sz w:val="24"/>
        </w:rPr>
        <w:t xml:space="preserve"> indicates that public transit reached its minimum level long after the first confirmed case in the county</w:t>
      </w:r>
      <w:del w:id="1381" w:author="Miller, Harvey J." w:date="2020-08-04T14:53:00Z">
        <w:r w:rsidDel="008101AB">
          <w:rPr>
            <w:rFonts w:ascii="Times New Roman" w:hAnsi="Times New Roman" w:cs="Times New Roman"/>
            <w:sz w:val="24"/>
          </w:rPr>
          <w:delText>)</w:delText>
        </w:r>
      </w:del>
      <w:r>
        <w:rPr>
          <w:rFonts w:ascii="Times New Roman" w:hAnsi="Times New Roman" w:cs="Times New Roman"/>
          <w:sz w:val="24"/>
        </w:rPr>
        <w:t>.</w:t>
      </w:r>
    </w:p>
    <w:p w14:paraId="16A598D3" w14:textId="77777777" w:rsidR="00077492" w:rsidRPr="006B2355" w:rsidRDefault="00077492">
      <w:pPr>
        <w:spacing w:line="240" w:lineRule="auto"/>
        <w:rPr>
          <w:rFonts w:ascii="Times New Roman" w:hAnsi="Times New Roman" w:cs="Times New Roman"/>
          <w:sz w:val="24"/>
        </w:rPr>
        <w:pPrChange w:id="1382" w:author="Liu, Luyu" w:date="2020-07-20T23:14:00Z">
          <w:pPr>
            <w:spacing w:line="480" w:lineRule="auto"/>
          </w:pPr>
        </w:pPrChange>
      </w:pPr>
    </w:p>
    <w:p w14:paraId="69E4822F" w14:textId="77777777" w:rsidR="00077492" w:rsidRPr="00FF2732" w:rsidRDefault="00077492">
      <w:pPr>
        <w:spacing w:line="240" w:lineRule="auto"/>
        <w:rPr>
          <w:rStyle w:val="SubtleEmphasis"/>
          <w:rPrChange w:id="1383" w:author="Liu, Luyu" w:date="2020-08-02T21:18:00Z">
            <w:rPr/>
          </w:rPrChange>
        </w:rPr>
        <w:pPrChange w:id="1384" w:author="Liu, Luyu" w:date="2020-08-02T21:18:00Z">
          <w:pPr>
            <w:pStyle w:val="ListParagraph"/>
            <w:numPr>
              <w:ilvl w:val="1"/>
              <w:numId w:val="2"/>
            </w:numPr>
            <w:spacing w:line="480" w:lineRule="auto"/>
            <w:ind w:left="360" w:hanging="360"/>
          </w:pPr>
        </w:pPrChange>
      </w:pPr>
      <w:del w:id="1385" w:author="Liu, Luyu" w:date="2020-08-02T21:18:00Z">
        <w:r w:rsidRPr="00FF2732" w:rsidDel="00FF2732">
          <w:rPr>
            <w:rStyle w:val="SubtleEmphasis"/>
            <w:rPrChange w:id="1386" w:author="Liu, Luyu" w:date="2020-08-02T21:18:00Z">
              <w:rPr/>
            </w:rPrChange>
          </w:rPr>
          <w:delText xml:space="preserve"> </w:delText>
        </w:r>
      </w:del>
      <w:r w:rsidRPr="00FF2732">
        <w:rPr>
          <w:rStyle w:val="SubtleEmphasis"/>
          <w:rPrChange w:id="1387" w:author="Liu, Luyu" w:date="2020-08-02T21:18:00Z">
            <w:rPr/>
          </w:rPrChange>
        </w:rPr>
        <w:t>Change in daily transit demand dynamics</w:t>
      </w:r>
    </w:p>
    <w:p w14:paraId="7E63335D" w14:textId="04AC6EB9" w:rsidR="00077492" w:rsidRDefault="00E821D4">
      <w:pPr>
        <w:spacing w:line="240" w:lineRule="auto"/>
        <w:ind w:firstLine="720"/>
        <w:jc w:val="both"/>
        <w:rPr>
          <w:ins w:id="1388" w:author="Miller, Harvey J." w:date="2020-08-04T14:53:00Z"/>
          <w:rFonts w:ascii="Times New Roman" w:hAnsi="Times New Roman" w:cs="Times New Roman"/>
          <w:sz w:val="24"/>
        </w:rPr>
      </w:pPr>
      <w:ins w:id="1389" w:author="Liu, Luyu" w:date="2020-08-07T17:42:00Z">
        <w:r>
          <w:rPr>
            <w:rFonts w:ascii="Times New Roman" w:hAnsi="Times New Roman" w:cs="Times New Roman"/>
            <w:sz w:val="24"/>
          </w:rPr>
          <w:t xml:space="preserve"> </w:t>
        </w:r>
      </w:ins>
      <w:r w:rsidR="00077492" w:rsidRPr="006B2355">
        <w:rPr>
          <w:rFonts w:ascii="Times New Roman" w:hAnsi="Times New Roman" w:cs="Times New Roman"/>
          <w:sz w:val="24"/>
        </w:rPr>
        <w:t>The analyses based on the average daily transit demand shows the coarse-grained temporal variation among different transit system</w:t>
      </w:r>
      <w:r w:rsidR="00077492">
        <w:rPr>
          <w:rFonts w:ascii="Times New Roman" w:hAnsi="Times New Roman" w:cs="Times New Roman"/>
          <w:sz w:val="24"/>
        </w:rPr>
        <w:t>s</w:t>
      </w:r>
      <w:r w:rsidR="00077492" w:rsidRPr="006B2355">
        <w:rPr>
          <w:rFonts w:ascii="Times New Roman" w:hAnsi="Times New Roman" w:cs="Times New Roman"/>
          <w:sz w:val="24"/>
        </w:rPr>
        <w:t>.</w:t>
      </w:r>
      <w:r w:rsidR="00077492">
        <w:rPr>
          <w:rFonts w:ascii="Times New Roman" w:hAnsi="Times New Roman" w:cs="Times New Roman"/>
          <w:sz w:val="24"/>
        </w:rPr>
        <w:t xml:space="preserve"> Transit </w:t>
      </w:r>
      <w:r w:rsidR="00077492" w:rsidRPr="006B2355">
        <w:rPr>
          <w:rFonts w:ascii="Times New Roman" w:hAnsi="Times New Roman" w:cs="Times New Roman"/>
          <w:sz w:val="24"/>
        </w:rPr>
        <w:t xml:space="preserve">demand dynamics within each day </w:t>
      </w:r>
      <w:r w:rsidR="00077492">
        <w:rPr>
          <w:rFonts w:ascii="Times New Roman" w:hAnsi="Times New Roman" w:cs="Times New Roman"/>
          <w:sz w:val="24"/>
        </w:rPr>
        <w:t xml:space="preserve">can also </w:t>
      </w:r>
      <w:r w:rsidR="00077492" w:rsidRPr="006B2355">
        <w:rPr>
          <w:rFonts w:ascii="Times New Roman" w:hAnsi="Times New Roman" w:cs="Times New Roman"/>
          <w:sz w:val="24"/>
        </w:rPr>
        <w:t xml:space="preserve">change </w:t>
      </w:r>
      <w:r w:rsidR="00077492">
        <w:rPr>
          <w:rFonts w:ascii="Times New Roman" w:hAnsi="Times New Roman" w:cs="Times New Roman"/>
          <w:sz w:val="24"/>
        </w:rPr>
        <w:t xml:space="preserve">during </w:t>
      </w:r>
      <w:r w:rsidR="00077492" w:rsidRPr="006B2355">
        <w:rPr>
          <w:rFonts w:ascii="Times New Roman" w:hAnsi="Times New Roman" w:cs="Times New Roman"/>
          <w:sz w:val="24"/>
        </w:rPr>
        <w:t>a pandemic</w:t>
      </w:r>
      <w:ins w:id="1390" w:author="Miller, Harvey J." w:date="2020-08-04T14:54:00Z">
        <w:r w:rsidR="008101AB">
          <w:rPr>
            <w:rFonts w:ascii="Times New Roman" w:hAnsi="Times New Roman" w:cs="Times New Roman"/>
            <w:sz w:val="24"/>
          </w:rPr>
          <w:t>.</w:t>
        </w:r>
      </w:ins>
      <w:del w:id="1391" w:author="Miller, Harvey J." w:date="2020-08-04T14:54:00Z">
        <w:r w:rsidR="00077492" w:rsidRPr="006B2355" w:rsidDel="008101AB">
          <w:rPr>
            <w:rFonts w:ascii="Times New Roman" w:hAnsi="Times New Roman" w:cs="Times New Roman"/>
            <w:sz w:val="24"/>
          </w:rPr>
          <w:delText>.</w:delText>
        </w:r>
      </w:del>
      <w:r w:rsidR="00077492">
        <w:rPr>
          <w:rFonts w:ascii="Times New Roman" w:hAnsi="Times New Roman" w:cs="Times New Roman"/>
          <w:sz w:val="24"/>
        </w:rPr>
        <w:t xml:space="preserve"> </w:t>
      </w:r>
      <w:r w:rsidR="00077492" w:rsidRPr="006B2355">
        <w:rPr>
          <w:rFonts w:ascii="Times New Roman" w:hAnsi="Times New Roman" w:cs="Times New Roman"/>
          <w:sz w:val="24"/>
        </w:rPr>
        <w:t xml:space="preserve">For example, </w:t>
      </w:r>
      <w:ins w:id="1392"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1393"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1394" w:author="Liu, Luyu" w:date="2020-07-30T17:35:00Z">
        <w:r w:rsidR="00077492" w:rsidDel="00EA4E55">
          <w:rPr>
            <w:rFonts w:ascii="Times New Roman" w:hAnsi="Times New Roman" w:cs="Times New Roman"/>
            <w:sz w:val="24"/>
          </w:rPr>
          <w:fldChar w:fldCharType="begin"/>
        </w:r>
        <w:r w:rsidR="00077492" w:rsidRPr="00216ABB" w:rsidDel="00EA4E55">
          <w:rPr>
            <w:rFonts w:ascii="Times New Roman" w:hAnsi="Times New Roman" w:cs="Times New Roman"/>
            <w:sz w:val="24"/>
          </w:rPr>
          <w:delInstrText xml:space="preserve"> REF _Ref41950150 \h </w:delInstrText>
        </w:r>
        <w:r w:rsidR="00077492" w:rsidDel="00EA4E55">
          <w:rPr>
            <w:rFonts w:ascii="Times New Roman" w:hAnsi="Times New Roman" w:cs="Times New Roman"/>
            <w:sz w:val="24"/>
          </w:rPr>
        </w:r>
        <w:r w:rsidR="00077492" w:rsidDel="00EA4E55">
          <w:rPr>
            <w:rFonts w:ascii="Times New Roman" w:hAnsi="Times New Roman" w:cs="Times New Roman"/>
            <w:sz w:val="24"/>
          </w:rPr>
          <w:fldChar w:fldCharType="separate"/>
        </w:r>
      </w:del>
      <w:del w:id="1395" w:author="Liu, Luyu" w:date="2020-07-29T23:37:00Z">
        <w:r w:rsidR="00077492" w:rsidRPr="008A6B31" w:rsidDel="000F49FB">
          <w:rPr>
            <w:rFonts w:ascii="Times New Roman" w:hAnsi="Times New Roman" w:cs="Times New Roman"/>
            <w:sz w:val="24"/>
          </w:rPr>
          <w:delText xml:space="preserve">Fig </w:delText>
        </w:r>
        <w:r w:rsidR="00077492" w:rsidRPr="008A6B31" w:rsidDel="000F49FB">
          <w:rPr>
            <w:rFonts w:ascii="Times New Roman" w:hAnsi="Times New Roman" w:cs="Times New Roman"/>
            <w:noProof/>
            <w:sz w:val="24"/>
          </w:rPr>
          <w:delText>1</w:delText>
        </w:r>
      </w:del>
      <w:del w:id="1396" w:author="Liu, Luyu" w:date="2020-07-30T17:35:00Z">
        <w:r w:rsidR="00077492" w:rsidDel="00EA4E55">
          <w:rPr>
            <w:rFonts w:ascii="Times New Roman" w:hAnsi="Times New Roman" w:cs="Times New Roman"/>
            <w:sz w:val="24"/>
          </w:rPr>
          <w:fldChar w:fldCharType="end"/>
        </w:r>
        <w:r w:rsidR="00077492" w:rsidRPr="00703BB3" w:rsidDel="00EA4E55">
          <w:rPr>
            <w:rFonts w:ascii="Times New Roman" w:hAnsi="Times New Roman" w:cs="Times New Roman"/>
            <w:sz w:val="24"/>
          </w:rPr>
          <w:fldChar w:fldCharType="begin"/>
        </w:r>
        <w:r w:rsidR="00077492" w:rsidRPr="006B2355" w:rsidDel="00EA4E55">
          <w:rPr>
            <w:rFonts w:ascii="Times New Roman" w:hAnsi="Times New Roman" w:cs="Times New Roman"/>
            <w:sz w:val="24"/>
          </w:rPr>
          <w:delInstrText xml:space="preserve"> REF _Ref40969774 \h </w:delInstrText>
        </w:r>
        <w:r w:rsidR="00077492" w:rsidDel="00EA4E55">
          <w:rPr>
            <w:rFonts w:ascii="Times New Roman" w:hAnsi="Times New Roman" w:cs="Times New Roman"/>
            <w:sz w:val="24"/>
          </w:rPr>
          <w:delInstrText xml:space="preserve"> \* MERGEFORMAT </w:delInstrText>
        </w:r>
        <w:r w:rsidR="00077492" w:rsidRPr="00703BB3" w:rsidDel="00EA4E55">
          <w:rPr>
            <w:rFonts w:ascii="Times New Roman" w:hAnsi="Times New Roman" w:cs="Times New Roman"/>
            <w:sz w:val="24"/>
          </w:rPr>
        </w:r>
        <w:r w:rsidR="00077492" w:rsidRPr="00703BB3" w:rsidDel="00EA4E55">
          <w:rPr>
            <w:rFonts w:ascii="Times New Roman" w:hAnsi="Times New Roman" w:cs="Times New Roman"/>
            <w:sz w:val="24"/>
          </w:rPr>
          <w:fldChar w:fldCharType="end"/>
        </w:r>
        <w:r w:rsidR="00077492" w:rsidRPr="006B2355" w:rsidDel="00EA4E55">
          <w:rPr>
            <w:rFonts w:ascii="Times New Roman" w:hAnsi="Times New Roman" w:cs="Times New Roman"/>
            <w:sz w:val="24"/>
          </w:rPr>
          <w:delText xml:space="preserve"> below </w:delText>
        </w:r>
      </w:del>
      <w:r w:rsidR="00077492" w:rsidRPr="006B2355">
        <w:rPr>
          <w:rFonts w:ascii="Times New Roman" w:hAnsi="Times New Roman" w:cs="Times New Roman"/>
          <w:sz w:val="24"/>
        </w:rPr>
        <w:t>shows changes in transit demand by hour before (</w:t>
      </w:r>
      <w:del w:id="1397" w:author="Liu, Luyu" w:date="2020-08-02T22:01:00Z">
        <w:r w:rsidR="00077492" w:rsidRPr="006B2355" w:rsidDel="001A2D51">
          <w:rPr>
            <w:rFonts w:ascii="Times New Roman" w:hAnsi="Times New Roman" w:cs="Times New Roman"/>
            <w:sz w:val="24"/>
          </w:rPr>
          <w:delText>blue</w:delText>
        </w:r>
      </w:del>
      <w:ins w:id="1398" w:author="Liu, Luyu" w:date="2020-08-02T22:01:00Z">
        <w:r w:rsidR="001A2D51">
          <w:rPr>
            <w:rFonts w:ascii="Times New Roman" w:hAnsi="Times New Roman" w:cs="Times New Roman"/>
            <w:sz w:val="24"/>
          </w:rPr>
          <w:t>orange</w:t>
        </w:r>
      </w:ins>
      <w:r w:rsidR="00077492" w:rsidRPr="006B2355">
        <w:rPr>
          <w:rFonts w:ascii="Times New Roman" w:hAnsi="Times New Roman" w:cs="Times New Roman"/>
          <w:sz w:val="24"/>
        </w:rPr>
        <w:t>) and during COVID (</w:t>
      </w:r>
      <w:del w:id="1399" w:author="Liu, Luyu" w:date="2020-08-02T22:02:00Z">
        <w:r w:rsidR="00077492" w:rsidDel="001A2D51">
          <w:rPr>
            <w:rFonts w:ascii="Times New Roman" w:hAnsi="Times New Roman" w:cs="Times New Roman"/>
            <w:sz w:val="24"/>
          </w:rPr>
          <w:delText>orange</w:delText>
        </w:r>
      </w:del>
      <w:ins w:id="1400" w:author="Liu, Luyu" w:date="2020-08-02T22:02:00Z">
        <w:r w:rsidR="001A2D51">
          <w:rPr>
            <w:rFonts w:ascii="Times New Roman" w:hAnsi="Times New Roman" w:cs="Times New Roman"/>
            <w:sz w:val="24"/>
          </w:rPr>
          <w:t>blue</w:t>
        </w:r>
      </w:ins>
      <w:r w:rsidR="00077492">
        <w:rPr>
          <w:rFonts w:ascii="Times New Roman" w:hAnsi="Times New Roman" w:cs="Times New Roman"/>
          <w:sz w:val="24"/>
        </w:rPr>
        <w:t xml:space="preserve">) for the New York City subway. The higher and peaky curve is </w:t>
      </w:r>
      <w:r w:rsidR="00077492">
        <w:rPr>
          <w:rFonts w:ascii="Times New Roman" w:hAnsi="Times New Roman" w:cs="Times New Roman"/>
          <w:sz w:val="24"/>
        </w:rPr>
        <w:lastRenderedPageBreak/>
        <w:t>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ins w:id="1401" w:author="Miller, Harvey J." w:date="2020-08-04T14:54:00Z">
        <w:r w:rsidR="008101AB">
          <w:rPr>
            <w:rFonts w:ascii="Times New Roman" w:hAnsi="Times New Roman" w:cs="Times New Roman"/>
            <w:sz w:val="24"/>
          </w:rPr>
          <w:t xml:space="preserve">  </w:t>
        </w:r>
      </w:ins>
    </w:p>
    <w:p w14:paraId="19CBA32E" w14:textId="77777777" w:rsidR="008101AB" w:rsidRDefault="008101AB">
      <w:pPr>
        <w:spacing w:line="240" w:lineRule="auto"/>
        <w:ind w:firstLine="720"/>
        <w:jc w:val="both"/>
        <w:rPr>
          <w:rFonts w:ascii="Times New Roman" w:hAnsi="Times New Roman" w:cs="Times New Roman"/>
          <w:sz w:val="24"/>
        </w:rPr>
        <w:pPrChange w:id="1402" w:author="Liu, Luyu" w:date="2020-08-02T21:20:00Z">
          <w:pPr>
            <w:spacing w:line="480" w:lineRule="auto"/>
            <w:jc w:val="both"/>
          </w:pPr>
        </w:pPrChange>
      </w:pPr>
    </w:p>
    <w:p w14:paraId="3EB68560" w14:textId="78710B3F" w:rsidR="00077492" w:rsidRPr="00C94C81" w:rsidDel="00166595" w:rsidRDefault="00077492">
      <w:pPr>
        <w:spacing w:line="240" w:lineRule="auto"/>
        <w:jc w:val="both"/>
        <w:rPr>
          <w:del w:id="1403" w:author="Liu, Luyu" w:date="2020-07-29T17:37:00Z"/>
          <w:rFonts w:ascii="Times New Roman" w:hAnsi="Times New Roman" w:cs="Times New Roman"/>
          <w:b/>
          <w:sz w:val="24"/>
          <w:rPrChange w:id="1404" w:author="Liu, Luyu" w:date="2020-08-02T23:06:00Z">
            <w:rPr>
              <w:del w:id="1405" w:author="Liu, Luyu" w:date="2020-07-29T17:37:00Z"/>
              <w:rFonts w:ascii="Times New Roman" w:hAnsi="Times New Roman" w:cs="Times New Roman"/>
              <w:sz w:val="24"/>
            </w:rPr>
          </w:rPrChange>
        </w:rPr>
        <w:pPrChange w:id="1406" w:author="Liu, Luyu" w:date="2020-07-20T23:14:00Z">
          <w:pPr>
            <w:spacing w:line="480" w:lineRule="auto"/>
            <w:jc w:val="both"/>
          </w:pPr>
        </w:pPrChange>
      </w:pPr>
    </w:p>
    <w:p w14:paraId="7B2780D3" w14:textId="23C96B98" w:rsidR="00077492" w:rsidRPr="00C94C81" w:rsidDel="00166595" w:rsidRDefault="00077492">
      <w:pPr>
        <w:keepNext/>
        <w:spacing w:line="240" w:lineRule="auto"/>
        <w:rPr>
          <w:del w:id="1407" w:author="Liu, Luyu" w:date="2020-07-29T17:37:00Z"/>
          <w:b/>
          <w:rPrChange w:id="1408" w:author="Liu, Luyu" w:date="2020-08-02T23:06:00Z">
            <w:rPr>
              <w:del w:id="1409" w:author="Liu, Luyu" w:date="2020-07-29T17:37:00Z"/>
            </w:rPr>
          </w:rPrChange>
        </w:rPr>
        <w:pPrChange w:id="1410" w:author="Liu, Luyu" w:date="2020-07-29T17:37:00Z">
          <w:pPr>
            <w:keepNext/>
            <w:spacing w:line="480" w:lineRule="auto"/>
            <w:jc w:val="center"/>
          </w:pPr>
        </w:pPrChange>
      </w:pPr>
      <w:del w:id="1411" w:author="Liu, Luyu" w:date="2020-07-29T17:37:00Z">
        <w:r w:rsidRPr="00C94C81" w:rsidDel="00166595">
          <w:rPr>
            <w:b/>
            <w:noProof/>
            <w:rPrChange w:id="1412"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pPr>
        <w:spacing w:line="240" w:lineRule="auto"/>
        <w:rPr>
          <w:rFonts w:ascii="Times New Roman" w:hAnsi="Times New Roman" w:cs="Times New Roman"/>
          <w:b/>
          <w:sz w:val="24"/>
          <w:rPrChange w:id="1413" w:author="Liu, Luyu" w:date="2020-08-02T23:06:00Z">
            <w:rPr>
              <w:rFonts w:ascii="Times New Roman" w:hAnsi="Times New Roman" w:cs="Times New Roman"/>
              <w:sz w:val="24"/>
            </w:rPr>
          </w:rPrChange>
        </w:rPr>
        <w:pPrChange w:id="1414" w:author="Liu, Luyu" w:date="2020-08-02T23:06:00Z">
          <w:pPr>
            <w:spacing w:line="480" w:lineRule="auto"/>
            <w:jc w:val="center"/>
          </w:pPr>
        </w:pPrChange>
      </w:pPr>
      <w:bookmarkStart w:id="1415" w:name="_Ref41950150"/>
      <w:bookmarkStart w:id="1416" w:name="_Ref40969774"/>
      <w:r w:rsidRPr="00C94C81">
        <w:rPr>
          <w:rFonts w:ascii="Times New Roman" w:hAnsi="Times New Roman" w:cs="Times New Roman"/>
          <w:b/>
          <w:sz w:val="24"/>
          <w:rPrChange w:id="1417"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418"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419"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420" w:author="Liu, Luyu" w:date="2020-08-02T23:06:00Z">
            <w:rPr>
              <w:rFonts w:ascii="Times New Roman" w:hAnsi="Times New Roman" w:cs="Times New Roman"/>
              <w:sz w:val="24"/>
            </w:rPr>
          </w:rPrChange>
        </w:rPr>
        <w:fldChar w:fldCharType="separate"/>
      </w:r>
      <w:ins w:id="1421" w:author="Liu, Luyu" w:date="2020-07-29T23:37:00Z">
        <w:r w:rsidR="000F49FB" w:rsidRPr="00C94C81">
          <w:rPr>
            <w:rFonts w:ascii="Times New Roman" w:hAnsi="Times New Roman" w:cs="Times New Roman"/>
            <w:b/>
            <w:noProof/>
            <w:sz w:val="24"/>
            <w:rPrChange w:id="1422" w:author="Liu, Luyu" w:date="2020-08-02T23:06:00Z">
              <w:rPr>
                <w:rFonts w:ascii="Times New Roman" w:hAnsi="Times New Roman" w:cs="Times New Roman"/>
                <w:noProof/>
                <w:sz w:val="24"/>
              </w:rPr>
            </w:rPrChange>
          </w:rPr>
          <w:t>3</w:t>
        </w:r>
      </w:ins>
      <w:del w:id="1423" w:author="Liu, Luyu" w:date="2020-07-29T23:11:00Z">
        <w:r w:rsidRPr="00C94C81" w:rsidDel="006C64A6">
          <w:rPr>
            <w:rFonts w:ascii="Times New Roman" w:hAnsi="Times New Roman" w:cs="Times New Roman"/>
            <w:b/>
            <w:noProof/>
            <w:sz w:val="24"/>
            <w:rPrChange w:id="1424"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1425" w:author="Liu, Luyu" w:date="2020-08-02T23:06:00Z">
            <w:rPr>
              <w:rFonts w:ascii="Times New Roman" w:hAnsi="Times New Roman" w:cs="Times New Roman"/>
              <w:sz w:val="24"/>
            </w:rPr>
          </w:rPrChange>
        </w:rPr>
        <w:fldChar w:fldCharType="end"/>
      </w:r>
      <w:bookmarkEnd w:id="1415"/>
      <w:r w:rsidRPr="00C94C81">
        <w:rPr>
          <w:rFonts w:ascii="Times New Roman" w:hAnsi="Times New Roman" w:cs="Times New Roman"/>
          <w:b/>
          <w:sz w:val="24"/>
          <w:rPrChange w:id="1426" w:author="Liu, Luyu" w:date="2020-08-02T23:06:00Z">
            <w:rPr>
              <w:rFonts w:ascii="Times New Roman" w:hAnsi="Times New Roman" w:cs="Times New Roman"/>
              <w:sz w:val="24"/>
            </w:rPr>
          </w:rPrChange>
        </w:rPr>
        <w:t xml:space="preserve">. MTA New York City Subway hourly transit demand curves (blue: </w:t>
      </w:r>
      <w:del w:id="1427" w:author="Liu, Luyu" w:date="2020-07-22T20:58:00Z">
        <w:r w:rsidRPr="00C94C81" w:rsidDel="003B5A72">
          <w:rPr>
            <w:rFonts w:ascii="Times New Roman" w:hAnsi="Times New Roman" w:cs="Times New Roman"/>
            <w:b/>
            <w:sz w:val="24"/>
            <w:rPrChange w:id="1428" w:author="Liu, Luyu" w:date="2020-08-02T23:06:00Z">
              <w:rPr>
                <w:rFonts w:ascii="Times New Roman" w:hAnsi="Times New Roman" w:cs="Times New Roman"/>
                <w:sz w:val="24"/>
              </w:rPr>
            </w:rPrChange>
          </w:rPr>
          <w:delText xml:space="preserve">typical </w:delText>
        </w:r>
      </w:del>
      <w:ins w:id="1429" w:author="Liu, Luyu" w:date="2020-07-22T20:58:00Z">
        <w:r w:rsidR="003B5A72" w:rsidRPr="00C94C81">
          <w:rPr>
            <w:rFonts w:ascii="Times New Roman" w:hAnsi="Times New Roman" w:cs="Times New Roman"/>
            <w:b/>
            <w:sz w:val="24"/>
            <w:rPrChange w:id="1430"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1431" w:author="Liu, Luyu" w:date="2020-08-02T23:06:00Z">
            <w:rPr>
              <w:rFonts w:ascii="Times New Roman" w:hAnsi="Times New Roman" w:cs="Times New Roman"/>
              <w:sz w:val="24"/>
            </w:rPr>
          </w:rPrChange>
        </w:rPr>
        <w:t xml:space="preserve">curve; orange: </w:t>
      </w:r>
      <w:ins w:id="1432" w:author="Liu, Luyu" w:date="2020-07-22T20:58:00Z">
        <w:r w:rsidR="003B5A72" w:rsidRPr="00C94C81">
          <w:rPr>
            <w:rFonts w:ascii="Times New Roman" w:hAnsi="Times New Roman" w:cs="Times New Roman"/>
            <w:b/>
            <w:sz w:val="24"/>
            <w:rPrChange w:id="1433" w:author="Liu, Luyu" w:date="2020-08-02T23:06:00Z">
              <w:rPr>
                <w:rFonts w:ascii="Times New Roman" w:hAnsi="Times New Roman" w:cs="Times New Roman"/>
                <w:sz w:val="24"/>
              </w:rPr>
            </w:rPrChange>
          </w:rPr>
          <w:t xml:space="preserve">typical </w:t>
        </w:r>
      </w:ins>
      <w:del w:id="1434" w:author="Liu, Luyu" w:date="2020-07-22T20:58:00Z">
        <w:r w:rsidRPr="00C94C81" w:rsidDel="003B5A72">
          <w:rPr>
            <w:rFonts w:ascii="Times New Roman" w:hAnsi="Times New Roman" w:cs="Times New Roman"/>
            <w:b/>
            <w:sz w:val="24"/>
            <w:rPrChange w:id="1435"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1436" w:author="Liu, Luyu" w:date="2020-08-02T23:06:00Z">
            <w:rPr>
              <w:rFonts w:ascii="Times New Roman" w:hAnsi="Times New Roman" w:cs="Times New Roman"/>
              <w:sz w:val="24"/>
            </w:rPr>
          </w:rPrChange>
        </w:rPr>
        <w:t>curve)</w:t>
      </w:r>
    </w:p>
    <w:bookmarkEnd w:id="1416"/>
    <w:p w14:paraId="677EEF81" w14:textId="77777777" w:rsidR="008101AB" w:rsidRDefault="00077492">
      <w:pPr>
        <w:spacing w:line="240" w:lineRule="auto"/>
        <w:jc w:val="both"/>
        <w:rPr>
          <w:ins w:id="1437" w:author="Miller, Harvey J." w:date="2020-08-04T14:53:00Z"/>
          <w:rFonts w:ascii="Times New Roman" w:hAnsi="Times New Roman" w:cs="Times New Roman"/>
          <w:b/>
          <w:sz w:val="24"/>
        </w:rPr>
      </w:pPr>
      <w:r>
        <w:rPr>
          <w:rFonts w:ascii="Times New Roman" w:hAnsi="Times New Roman" w:cs="Times New Roman"/>
          <w:b/>
          <w:sz w:val="24"/>
        </w:rPr>
        <w:tab/>
      </w:r>
    </w:p>
    <w:p w14:paraId="72BCC783" w14:textId="5DC34C67" w:rsidR="00077492" w:rsidRDefault="00077492">
      <w:pPr>
        <w:spacing w:line="240" w:lineRule="auto"/>
        <w:jc w:val="both"/>
        <w:rPr>
          <w:rFonts w:ascii="Times New Roman" w:hAnsi="Times New Roman" w:cs="Times New Roman"/>
          <w:sz w:val="24"/>
        </w:rPr>
        <w:pPrChange w:id="1438" w:author="Liu, Luyu" w:date="2020-07-20T23:14:00Z">
          <w:pPr>
            <w:spacing w:line="480" w:lineRule="auto"/>
            <w:jc w:val="both"/>
          </w:pPr>
        </w:pPrChange>
      </w:pPr>
      <w:r>
        <w:rPr>
          <w:rFonts w:ascii="Times New Roman" w:hAnsi="Times New Roman" w:cs="Times New Roman"/>
          <w:sz w:val="24"/>
        </w:rPr>
        <w:t>We u</w:t>
      </w:r>
      <w:ins w:id="1439" w:author="Miller, Harvey J." w:date="2020-08-04T14:55:00Z">
        <w:r w:rsidR="008101AB">
          <w:rPr>
            <w:rFonts w:ascii="Times New Roman" w:hAnsi="Times New Roman" w:cs="Times New Roman"/>
            <w:sz w:val="24"/>
          </w:rPr>
          <w:t>se</w:t>
        </w:r>
      </w:ins>
      <w:del w:id="1440" w:author="Miller, Harvey J." w:date="2020-08-04T14:55:00Z">
        <w:r w:rsidDel="008101AB">
          <w:rPr>
            <w:rFonts w:ascii="Times New Roman" w:hAnsi="Times New Roman" w:cs="Times New Roman"/>
            <w:sz w:val="24"/>
          </w:rPr>
          <w:delText>tilize</w:delText>
        </w:r>
      </w:del>
      <w:ins w:id="1441" w:author="Liu, Luyu" w:date="2020-08-02T22:02:00Z">
        <w:del w:id="1442" w:author="Miller, Harvey J." w:date="2020-08-04T14:55:00Z">
          <w:r w:rsidR="00210E64" w:rsidDel="008101AB">
            <w:rPr>
              <w:rFonts w:ascii="Times New Roman" w:hAnsi="Times New Roman" w:cs="Times New Roman"/>
              <w:sz w:val="24"/>
            </w:rPr>
            <w:delText>d</w:delText>
          </w:r>
        </w:del>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t>
      </w:r>
      <w:ins w:id="1443" w:author="Miller, Harvey J." w:date="2020-08-04T14:55:00Z">
        <w:r w:rsidR="008101AB">
          <w:rPr>
            <w:rFonts w:ascii="Times New Roman" w:hAnsi="Times New Roman" w:cs="Times New Roman"/>
            <w:sz w:val="24"/>
          </w:rPr>
          <w:t xml:space="preserve">also </w:t>
        </w:r>
      </w:ins>
      <w:r>
        <w:rPr>
          <w:rFonts w:ascii="Times New Roman" w:hAnsi="Times New Roman" w:cs="Times New Roman"/>
          <w:sz w:val="24"/>
        </w:rPr>
        <w:t>weekday versus weekend demand during the pandemic. This involves measuring the transformations required to superimpos</w:t>
      </w:r>
      <w:ins w:id="1444" w:author="Miller, Harvey J." w:date="2020-08-04T14:57:00Z">
        <w:r w:rsidR="00B55650">
          <w:rPr>
            <w:rFonts w:ascii="Times New Roman" w:hAnsi="Times New Roman" w:cs="Times New Roman"/>
            <w:sz w:val="24"/>
          </w:rPr>
          <w:t>e</w:t>
        </w:r>
      </w:ins>
      <w:del w:id="1445" w:author="Miller, Harvey J." w:date="2020-08-04T14:57:00Z">
        <w:r w:rsidDel="00B55650">
          <w:rPr>
            <w:rFonts w:ascii="Times New Roman" w:hAnsi="Times New Roman" w:cs="Times New Roman"/>
            <w:sz w:val="24"/>
          </w:rPr>
          <w:delText>ing</w:delText>
        </w:r>
      </w:del>
      <w:r>
        <w:rPr>
          <w:rFonts w:ascii="Times New Roman" w:hAnsi="Times New Roman" w:cs="Times New Roman"/>
          <w:sz w:val="24"/>
        </w:rPr>
        <w:t xml:space="preserve"> the two curves. In traditional Procrustes analysis for arbitrary shapes, these transformations are panning, scaling, and rotating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[36]","plainTextFormattedCitation":"[36]","previouslyFormattedCitation":"[38]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1446" w:author="Liu, Luyu" w:date="2020-08-02T22:02:00Z">
        <w:r w:rsidR="00D119F5">
          <w:rPr>
            <w:rFonts w:ascii="Times New Roman" w:hAnsi="Times New Roman" w:cs="Times New Roman"/>
            <w:sz w:val="24"/>
          </w:rPr>
          <w:t xml:space="preserve"> introduce</w:t>
        </w:r>
      </w:ins>
      <w:del w:id="1447"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48"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1449"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1450"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1"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13BADB9C" w:rsidR="00077492" w:rsidRDefault="00860697">
      <w:pPr>
        <w:spacing w:line="240" w:lineRule="auto"/>
        <w:jc w:val="both"/>
        <w:rPr>
          <w:rFonts w:ascii="Times New Roman" w:hAnsi="Times New Roman" w:cs="Times New Roman"/>
          <w:sz w:val="24"/>
        </w:rPr>
        <w:pPrChange w:id="1452" w:author="Liu, Luyu" w:date="2020-07-20T23:14:00Z">
          <w:pPr>
            <w:spacing w:line="480" w:lineRule="auto"/>
            <w:jc w:val="both"/>
          </w:pPr>
        </w:pPrChange>
      </w:pPr>
      <w:ins w:id="1453" w:author="Miller, Harvey J." w:date="2020-08-06T09:50:00Z">
        <w:r>
          <w:rPr>
            <w:rFonts w:ascii="Times New Roman" w:hAnsi="Times New Roman" w:cs="Times New Roman"/>
            <w:sz w:val="24"/>
          </w:rPr>
          <w:t>w</w:t>
        </w:r>
      </w:ins>
      <w:del w:id="1454" w:author="Miller, Harvey J." w:date="2020-08-06T09:50:00Z">
        <w:r w:rsidR="00077492" w:rsidDel="00860697">
          <w:rPr>
            <w:rFonts w:ascii="Times New Roman" w:hAnsi="Times New Roman" w:cs="Times New Roman"/>
            <w:sz w:val="24"/>
          </w:rPr>
          <w:delText>W</w:delText>
        </w:r>
      </w:del>
      <w:r w:rsidR="00077492">
        <w:rPr>
          <w:rFonts w:ascii="Times New Roman" w:hAnsi="Times New Roman" w:cs="Times New Roman"/>
          <w:sz w:val="24"/>
        </w:rPr>
        <w:t xml:space="preserve">here </w:t>
      </w:r>
      <w:r w:rsidR="00077492" w:rsidRPr="004B68F2">
        <w:rPr>
          <w:rFonts w:ascii="Times New Roman" w:hAnsi="Times New Roman" w:cs="Times New Roman"/>
          <w:i/>
          <w:sz w:val="24"/>
        </w:rPr>
        <w:t>S(p)</w:t>
      </w:r>
      <w:r w:rsidR="00077492">
        <w:rPr>
          <w:rFonts w:ascii="Times New Roman" w:hAnsi="Times New Roman" w:cs="Times New Roman"/>
          <w:sz w:val="24"/>
        </w:rPr>
        <w:t xml:space="preserve"> is the </w:t>
      </w:r>
      <w:r w:rsidR="00077492" w:rsidRPr="009C44A2">
        <w:rPr>
          <w:rFonts w:ascii="Times New Roman" w:hAnsi="Times New Roman" w:cs="Times New Roman"/>
          <w:sz w:val="24"/>
        </w:rPr>
        <w:t>Procrustes distance</w:t>
      </w:r>
      <w:r w:rsidR="00077492">
        <w:rPr>
          <w:rFonts w:ascii="Times New Roman" w:hAnsi="Times New Roman" w:cs="Times New Roman"/>
          <w:sz w:val="24"/>
        </w:rPr>
        <w:t xml:space="preserve"> between the two curves, </w:t>
      </w:r>
      <w:r w:rsidR="00077492" w:rsidRPr="002F4605">
        <w:rPr>
          <w:rFonts w:ascii="Times New Roman" w:hAnsi="Times New Roman" w:cs="Times New Roman"/>
          <w:i/>
          <w:sz w:val="24"/>
        </w:rPr>
        <w:t>p</w:t>
      </w:r>
      <w:r w:rsidR="00077492">
        <w:rPr>
          <w:rFonts w:ascii="Times New Roman" w:hAnsi="Times New Roman" w:cs="Times New Roman"/>
          <w:sz w:val="24"/>
        </w:rPr>
        <w:t xml:space="preserve"> is the </w:t>
      </w:r>
      <w:r w:rsidR="00077492" w:rsidRPr="009457DC">
        <w:rPr>
          <w:rFonts w:ascii="Times New Roman" w:hAnsi="Times New Roman" w:cs="Times New Roman"/>
          <w:sz w:val="24"/>
        </w:rPr>
        <w:t>stretch factor</w:t>
      </w:r>
      <w:r w:rsidR="00077492" w:rsidRPr="006B2355">
        <w:rPr>
          <w:rFonts w:ascii="Times New Roman" w:hAnsi="Times New Roman" w:cs="Times New Roman"/>
          <w:sz w:val="24"/>
        </w:rPr>
        <w:t>,</w:t>
      </w:r>
      <w:r w:rsidR="00077492">
        <w:rPr>
          <w:rFonts w:ascii="Times New Roman" w:hAnsi="Times New Roman" w:cs="Times New Roman"/>
          <w:sz w:val="24"/>
        </w:rPr>
        <w:t xml:space="preserve"> </w:t>
      </w:r>
      <w:r w:rsidR="00077492" w:rsidRPr="000966A0">
        <w:rPr>
          <w:rFonts w:ascii="Times New Roman" w:hAnsi="Times New Roman" w:cs="Times New Roman"/>
          <w:i/>
          <w:sz w:val="24"/>
        </w:rPr>
        <w:t>h</w:t>
      </w:r>
      <w:r w:rsidR="00077492">
        <w:rPr>
          <w:rFonts w:ascii="Times New Roman" w:hAnsi="Times New Roman" w:cs="Times New Roman"/>
          <w:sz w:val="24"/>
        </w:rPr>
        <w:t xml:space="preserve"> is the number of data points in the dataset, </w:t>
      </w:r>
      <w:r w:rsidR="00077492" w:rsidRPr="000966A0">
        <w:rPr>
          <w:rFonts w:ascii="Times New Roman" w:hAnsi="Times New Roman" w:cs="Times New Roman"/>
          <w:i/>
          <w:sz w:val="24"/>
        </w:rPr>
        <w:t>f(t)</w:t>
      </w:r>
      <w:r w:rsidR="00077492">
        <w:rPr>
          <w:rFonts w:ascii="Times New Roman" w:hAnsi="Times New Roman" w:cs="Times New Roman"/>
          <w:sz w:val="24"/>
        </w:rPr>
        <w:t xml:space="preserve"> and </w:t>
      </w:r>
      <w:r w:rsidR="00077492" w:rsidRPr="000966A0">
        <w:rPr>
          <w:rFonts w:ascii="Times New Roman" w:hAnsi="Times New Roman" w:cs="Times New Roman"/>
          <w:i/>
          <w:sz w:val="24"/>
        </w:rPr>
        <w:t>g(t)</w:t>
      </w:r>
      <w:r w:rsidR="00077492">
        <w:rPr>
          <w:rFonts w:ascii="Times New Roman" w:hAnsi="Times New Roman" w:cs="Times New Roman"/>
          <w:sz w:val="24"/>
        </w:rPr>
        <w:t xml:space="preserve"> are the two curves’ value at time </w:t>
      </w:r>
      <w:r w:rsidR="00077492" w:rsidRPr="00430E62">
        <w:rPr>
          <w:rFonts w:ascii="Times New Roman" w:hAnsi="Times New Roman" w:cs="Times New Roman"/>
          <w:i/>
          <w:sz w:val="24"/>
        </w:rPr>
        <w:t>t</w:t>
      </w:r>
      <w:r w:rsidR="00077492">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5"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1456"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7"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4193FD87" w:rsidR="00077492" w:rsidRDefault="00077492">
      <w:pPr>
        <w:spacing w:line="240" w:lineRule="auto"/>
        <w:jc w:val="both"/>
        <w:rPr>
          <w:rFonts w:ascii="Times New Roman" w:hAnsi="Times New Roman" w:cs="Times New Roman"/>
          <w:sz w:val="24"/>
        </w:rPr>
        <w:pPrChange w:id="1458" w:author="Liu, Luyu" w:date="2020-07-20T23:14:00Z">
          <w:pPr>
            <w:spacing w:line="480" w:lineRule="auto"/>
            <w:jc w:val="both"/>
          </w:pPr>
        </w:pPrChange>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w:t>
      </w:r>
      <w:ins w:id="1459" w:author="Miller, Harvey J." w:date="2020-08-04T14:57:00Z">
        <w:r w:rsidR="00B55650">
          <w:rPr>
            <w:rFonts w:ascii="Times New Roman" w:hAnsi="Times New Roman" w:cs="Times New Roman"/>
            <w:sz w:val="24"/>
          </w:rPr>
          <w:t xml:space="preserve">of </w:t>
        </w:r>
      </w:ins>
      <w:del w:id="1460" w:author="Miller, Harvey J." w:date="2020-08-04T14:57:00Z">
        <w:r w:rsidDel="00B55650">
          <w:rPr>
            <w:rFonts w:ascii="Times New Roman" w:hAnsi="Times New Roman" w:cs="Times New Roman"/>
            <w:sz w:val="24"/>
          </w:rPr>
          <w:delText xml:space="preserve">of analysis between </w:delText>
        </w:r>
      </w:del>
      <w:r>
        <w:rPr>
          <w:rFonts w:ascii="Times New Roman" w:hAnsi="Times New Roman" w:cs="Times New Roman"/>
          <w:sz w:val="24"/>
        </w:rPr>
        <w:t>the two curves.</w:t>
      </w:r>
    </w:p>
    <w:p w14:paraId="5A312A39" w14:textId="585D4282" w:rsidR="00077492" w:rsidRDefault="00077492">
      <w:pPr>
        <w:spacing w:line="240" w:lineRule="auto"/>
        <w:ind w:firstLine="720"/>
        <w:jc w:val="both"/>
        <w:rPr>
          <w:rFonts w:ascii="Times New Roman" w:hAnsi="Times New Roman" w:cs="Times New Roman"/>
          <w:sz w:val="24"/>
        </w:rPr>
        <w:pPrChange w:id="1461"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1462" w:author="Miller, Harvey J." w:date="2020-08-06T09:50:00Z">
        <w:r w:rsidR="00860697">
          <w:rPr>
            <w:rFonts w:ascii="Times New Roman" w:hAnsi="Times New Roman" w:cs="Times New Roman"/>
            <w:sz w:val="24"/>
            <w:szCs w:val="24"/>
          </w:rPr>
          <w:t>d</w:t>
        </w:r>
      </w:ins>
      <w:ins w:id="1463" w:author="Liu, Luyu" w:date="2020-08-02T22:05:00Z">
        <w:del w:id="1464" w:author="Miller, Harvey J." w:date="2020-08-04T14:58:00Z">
          <w:r w:rsidR="00D73FC1" w:rsidDel="00B55650">
            <w:rPr>
              <w:rFonts w:ascii="Times New Roman" w:hAnsi="Times New Roman" w:cs="Times New Roman"/>
              <w:sz w:val="24"/>
              <w:szCs w:val="24"/>
            </w:rPr>
            <w:delText>d</w:delText>
          </w:r>
        </w:del>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w:t>
      </w:r>
      <w:ins w:id="1465" w:author="Miller, Harvey J." w:date="2020-08-06T09:50:00Z">
        <w:r w:rsidR="00860697">
          <w:rPr>
            <w:rFonts w:ascii="Times New Roman" w:hAnsi="Times New Roman" w:cs="Times New Roman"/>
            <w:sz w:val="24"/>
          </w:rPr>
          <w:t>d</w:t>
        </w:r>
      </w:ins>
      <w:r>
        <w:rPr>
          <w:rFonts w:ascii="Times New Roman" w:hAnsi="Times New Roman" w:cs="Times New Roman"/>
          <w:sz w:val="24"/>
        </w:rPr>
        <w:t xml:space="preserv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1466" w:author="Miller, Harvey J." w:date="2020-08-06T09:50:00Z">
        <w:r w:rsidR="00860697">
          <w:rPr>
            <w:rFonts w:ascii="Times New Roman" w:hAnsi="Times New Roman" w:cs="Times New Roman"/>
            <w:sz w:val="24"/>
          </w:rPr>
          <w:t>d</w:t>
        </w:r>
      </w:ins>
      <w:ins w:id="1467" w:author="Liu, Luyu" w:date="2020-08-02T22:05:00Z">
        <w:del w:id="1468" w:author="Miller, Harvey J." w:date="2020-08-04T14:58:00Z">
          <w:r w:rsidR="00E70748" w:rsidDel="00B55650">
            <w:rPr>
              <w:rFonts w:ascii="Times New Roman" w:hAnsi="Times New Roman" w:cs="Times New Roman"/>
              <w:sz w:val="24"/>
            </w:rPr>
            <w:delText>d</w:delText>
          </w:r>
        </w:del>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t>
      </w:r>
      <w:ins w:id="1469" w:author="Miller, Harvey J." w:date="2020-08-04T14:58:00Z">
        <w:r w:rsidR="00B55650">
          <w:rPr>
            <w:rFonts w:ascii="Times New Roman" w:hAnsi="Times New Roman" w:cs="Times New Roman"/>
            <w:sz w:val="24"/>
          </w:rPr>
          <w:t xml:space="preserve">expect that </w:t>
        </w:r>
      </w:ins>
      <w:del w:id="1470" w:author="Miller, Harvey J." w:date="2020-08-04T14:58:00Z">
        <w:r w:rsidRPr="00331257" w:rsidDel="00B55650">
          <w:rPr>
            <w:rFonts w:ascii="Times New Roman" w:hAnsi="Times New Roman" w:cs="Times New Roman"/>
            <w:sz w:val="24"/>
          </w:rPr>
          <w:delText xml:space="preserve">wish to see if </w:delText>
        </w:r>
      </w:del>
      <w:r>
        <w:rPr>
          <w:rFonts w:ascii="Times New Roman" w:hAnsi="Times New Roman" w:cs="Times New Roman"/>
          <w:sz w:val="24"/>
        </w:rPr>
        <w:t xml:space="preserve">weekday and weekend public transit demand profiles </w:t>
      </w:r>
      <w:del w:id="1471" w:author="Miller, Harvey J." w:date="2020-08-04T14:58:00Z">
        <w:r w:rsidDel="00B55650">
          <w:rPr>
            <w:rFonts w:ascii="Times New Roman" w:hAnsi="Times New Roman" w:cs="Times New Roman"/>
            <w:sz w:val="24"/>
          </w:rPr>
          <w:delText xml:space="preserve">have </w:delText>
        </w:r>
      </w:del>
      <w:r>
        <w:rPr>
          <w:rFonts w:ascii="Times New Roman" w:hAnsi="Times New Roman" w:cs="Times New Roman"/>
          <w:sz w:val="24"/>
        </w:rPr>
        <w:t xml:space="preserve">converged during COVID. </w:t>
      </w:r>
    </w:p>
    <w:p w14:paraId="2B2DA340" w14:textId="77777777" w:rsidR="00077492" w:rsidRDefault="00077492">
      <w:pPr>
        <w:spacing w:line="240" w:lineRule="auto"/>
        <w:rPr>
          <w:rFonts w:ascii="Times New Roman" w:hAnsi="Times New Roman" w:cs="Times New Roman"/>
          <w:sz w:val="24"/>
        </w:rPr>
        <w:pPrChange w:id="1472" w:author="Liu, Luyu" w:date="2020-07-20T23:14:00Z">
          <w:pPr>
            <w:spacing w:line="480" w:lineRule="auto"/>
          </w:pPr>
        </w:pPrChange>
      </w:pPr>
    </w:p>
    <w:p w14:paraId="10DCA03A" w14:textId="29D27EA5" w:rsidR="00077492" w:rsidRPr="00057EE9" w:rsidDel="004C179B" w:rsidRDefault="00077492">
      <w:pPr>
        <w:pStyle w:val="Subtitle"/>
        <w:rPr>
          <w:del w:id="1473" w:author="Liu, Luyu" w:date="2020-07-22T16:42:00Z"/>
        </w:rPr>
        <w:pPrChange w:id="1474" w:author="Liu, Luyu" w:date="2020-08-02T21:18:00Z">
          <w:pPr>
            <w:pStyle w:val="ListParagraph"/>
            <w:spacing w:line="480" w:lineRule="auto"/>
            <w:ind w:left="360"/>
          </w:pPr>
        </w:pPrChange>
      </w:pPr>
      <w:r w:rsidRPr="00057EE9">
        <w:t>Results</w:t>
      </w:r>
    </w:p>
    <w:p w14:paraId="0B51494D" w14:textId="77777777" w:rsidR="004C179B" w:rsidRDefault="004C179B">
      <w:pPr>
        <w:pStyle w:val="Subtitle"/>
        <w:rPr>
          <w:ins w:id="1475" w:author="Liu, Luyu" w:date="2020-07-22T16:42:00Z"/>
        </w:rPr>
        <w:pPrChange w:id="1476" w:author="Liu, Luyu" w:date="2020-08-02T21:18:00Z">
          <w:pPr>
            <w:pStyle w:val="ListParagraph"/>
            <w:numPr>
              <w:numId w:val="2"/>
            </w:numPr>
            <w:spacing w:line="480" w:lineRule="auto"/>
            <w:ind w:left="360" w:hanging="360"/>
          </w:pPr>
        </w:pPrChange>
      </w:pPr>
    </w:p>
    <w:p w14:paraId="1BE7263E" w14:textId="5F7D9A2D" w:rsidR="004C179B" w:rsidRPr="00FF2732" w:rsidRDefault="004C179B">
      <w:pPr>
        <w:spacing w:line="240" w:lineRule="auto"/>
        <w:rPr>
          <w:ins w:id="1477" w:author="Liu, Luyu" w:date="2020-07-22T16:42:00Z"/>
          <w:rStyle w:val="SubtleEmphasis"/>
          <w:rPrChange w:id="1478" w:author="Liu, Luyu" w:date="2020-08-02T21:18:00Z">
            <w:rPr>
              <w:ins w:id="1479" w:author="Liu, Luyu" w:date="2020-07-22T16:42:00Z"/>
            </w:rPr>
          </w:rPrChange>
        </w:rPr>
        <w:pPrChange w:id="1480" w:author="Liu, Luyu" w:date="2020-08-02T21:18:00Z">
          <w:pPr>
            <w:pStyle w:val="ListParagraph"/>
            <w:spacing w:line="480" w:lineRule="auto"/>
            <w:ind w:left="360"/>
          </w:pPr>
        </w:pPrChange>
      </w:pPr>
      <w:ins w:id="1481" w:author="Liu, Luyu" w:date="2020-07-22T16:42:00Z">
        <w:r w:rsidRPr="00FF2732">
          <w:rPr>
            <w:rStyle w:val="SubtleEmphasis"/>
            <w:rPrChange w:id="1482" w:author="Liu, Luyu" w:date="2020-08-02T21:18:00Z">
              <w:rPr/>
            </w:rPrChange>
          </w:rPr>
          <w:lastRenderedPageBreak/>
          <w:t>Logistic function fit</w:t>
        </w:r>
        <w:del w:id="1483" w:author="Miller, Harvey J." w:date="2020-08-04T14:58:00Z">
          <w:r w:rsidRPr="00FF2732" w:rsidDel="00B55650">
            <w:rPr>
              <w:rStyle w:val="SubtleEmphasis"/>
              <w:rPrChange w:id="1484" w:author="Liu, Luyu" w:date="2020-08-02T21:18:00Z">
                <w:rPr/>
              </w:rPrChange>
            </w:rPr>
            <w:delText>ting</w:delText>
          </w:r>
        </w:del>
      </w:ins>
    </w:p>
    <w:p w14:paraId="64AA7100" w14:textId="1582E92F" w:rsidR="004C179B" w:rsidRPr="004C179B" w:rsidRDefault="006D69AA">
      <w:pPr>
        <w:spacing w:line="240" w:lineRule="auto"/>
        <w:ind w:firstLine="720"/>
        <w:rPr>
          <w:ins w:id="1485" w:author="Liu, Luyu" w:date="2020-07-22T16:43:00Z"/>
          <w:rFonts w:ascii="Times New Roman" w:hAnsi="Times New Roman" w:cs="Times New Roman"/>
          <w:sz w:val="24"/>
          <w:rPrChange w:id="1486" w:author="Liu, Luyu" w:date="2020-07-22T16:43:00Z">
            <w:rPr>
              <w:ins w:id="1487" w:author="Liu, Luyu" w:date="2020-07-22T16:43:00Z"/>
              <w:rFonts w:ascii="Times New Roman" w:hAnsi="Times New Roman" w:cs="Times New Roman"/>
              <w:b/>
              <w:sz w:val="24"/>
            </w:rPr>
          </w:rPrChange>
        </w:rPr>
        <w:pPrChange w:id="1488" w:author="Liu, Luyu" w:date="2020-08-02T21:20:00Z">
          <w:pPr>
            <w:pStyle w:val="ListParagraph"/>
            <w:spacing w:line="480" w:lineRule="auto"/>
            <w:ind w:left="360"/>
          </w:pPr>
        </w:pPrChange>
      </w:pPr>
      <w:ins w:id="1489" w:author="Liu, Luyu" w:date="2020-07-22T20:30:00Z">
        <w:r>
          <w:rPr>
            <w:rFonts w:ascii="Times New Roman" w:hAnsi="Times New Roman" w:cs="Times New Roman"/>
            <w:sz w:val="24"/>
          </w:rPr>
          <w:t xml:space="preserve">The </w:t>
        </w:r>
      </w:ins>
      <w:ins w:id="1490" w:author="Liu, Luyu" w:date="2020-07-22T20:56:00Z">
        <w:r>
          <w:rPr>
            <w:rFonts w:ascii="Times New Roman" w:hAnsi="Times New Roman" w:cs="Times New Roman"/>
            <w:sz w:val="24"/>
          </w:rPr>
          <w:t xml:space="preserve">R-squared </w:t>
        </w:r>
      </w:ins>
      <w:ins w:id="1491" w:author="Liu, Luyu" w:date="2020-07-22T20:58:00Z">
        <w:r w:rsidR="006811AE">
          <w:rPr>
            <w:rFonts w:ascii="Times New Roman" w:hAnsi="Times New Roman" w:cs="Times New Roman"/>
            <w:sz w:val="24"/>
          </w:rPr>
          <w:t>between</w:t>
        </w:r>
      </w:ins>
      <w:ins w:id="1492" w:author="Liu, Luyu" w:date="2020-07-29T17:37:00Z">
        <w:r w:rsidR="003C2F55">
          <w:rPr>
            <w:rFonts w:ascii="Times New Roman" w:hAnsi="Times New Roman" w:cs="Times New Roman"/>
            <w:sz w:val="24"/>
          </w:rPr>
          <w:t xml:space="preserve"> the</w:t>
        </w:r>
      </w:ins>
      <w:ins w:id="1493" w:author="Liu, Luyu" w:date="2020-07-22T20:58:00Z">
        <w:r w:rsidR="006811AE">
          <w:rPr>
            <w:rFonts w:ascii="Times New Roman" w:hAnsi="Times New Roman" w:cs="Times New Roman"/>
            <w:sz w:val="24"/>
          </w:rPr>
          <w:t xml:space="preserve"> actual and fit value</w:t>
        </w:r>
      </w:ins>
      <w:ins w:id="1494" w:author="Liu, Luyu" w:date="2020-07-29T17:37:00Z">
        <w:r w:rsidR="003C2F55">
          <w:rPr>
            <w:rFonts w:ascii="Times New Roman" w:hAnsi="Times New Roman" w:cs="Times New Roman"/>
            <w:sz w:val="24"/>
          </w:rPr>
          <w:t>s</w:t>
        </w:r>
      </w:ins>
      <w:ins w:id="1495" w:author="Liu, Luyu" w:date="2020-07-22T20:58:00Z">
        <w:r w:rsidR="006811AE">
          <w:rPr>
            <w:rFonts w:ascii="Times New Roman" w:hAnsi="Times New Roman" w:cs="Times New Roman"/>
            <w:sz w:val="24"/>
          </w:rPr>
          <w:t xml:space="preserve"> shows </w:t>
        </w:r>
      </w:ins>
      <w:ins w:id="1496" w:author="Liu, Luyu" w:date="2020-07-22T21:23:00Z">
        <w:r w:rsidR="001F3ACA">
          <w:rPr>
            <w:rFonts w:ascii="Times New Roman" w:hAnsi="Times New Roman" w:cs="Times New Roman"/>
            <w:sz w:val="24"/>
          </w:rPr>
          <w:t xml:space="preserve">logistic function’s </w:t>
        </w:r>
      </w:ins>
      <w:ins w:id="1497" w:author="Liu, Luyu" w:date="2020-07-22T20:59:00Z">
        <w:r w:rsidR="006811AE">
          <w:rPr>
            <w:rFonts w:ascii="Times New Roman" w:hAnsi="Times New Roman" w:cs="Times New Roman"/>
            <w:sz w:val="24"/>
          </w:rPr>
          <w:t>fit</w:t>
        </w:r>
        <w:del w:id="1498" w:author="Miller, Harvey J." w:date="2020-08-04T14:59:00Z">
          <w:r w:rsidR="006811AE" w:rsidDel="00B55650">
            <w:rPr>
              <w:rFonts w:ascii="Times New Roman" w:hAnsi="Times New Roman" w:cs="Times New Roman"/>
              <w:sz w:val="24"/>
            </w:rPr>
            <w:delText>ting</w:delText>
          </w:r>
        </w:del>
        <w:r w:rsidR="006811AE">
          <w:rPr>
            <w:rFonts w:ascii="Times New Roman" w:hAnsi="Times New Roman" w:cs="Times New Roman"/>
            <w:sz w:val="24"/>
          </w:rPr>
          <w:t xml:space="preserve"> accuracy is very high: the </w:t>
        </w:r>
      </w:ins>
      <w:ins w:id="1499" w:author="Liu, Luyu" w:date="2020-07-22T21:19:00Z">
        <w:r w:rsidR="001F3ACA">
          <w:rPr>
            <w:rFonts w:ascii="Times New Roman" w:hAnsi="Times New Roman" w:cs="Times New Roman"/>
            <w:sz w:val="24"/>
          </w:rPr>
          <w:t>median of all</w:t>
        </w:r>
      </w:ins>
      <w:ins w:id="1500" w:author="Liu, Luyu" w:date="2020-07-22T20:59:00Z">
        <w:r w:rsidR="006811AE">
          <w:rPr>
            <w:rFonts w:ascii="Times New Roman" w:hAnsi="Times New Roman" w:cs="Times New Roman"/>
            <w:sz w:val="24"/>
          </w:rPr>
          <w:t xml:space="preserve"> R-squared is</w:t>
        </w:r>
        <w:r w:rsidR="00B45FB9">
          <w:rPr>
            <w:rFonts w:ascii="Times New Roman" w:hAnsi="Times New Roman" w:cs="Times New Roman"/>
            <w:sz w:val="24"/>
          </w:rPr>
          <w:t xml:space="preserve"> 0.969</w:t>
        </w:r>
      </w:ins>
      <w:ins w:id="1501" w:author="Liu, Luyu" w:date="2020-08-04T23:07:00Z">
        <w:r w:rsidR="00272057">
          <w:rPr>
            <w:rFonts w:ascii="Times New Roman" w:hAnsi="Times New Roman" w:cs="Times New Roman"/>
            <w:sz w:val="24"/>
          </w:rPr>
          <w:t xml:space="preserve"> and </w:t>
        </w:r>
        <w:r w:rsidR="00A02E2F">
          <w:rPr>
            <w:rFonts w:ascii="Times New Roman" w:hAnsi="Times New Roman" w:cs="Times New Roman"/>
            <w:sz w:val="24"/>
          </w:rPr>
          <w:t>110 of 113</w:t>
        </w:r>
        <w:r w:rsidR="00272057">
          <w:rPr>
            <w:rFonts w:ascii="Times New Roman" w:hAnsi="Times New Roman" w:cs="Times New Roman"/>
            <w:sz w:val="24"/>
          </w:rPr>
          <w:t xml:space="preserve"> systems’ R-squared is larger than 0.9</w:t>
        </w:r>
      </w:ins>
      <w:ins w:id="1502" w:author="Liu, Luyu" w:date="2020-07-22T21:21:00Z">
        <w:r w:rsidR="001F3ACA">
          <w:rPr>
            <w:rFonts w:ascii="Times New Roman" w:hAnsi="Times New Roman" w:cs="Times New Roman"/>
            <w:sz w:val="24"/>
          </w:rPr>
          <w:t>.</w:t>
        </w:r>
      </w:ins>
      <w:ins w:id="1503" w:author="Liu, Luyu" w:date="2020-07-22T21:22:00Z">
        <w:r w:rsidR="001F3ACA">
          <w:rPr>
            <w:rFonts w:ascii="Times New Roman" w:hAnsi="Times New Roman" w:cs="Times New Roman"/>
            <w:sz w:val="24"/>
          </w:rPr>
          <w:t xml:space="preserve"> </w:t>
        </w:r>
      </w:ins>
      <w:ins w:id="1504" w:author="Liu, Luyu" w:date="2020-08-04T23:03:00Z">
        <w:r w:rsidR="001B6711">
          <w:rPr>
            <w:rFonts w:ascii="Times New Roman" w:hAnsi="Times New Roman" w:cs="Times New Roman"/>
            <w:sz w:val="24"/>
          </w:rPr>
          <w:t>W</w:t>
        </w:r>
      </w:ins>
      <w:ins w:id="1505" w:author="Liu, Luyu" w:date="2020-07-22T22:14:00Z">
        <w:r w:rsidR="00A123AE">
          <w:rPr>
            <w:rFonts w:ascii="Times New Roman" w:hAnsi="Times New Roman" w:cs="Times New Roman"/>
            <w:sz w:val="24"/>
          </w:rPr>
          <w:t xml:space="preserve">e </w:t>
        </w:r>
      </w:ins>
      <w:ins w:id="1506" w:author="Liu, Luyu" w:date="2020-08-04T23:03:00Z">
        <w:r w:rsidR="001B6711">
          <w:rPr>
            <w:rFonts w:ascii="Times New Roman" w:hAnsi="Times New Roman" w:cs="Times New Roman"/>
            <w:sz w:val="24"/>
          </w:rPr>
          <w:t xml:space="preserve">also </w:t>
        </w:r>
      </w:ins>
      <w:ins w:id="1507" w:author="Liu, Luyu" w:date="2020-07-22T22:31:00Z">
        <w:del w:id="1508" w:author="Miller, Harvey J." w:date="2020-08-04T15:08:00Z">
          <w:r w:rsidR="00757F5E" w:rsidDel="00D32EF1">
            <w:rPr>
              <w:rFonts w:ascii="Times New Roman" w:hAnsi="Times New Roman" w:cs="Times New Roman"/>
              <w:sz w:val="24"/>
            </w:rPr>
            <w:delText xml:space="preserve">moreover </w:delText>
          </w:r>
        </w:del>
      </w:ins>
      <w:ins w:id="1509" w:author="Liu, Luyu" w:date="2020-07-22T22:14:00Z">
        <w:r w:rsidR="00A123AE">
          <w:rPr>
            <w:rFonts w:ascii="Times New Roman" w:hAnsi="Times New Roman" w:cs="Times New Roman"/>
            <w:sz w:val="24"/>
          </w:rPr>
          <w:t>use</w:t>
        </w:r>
        <w:del w:id="1510" w:author="Miller, Harvey J." w:date="2020-08-04T15:08:00Z">
          <w:r w:rsidR="00A123AE" w:rsidDel="00D32EF1">
            <w:rPr>
              <w:rFonts w:ascii="Times New Roman" w:hAnsi="Times New Roman" w:cs="Times New Roman"/>
              <w:sz w:val="24"/>
            </w:rPr>
            <w:delText>d</w:delText>
          </w:r>
        </w:del>
        <w:r w:rsidR="00A123AE">
          <w:rPr>
            <w:rFonts w:ascii="Times New Roman" w:hAnsi="Times New Roman" w:cs="Times New Roman"/>
            <w:sz w:val="24"/>
          </w:rPr>
          <w:t xml:space="preserve"> </w:t>
        </w:r>
      </w:ins>
      <w:ins w:id="1511" w:author="Liu, Luyu" w:date="2020-07-22T21:41:00Z">
        <w:r w:rsidR="00F176CD">
          <w:rPr>
            <w:rFonts w:ascii="Times New Roman" w:hAnsi="Times New Roman" w:cs="Times New Roman"/>
            <w:sz w:val="24"/>
          </w:rPr>
          <w:t>Q-Q plots</w:t>
        </w:r>
      </w:ins>
      <w:ins w:id="1512" w:author="Liu, Luyu" w:date="2020-08-04T23:03:00Z">
        <w:r w:rsidR="001B6711">
          <w:rPr>
            <w:rFonts w:ascii="Times New Roman" w:hAnsi="Times New Roman" w:cs="Times New Roman"/>
            <w:sz w:val="24"/>
          </w:rPr>
          <w:t xml:space="preserve"> to test the normality of the residuals</w:t>
        </w:r>
      </w:ins>
      <w:ins w:id="1513" w:author="Liu, Luyu" w:date="2020-07-22T22:31:00Z">
        <w:r w:rsidR="00757F5E">
          <w:rPr>
            <w:rFonts w:ascii="Times New Roman" w:hAnsi="Times New Roman" w:cs="Times New Roman"/>
            <w:sz w:val="24"/>
          </w:rPr>
          <w:t xml:space="preserve">: </w:t>
        </w:r>
      </w:ins>
      <w:ins w:id="1514" w:author="Liu, Luyu" w:date="2020-07-22T22:33:00Z">
        <w:r w:rsidR="00757F5E">
          <w:rPr>
            <w:rFonts w:ascii="Times New Roman" w:hAnsi="Times New Roman" w:cs="Times New Roman"/>
            <w:sz w:val="24"/>
          </w:rPr>
          <w:t>the results show</w:t>
        </w:r>
      </w:ins>
      <w:ins w:id="1515" w:author="Liu, Luyu" w:date="2020-07-22T23:25:00Z">
        <w:r w:rsidR="00975C7C">
          <w:rPr>
            <w:rFonts w:ascii="Times New Roman" w:hAnsi="Times New Roman" w:cs="Times New Roman"/>
            <w:sz w:val="24"/>
          </w:rPr>
          <w:t xml:space="preserve"> that</w:t>
        </w:r>
      </w:ins>
      <w:ins w:id="1516" w:author="Liu, Luyu" w:date="2020-07-22T22:33:00Z">
        <w:r w:rsidR="00757F5E">
          <w:rPr>
            <w:rFonts w:ascii="Times New Roman" w:hAnsi="Times New Roman" w:cs="Times New Roman"/>
            <w:sz w:val="24"/>
          </w:rPr>
          <w:t xml:space="preserve"> </w:t>
        </w:r>
      </w:ins>
      <w:ins w:id="1517" w:author="Liu, Luyu" w:date="2020-07-22T23:15:00Z">
        <w:r w:rsidR="002A7F68">
          <w:rPr>
            <w:rFonts w:ascii="Times New Roman" w:hAnsi="Times New Roman" w:cs="Times New Roman"/>
            <w:sz w:val="24"/>
          </w:rPr>
          <w:t xml:space="preserve">each system’s </w:t>
        </w:r>
      </w:ins>
      <w:ins w:id="1518" w:author="Liu, Luyu" w:date="2020-07-22T23:13:00Z">
        <w:r w:rsidR="00D02036">
          <w:rPr>
            <w:rFonts w:ascii="Times New Roman" w:hAnsi="Times New Roman" w:cs="Times New Roman"/>
            <w:sz w:val="24"/>
          </w:rPr>
          <w:t xml:space="preserve">actual </w:t>
        </w:r>
      </w:ins>
      <w:ins w:id="1519" w:author="Liu, Luyu" w:date="2020-07-22T23:14:00Z">
        <w:r w:rsidR="00D02036">
          <w:rPr>
            <w:rFonts w:ascii="Times New Roman" w:hAnsi="Times New Roman" w:cs="Times New Roman"/>
            <w:sz w:val="24"/>
          </w:rPr>
          <w:t xml:space="preserve">quantiles are </w:t>
        </w:r>
      </w:ins>
      <w:ins w:id="1520" w:author="Liu, Luyu" w:date="2020-07-22T23:13:00Z">
        <w:del w:id="1521" w:author="Miller, Harvey J." w:date="2020-08-06T09:51:00Z">
          <w:r w:rsidR="00D02036" w:rsidDel="00860697">
            <w:rPr>
              <w:rFonts w:ascii="Times New Roman" w:hAnsi="Times New Roman" w:cs="Times New Roman"/>
              <w:sz w:val="24"/>
            </w:rPr>
            <w:delText xml:space="preserve">very </w:delText>
          </w:r>
        </w:del>
        <w:r w:rsidR="00D02036">
          <w:rPr>
            <w:rFonts w:ascii="Times New Roman" w:hAnsi="Times New Roman" w:cs="Times New Roman"/>
            <w:sz w:val="24"/>
          </w:rPr>
          <w:t xml:space="preserve">close to the theoretical </w:t>
        </w:r>
      </w:ins>
      <w:ins w:id="1522" w:author="Liu, Luyu" w:date="2020-07-22T23:08:00Z">
        <w:r w:rsidR="00AA3AEC">
          <w:rPr>
            <w:rFonts w:ascii="Times New Roman" w:hAnsi="Times New Roman" w:cs="Times New Roman"/>
            <w:sz w:val="24"/>
          </w:rPr>
          <w:t>normal distribution</w:t>
        </w:r>
      </w:ins>
      <w:ins w:id="1523" w:author="Liu, Luyu" w:date="2020-07-22T23:14:00Z">
        <w:r w:rsidR="00D02036">
          <w:rPr>
            <w:rFonts w:ascii="Times New Roman" w:hAnsi="Times New Roman" w:cs="Times New Roman"/>
            <w:sz w:val="24"/>
          </w:rPr>
          <w:t xml:space="preserve"> quantiles</w:t>
        </w:r>
      </w:ins>
      <w:ins w:id="1524" w:author="Liu, Luyu" w:date="2020-07-22T22:32:00Z">
        <w:r w:rsidR="00757F5E">
          <w:rPr>
            <w:rFonts w:ascii="Times New Roman" w:hAnsi="Times New Roman" w:cs="Times New Roman"/>
            <w:sz w:val="24"/>
          </w:rPr>
          <w:t>.</w:t>
        </w:r>
      </w:ins>
      <w:ins w:id="1525" w:author="Liu, Luyu" w:date="2020-07-22T22:33:00Z">
        <w:r w:rsidR="00757F5E">
          <w:rPr>
            <w:rFonts w:ascii="Times New Roman" w:hAnsi="Times New Roman" w:cs="Times New Roman"/>
            <w:sz w:val="24"/>
          </w:rPr>
          <w:t xml:space="preserve"> From </w:t>
        </w:r>
      </w:ins>
      <w:ins w:id="1526" w:author="Liu, Luyu" w:date="2020-08-04T23:03:00Z">
        <w:r w:rsidR="004125CF">
          <w:rPr>
            <w:rFonts w:ascii="Times New Roman" w:hAnsi="Times New Roman" w:cs="Times New Roman"/>
            <w:sz w:val="24"/>
          </w:rPr>
          <w:t xml:space="preserve">these </w:t>
        </w:r>
      </w:ins>
      <w:ins w:id="1527" w:author="Liu, Luyu" w:date="2020-07-22T22:33:00Z">
        <w:r w:rsidR="00757F5E">
          <w:rPr>
            <w:rFonts w:ascii="Times New Roman" w:hAnsi="Times New Roman" w:cs="Times New Roman"/>
            <w:sz w:val="24"/>
          </w:rPr>
          <w:t>test</w:t>
        </w:r>
      </w:ins>
      <w:ins w:id="1528" w:author="Liu, Luyu" w:date="2020-07-22T22:48:00Z">
        <w:r w:rsidR="000F2EDD">
          <w:rPr>
            <w:rFonts w:ascii="Times New Roman" w:hAnsi="Times New Roman" w:cs="Times New Roman"/>
            <w:sz w:val="24"/>
          </w:rPr>
          <w:t>s</w:t>
        </w:r>
      </w:ins>
      <w:ins w:id="1529" w:author="Liu, Luyu" w:date="2020-07-22T22:33:00Z">
        <w:r w:rsidR="00757F5E">
          <w:rPr>
            <w:rFonts w:ascii="Times New Roman" w:hAnsi="Times New Roman" w:cs="Times New Roman"/>
            <w:sz w:val="24"/>
          </w:rPr>
          <w:t xml:space="preserve">, we </w:t>
        </w:r>
        <w:del w:id="1530" w:author="Miller, Harvey J." w:date="2020-08-04T15:08:00Z">
          <w:r w:rsidR="00757F5E" w:rsidDel="00D32EF1">
            <w:rPr>
              <w:rFonts w:ascii="Times New Roman" w:hAnsi="Times New Roman" w:cs="Times New Roman"/>
              <w:sz w:val="24"/>
            </w:rPr>
            <w:delText xml:space="preserve">can </w:delText>
          </w:r>
        </w:del>
        <w:r w:rsidR="00757F5E">
          <w:rPr>
            <w:rFonts w:ascii="Times New Roman" w:hAnsi="Times New Roman" w:cs="Times New Roman"/>
            <w:sz w:val="24"/>
          </w:rPr>
          <w:t xml:space="preserve">conclude </w:t>
        </w:r>
      </w:ins>
      <w:ins w:id="1531" w:author="Miller, Harvey J." w:date="2020-08-04T15:08:00Z">
        <w:r w:rsidR="00D32EF1">
          <w:rPr>
            <w:rFonts w:ascii="Times New Roman" w:hAnsi="Times New Roman" w:cs="Times New Roman"/>
            <w:sz w:val="24"/>
          </w:rPr>
          <w:t xml:space="preserve">that the </w:t>
        </w:r>
      </w:ins>
      <w:ins w:id="1532" w:author="Liu, Luyu" w:date="2020-07-22T22:33:00Z">
        <w:r w:rsidR="00757F5E">
          <w:rPr>
            <w:rFonts w:ascii="Times New Roman" w:hAnsi="Times New Roman" w:cs="Times New Roman"/>
            <w:sz w:val="24"/>
          </w:rPr>
          <w:t xml:space="preserve">logistic function </w:t>
        </w:r>
        <w:del w:id="1533" w:author="Miller, Harvey J." w:date="2020-08-06T09:51:00Z">
          <w:r w:rsidR="00757F5E" w:rsidDel="00860697">
            <w:rPr>
              <w:rFonts w:ascii="Times New Roman" w:hAnsi="Times New Roman" w:cs="Times New Roman"/>
              <w:sz w:val="24"/>
            </w:rPr>
            <w:delText xml:space="preserve">can </w:delText>
          </w:r>
        </w:del>
      </w:ins>
      <w:ins w:id="1534" w:author="Liu, Luyu" w:date="2020-07-22T22:34:00Z">
        <w:r w:rsidR="00653514">
          <w:rPr>
            <w:rFonts w:ascii="Times New Roman" w:hAnsi="Times New Roman" w:cs="Times New Roman"/>
            <w:sz w:val="24"/>
          </w:rPr>
          <w:t xml:space="preserve">properly </w:t>
        </w:r>
      </w:ins>
      <w:ins w:id="1535" w:author="Liu, Luyu" w:date="2020-07-22T22:33:00Z">
        <w:r w:rsidR="00757F5E">
          <w:rPr>
            <w:rFonts w:ascii="Times New Roman" w:hAnsi="Times New Roman" w:cs="Times New Roman"/>
            <w:sz w:val="24"/>
          </w:rPr>
          <w:t>fit</w:t>
        </w:r>
      </w:ins>
      <w:ins w:id="1536" w:author="Miller, Harvey J." w:date="2020-08-06T09:51:00Z">
        <w:r w:rsidR="00860697">
          <w:rPr>
            <w:rFonts w:ascii="Times New Roman" w:hAnsi="Times New Roman" w:cs="Times New Roman"/>
            <w:sz w:val="24"/>
          </w:rPr>
          <w:t>s</w:t>
        </w:r>
      </w:ins>
      <w:ins w:id="1537" w:author="Liu, Luyu" w:date="2020-07-22T22:33:00Z">
        <w:r w:rsidR="00757F5E">
          <w:rPr>
            <w:rFonts w:ascii="Times New Roman" w:hAnsi="Times New Roman" w:cs="Times New Roman"/>
            <w:sz w:val="24"/>
          </w:rPr>
          <w:t xml:space="preserve">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1538" w:author="Liu, Luyu" w:date="2020-07-22T16:42:00Z">
            <w:rPr/>
          </w:rPrChange>
        </w:rPr>
        <w:pPrChange w:id="1539" w:author="Liu, Luyu" w:date="2020-07-22T16:42:00Z">
          <w:pPr>
            <w:pStyle w:val="ListParagraph"/>
            <w:spacing w:line="480" w:lineRule="auto"/>
            <w:ind w:left="360"/>
          </w:pPr>
        </w:pPrChange>
      </w:pPr>
    </w:p>
    <w:p w14:paraId="1C75136A" w14:textId="6E2ABE9E" w:rsidR="00077492" w:rsidRPr="00FF2732" w:rsidRDefault="00077492">
      <w:pPr>
        <w:spacing w:line="240" w:lineRule="auto"/>
        <w:rPr>
          <w:rStyle w:val="SubtleEmphasis"/>
          <w:rPrChange w:id="1540" w:author="Liu, Luyu" w:date="2020-08-02T21:18:00Z">
            <w:rPr/>
          </w:rPrChange>
        </w:rPr>
        <w:pPrChange w:id="1541" w:author="Liu, Luyu" w:date="2020-08-02T21:18:00Z">
          <w:pPr>
            <w:pStyle w:val="ListParagraph"/>
            <w:numPr>
              <w:ilvl w:val="1"/>
              <w:numId w:val="2"/>
            </w:numPr>
            <w:spacing w:line="480" w:lineRule="auto"/>
            <w:ind w:left="360" w:hanging="360"/>
          </w:pPr>
        </w:pPrChange>
      </w:pPr>
      <w:del w:id="1542" w:author="Liu, Luyu" w:date="2020-08-02T21:18:00Z">
        <w:r w:rsidRPr="00FF2732" w:rsidDel="00FF2732">
          <w:rPr>
            <w:rStyle w:val="SubtleEmphasis"/>
            <w:rPrChange w:id="1543" w:author="Liu, Luyu" w:date="2020-08-02T21:18:00Z">
              <w:rPr/>
            </w:rPrChange>
          </w:rPr>
          <w:delText xml:space="preserve"> </w:delText>
        </w:r>
      </w:del>
      <w:del w:id="1544" w:author="Liu, Luyu" w:date="2020-07-29T17:25:00Z">
        <w:r w:rsidRPr="00FF2732" w:rsidDel="00E71AC6">
          <w:rPr>
            <w:rStyle w:val="SubtleEmphasis"/>
            <w:rPrChange w:id="1545" w:author="Liu, Luyu" w:date="2020-08-02T21:18:00Z">
              <w:rPr/>
            </w:rPrChange>
          </w:rPr>
          <w:delText>Floor</w:delText>
        </w:r>
      </w:del>
      <w:ins w:id="1546" w:author="Liu, Luyu" w:date="2020-07-29T17:25:00Z">
        <w:r w:rsidR="00E71AC6" w:rsidRPr="00FF2732">
          <w:rPr>
            <w:rStyle w:val="SubtleEmphasis"/>
            <w:rPrChange w:id="1547" w:author="Liu, Luyu" w:date="2020-08-02T21:18:00Z">
              <w:rPr/>
            </w:rPrChange>
          </w:rPr>
          <w:t>Base</w:t>
        </w:r>
      </w:ins>
      <w:r w:rsidRPr="00FF2732">
        <w:rPr>
          <w:rStyle w:val="SubtleEmphasis"/>
          <w:rPrChange w:id="1548" w:author="Liu, Luyu" w:date="2020-08-02T21:18:00Z">
            <w:rPr/>
          </w:rPrChange>
        </w:rPr>
        <w:t xml:space="preserve"> value</w:t>
      </w:r>
      <w:del w:id="1549" w:author="Liu, Luyu" w:date="2020-08-09T15:12:00Z">
        <w:r w:rsidRPr="00FF2732" w:rsidDel="006525F6">
          <w:rPr>
            <w:rStyle w:val="SubtleEmphasis"/>
            <w:rPrChange w:id="1550" w:author="Liu, Luyu" w:date="2020-08-02T21:18:00Z">
              <w:rPr/>
            </w:rPrChange>
          </w:rPr>
          <w:delText>s</w:delText>
        </w:r>
      </w:del>
    </w:p>
    <w:p w14:paraId="527696C2" w14:textId="45ABDBC3" w:rsidR="00077492" w:rsidDel="00166595" w:rsidRDefault="00077492">
      <w:pPr>
        <w:spacing w:line="240" w:lineRule="auto"/>
        <w:ind w:firstLine="720"/>
        <w:jc w:val="both"/>
        <w:rPr>
          <w:del w:id="1551" w:author="Liu, Luyu" w:date="2020-07-29T17:36:00Z"/>
          <w:rFonts w:ascii="Times New Roman" w:hAnsi="Times New Roman" w:cs="Times New Roman"/>
          <w:sz w:val="24"/>
        </w:rPr>
        <w:pPrChange w:id="1552" w:author="Liu, Luyu" w:date="2020-08-02T21:20:00Z">
          <w:pPr>
            <w:spacing w:line="480" w:lineRule="auto"/>
            <w:jc w:val="both"/>
          </w:pPr>
        </w:pPrChange>
      </w:pPr>
      <w:r>
        <w:rPr>
          <w:rFonts w:ascii="Times New Roman" w:hAnsi="Times New Roman" w:cs="Times New Roman"/>
          <w:sz w:val="24"/>
        </w:rPr>
        <w:t xml:space="preserve">The average </w:t>
      </w:r>
      <w:del w:id="1553" w:author="Liu, Luyu" w:date="2020-07-29T17:25:00Z">
        <w:r w:rsidDel="00E71AC6">
          <w:rPr>
            <w:rFonts w:ascii="Times New Roman" w:hAnsi="Times New Roman" w:cs="Times New Roman"/>
            <w:sz w:val="24"/>
          </w:rPr>
          <w:delText>floor</w:delText>
        </w:r>
      </w:del>
      <w:ins w:id="1554"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w:t>
      </w:r>
      <w:del w:id="1555" w:author="Liu, Luyu" w:date="2020-08-05T22:40:00Z">
        <w:r w:rsidDel="0022091A">
          <w:rPr>
            <w:rFonts w:ascii="Times New Roman" w:hAnsi="Times New Roman" w:cs="Times New Roman"/>
            <w:sz w:val="24"/>
          </w:rPr>
          <w:delText xml:space="preserve"> and</w:delText>
        </w:r>
      </w:del>
      <w:del w:id="1556" w:author="Liu, Luyu" w:date="2020-07-22T17:00:00Z">
        <w:r w:rsidDel="00EC596F">
          <w:rPr>
            <w:rFonts w:ascii="Times New Roman" w:hAnsi="Times New Roman" w:cs="Times New Roman"/>
            <w:sz w:val="24"/>
          </w:rPr>
          <w:delText xml:space="preserve"> </w:delText>
        </w:r>
      </w:del>
      <w:del w:id="1557" w:author="Liu, Luyu" w:date="2020-08-05T22:40:00Z">
        <w:r w:rsidDel="0022091A">
          <w:rPr>
            <w:rFonts w:ascii="Times New Roman" w:hAnsi="Times New Roman" w:cs="Times New Roman"/>
            <w:sz w:val="24"/>
          </w:rPr>
          <w:delText xml:space="preserve"> maps </w:delText>
        </w:r>
      </w:del>
      <w:del w:id="1558" w:author="Liu, Luyu" w:date="2020-07-29T17:25:00Z">
        <w:r w:rsidDel="00E71AC6">
          <w:rPr>
            <w:rFonts w:ascii="Times New Roman" w:hAnsi="Times New Roman" w:cs="Times New Roman"/>
            <w:sz w:val="24"/>
          </w:rPr>
          <w:delText>floor</w:delText>
        </w:r>
      </w:del>
      <w:del w:id="1559" w:author="Liu, Luyu" w:date="2020-08-05T22:40:00Z">
        <w:r w:rsidDel="0022091A">
          <w:rPr>
            <w:rFonts w:ascii="Times New Roman" w:hAnsi="Times New Roman" w:cs="Times New Roman"/>
            <w:sz w:val="24"/>
          </w:rPr>
          <w:delText xml:space="preserve"> values for the US public transit systems in our study</w:delText>
        </w:r>
      </w:del>
      <w:r>
        <w:rPr>
          <w:rFonts w:ascii="Times New Roman" w:hAnsi="Times New Roman" w:cs="Times New Roman"/>
          <w:sz w:val="24"/>
        </w:rPr>
        <w:t xml:space="preserve">. We express these values as negative differences from previous demand levels: larger negative numbers are lower </w:t>
      </w:r>
      <w:del w:id="1560" w:author="Liu, Luyu" w:date="2020-07-29T17:25:00Z">
        <w:r w:rsidDel="00E71AC6">
          <w:rPr>
            <w:rFonts w:ascii="Times New Roman" w:hAnsi="Times New Roman" w:cs="Times New Roman"/>
            <w:sz w:val="24"/>
          </w:rPr>
          <w:delText>floor</w:delText>
        </w:r>
      </w:del>
      <w:ins w:id="1561"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1562"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1563"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1564" w:author="Liu, Luyu" w:date="2020-07-29T17:25:00Z">
        <w:r w:rsidDel="00E71AC6">
          <w:rPr>
            <w:rFonts w:ascii="Times New Roman" w:hAnsi="Times New Roman" w:cs="Times New Roman"/>
            <w:sz w:val="24"/>
          </w:rPr>
          <w:delText>floor</w:delText>
        </w:r>
      </w:del>
      <w:ins w:id="1565"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w:t>
      </w:r>
      <w:ins w:id="1566" w:author="Miller, Harvey J." w:date="2020-08-04T15:09:00Z">
        <w:r w:rsidR="00D32EF1">
          <w:rPr>
            <w:rFonts w:ascii="Times New Roman" w:hAnsi="Times New Roman" w:cs="Times New Roman"/>
            <w:sz w:val="24"/>
          </w:rPr>
          <w:t xml:space="preserve"> demand</w:t>
        </w:r>
      </w:ins>
      <w:r>
        <w:rPr>
          <w:rFonts w:ascii="Times New Roman" w:hAnsi="Times New Roman" w:cs="Times New Roman"/>
          <w:sz w:val="24"/>
        </w:rPr>
        <w:t xml:space="preserve">). Meanwhile, high tech cities such as the San Francisco Bay area and university cities such as Ithaca, Ann Arbor, and Madison generally have a very low </w:t>
      </w:r>
      <w:del w:id="1567" w:author="Liu, Luyu" w:date="2020-07-29T17:25:00Z">
        <w:r w:rsidDel="00E71AC6">
          <w:rPr>
            <w:rFonts w:ascii="Times New Roman" w:hAnsi="Times New Roman" w:cs="Times New Roman"/>
            <w:sz w:val="24"/>
          </w:rPr>
          <w:delText>floor</w:delText>
        </w:r>
      </w:del>
      <w:ins w:id="1568"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w:t>
      </w:r>
      <w:ins w:id="1569" w:author="Miller, Harvey J." w:date="2020-08-04T15:09:00Z">
        <w:r w:rsidR="00D32EF1">
          <w:rPr>
            <w:rFonts w:ascii="Times New Roman" w:hAnsi="Times New Roman" w:cs="Times New Roman"/>
            <w:sz w:val="24"/>
          </w:rPr>
          <w:t xml:space="preserve"> (higher decline in public transit demand</w:t>
        </w:r>
      </w:ins>
      <w:ins w:id="1570" w:author="Miller, Harvey J." w:date="2020-08-04T15:10:00Z">
        <w:r w:rsidR="00D32EF1">
          <w:rPr>
            <w:rFonts w:ascii="Times New Roman" w:hAnsi="Times New Roman" w:cs="Times New Roman"/>
            <w:sz w:val="24"/>
          </w:rPr>
          <w:t>)</w:t>
        </w:r>
      </w:ins>
      <w:r>
        <w:rPr>
          <w:rFonts w:ascii="Times New Roman" w:hAnsi="Times New Roman" w:cs="Times New Roman"/>
          <w:sz w:val="24"/>
        </w:rPr>
        <w:t>.</w:t>
      </w:r>
      <w:del w:id="1571" w:author="Liu, Luyu" w:date="2020-08-04T23:16:00Z">
        <w:r w:rsidDel="009B7BD8">
          <w:rPr>
            <w:rFonts w:ascii="Times New Roman" w:hAnsi="Times New Roman" w:cs="Times New Roman"/>
            <w:sz w:val="24"/>
          </w:rPr>
          <w:delText xml:space="preserve"> </w:delText>
        </w:r>
      </w:del>
    </w:p>
    <w:p w14:paraId="2A8274BB" w14:textId="77777777" w:rsidR="00077492" w:rsidRDefault="00077492">
      <w:pPr>
        <w:spacing w:line="240" w:lineRule="auto"/>
        <w:ind w:firstLine="720"/>
        <w:jc w:val="both"/>
        <w:rPr>
          <w:rFonts w:ascii="Times New Roman" w:hAnsi="Times New Roman" w:cs="Times New Roman"/>
          <w:sz w:val="24"/>
        </w:rPr>
        <w:pPrChange w:id="1572" w:author="Liu, Luyu" w:date="2020-08-02T21:20:00Z">
          <w:pPr>
            <w:spacing w:line="480" w:lineRule="auto"/>
          </w:pPr>
        </w:pPrChange>
      </w:pPr>
    </w:p>
    <w:p w14:paraId="69C5051E" w14:textId="1079EC07" w:rsidR="00077492" w:rsidRPr="00C94C81" w:rsidDel="00166595" w:rsidRDefault="00077492">
      <w:pPr>
        <w:spacing w:line="240" w:lineRule="auto"/>
        <w:jc w:val="both"/>
        <w:rPr>
          <w:del w:id="1573" w:author="Liu, Luyu" w:date="2020-07-29T17:36:00Z"/>
          <w:rFonts w:ascii="Times New Roman" w:hAnsi="Times New Roman" w:cs="Times New Roman"/>
          <w:b/>
          <w:sz w:val="24"/>
          <w:rPrChange w:id="1574" w:author="Liu, Luyu" w:date="2020-08-02T23:06:00Z">
            <w:rPr>
              <w:del w:id="1575" w:author="Liu, Luyu" w:date="2020-07-29T17:36:00Z"/>
              <w:rFonts w:ascii="Times New Roman" w:hAnsi="Times New Roman" w:cs="Times New Roman"/>
              <w:sz w:val="24"/>
            </w:rPr>
          </w:rPrChange>
        </w:rPr>
        <w:pPrChange w:id="1576" w:author="Miller, Harvey J." w:date="2020-08-04T15:10:00Z">
          <w:pPr>
            <w:spacing w:line="480" w:lineRule="auto"/>
            <w:jc w:val="both"/>
          </w:pPr>
        </w:pPrChange>
      </w:pPr>
      <w:r w:rsidRPr="00C94C81">
        <w:rPr>
          <w:b/>
          <w:noProof/>
          <w:rPrChange w:id="1577" w:author="Liu, Luyu" w:date="2020-08-02T23:06:00Z">
            <w:rPr>
              <w:noProof/>
            </w:rPr>
          </w:rPrChange>
        </w:rPr>
        <w:t xml:space="preserve"> </w:t>
      </w:r>
      <w:del w:id="1578" w:author="Liu, Luyu" w:date="2020-07-29T17:36:00Z">
        <w:r w:rsidRPr="00C94C81" w:rsidDel="00166595">
          <w:rPr>
            <w:b/>
            <w:noProof/>
            <w:rPrChange w:id="1579"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580" w:name="_Ref40207857"/>
      </w:del>
    </w:p>
    <w:p w14:paraId="46625246" w14:textId="6971A47B" w:rsidR="00077492" w:rsidRPr="00C94C81" w:rsidRDefault="00077492">
      <w:pPr>
        <w:spacing w:line="240" w:lineRule="auto"/>
        <w:jc w:val="both"/>
        <w:rPr>
          <w:ins w:id="1581" w:author="Liu, Luyu" w:date="2020-07-29T23:30:00Z"/>
          <w:rFonts w:ascii="Times New Roman" w:hAnsi="Times New Roman" w:cs="Times New Roman"/>
          <w:b/>
          <w:sz w:val="24"/>
          <w:rPrChange w:id="1582" w:author="Liu, Luyu" w:date="2020-08-02T23:06:00Z">
            <w:rPr>
              <w:ins w:id="1583" w:author="Liu, Luyu" w:date="2020-07-29T23:30:00Z"/>
              <w:rFonts w:ascii="Times New Roman" w:hAnsi="Times New Roman" w:cs="Times New Roman"/>
              <w:sz w:val="24"/>
            </w:rPr>
          </w:rPrChange>
        </w:rPr>
        <w:pPrChange w:id="1584" w:author="Miller, Harvey J." w:date="2020-08-04T15:10:00Z">
          <w:pPr>
            <w:spacing w:line="480" w:lineRule="auto"/>
            <w:jc w:val="center"/>
          </w:pPr>
        </w:pPrChange>
      </w:pPr>
      <w:bookmarkStart w:id="1585" w:name="_Ref41950168"/>
      <w:r w:rsidRPr="00C94C81">
        <w:rPr>
          <w:rFonts w:ascii="Times New Roman" w:hAnsi="Times New Roman" w:cs="Times New Roman"/>
          <w:b/>
          <w:sz w:val="24"/>
          <w:rPrChange w:id="1586"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587"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588"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589" w:author="Liu, Luyu" w:date="2020-08-02T23:06:00Z">
            <w:rPr>
              <w:rFonts w:ascii="Times New Roman" w:hAnsi="Times New Roman" w:cs="Times New Roman"/>
              <w:sz w:val="24"/>
            </w:rPr>
          </w:rPrChange>
        </w:rPr>
        <w:fldChar w:fldCharType="separate"/>
      </w:r>
      <w:ins w:id="1590" w:author="Liu, Luyu" w:date="2020-07-29T23:38:00Z">
        <w:r w:rsidR="002130AB" w:rsidRPr="00C94C81">
          <w:rPr>
            <w:rFonts w:ascii="Times New Roman" w:hAnsi="Times New Roman" w:cs="Times New Roman"/>
            <w:b/>
            <w:noProof/>
            <w:sz w:val="24"/>
            <w:rPrChange w:id="1591" w:author="Liu, Luyu" w:date="2020-08-02T23:06:00Z">
              <w:rPr>
                <w:rFonts w:ascii="Times New Roman" w:hAnsi="Times New Roman" w:cs="Times New Roman"/>
                <w:noProof/>
                <w:sz w:val="24"/>
              </w:rPr>
            </w:rPrChange>
          </w:rPr>
          <w:t>4</w:t>
        </w:r>
      </w:ins>
      <w:del w:id="1592" w:author="Liu, Luyu" w:date="2020-07-29T23:11:00Z">
        <w:r w:rsidRPr="00C94C81" w:rsidDel="006C64A6">
          <w:rPr>
            <w:rFonts w:ascii="Times New Roman" w:hAnsi="Times New Roman" w:cs="Times New Roman"/>
            <w:b/>
            <w:noProof/>
            <w:sz w:val="24"/>
            <w:rPrChange w:id="1593"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1594" w:author="Liu, Luyu" w:date="2020-08-02T23:06:00Z">
            <w:rPr>
              <w:rFonts w:ascii="Times New Roman" w:hAnsi="Times New Roman" w:cs="Times New Roman"/>
              <w:sz w:val="24"/>
            </w:rPr>
          </w:rPrChange>
        </w:rPr>
        <w:fldChar w:fldCharType="end"/>
      </w:r>
      <w:bookmarkEnd w:id="1585"/>
      <w:r w:rsidRPr="00C94C81">
        <w:rPr>
          <w:rFonts w:ascii="Times New Roman" w:hAnsi="Times New Roman" w:cs="Times New Roman"/>
          <w:b/>
          <w:sz w:val="24"/>
          <w:rPrChange w:id="1595" w:author="Liu, Luyu" w:date="2020-08-02T23:06:00Z">
            <w:rPr>
              <w:rFonts w:ascii="Times New Roman" w:hAnsi="Times New Roman" w:cs="Times New Roman"/>
              <w:sz w:val="24"/>
            </w:rPr>
          </w:rPrChange>
        </w:rPr>
        <w:t>. The</w:t>
      </w:r>
      <w:ins w:id="1596" w:author="Liu, Luyu" w:date="2020-07-29T23:32:00Z">
        <w:r w:rsidR="005251B7" w:rsidRPr="00C94C81">
          <w:rPr>
            <w:rFonts w:ascii="Times New Roman" w:hAnsi="Times New Roman" w:cs="Times New Roman"/>
            <w:b/>
            <w:sz w:val="24"/>
            <w:rPrChange w:id="1597"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1598" w:author="Liu, Luyu" w:date="2020-08-02T23:06:00Z">
            <w:rPr>
              <w:rFonts w:ascii="Times New Roman" w:hAnsi="Times New Roman" w:cs="Times New Roman"/>
              <w:sz w:val="24"/>
            </w:rPr>
          </w:rPrChange>
        </w:rPr>
        <w:t xml:space="preserve"> distribution of </w:t>
      </w:r>
      <w:del w:id="1599" w:author="Liu, Luyu" w:date="2020-07-29T17:25:00Z">
        <w:r w:rsidRPr="00C94C81" w:rsidDel="00E71AC6">
          <w:rPr>
            <w:rFonts w:ascii="Times New Roman" w:hAnsi="Times New Roman" w:cs="Times New Roman"/>
            <w:b/>
            <w:sz w:val="24"/>
            <w:rPrChange w:id="1600" w:author="Liu, Luyu" w:date="2020-08-02T23:06:00Z">
              <w:rPr>
                <w:rFonts w:ascii="Times New Roman" w:hAnsi="Times New Roman" w:cs="Times New Roman"/>
                <w:sz w:val="24"/>
              </w:rPr>
            </w:rPrChange>
          </w:rPr>
          <w:delText>floor</w:delText>
        </w:r>
      </w:del>
      <w:ins w:id="1601" w:author="Liu, Luyu" w:date="2020-07-29T17:25:00Z">
        <w:r w:rsidR="00E71AC6" w:rsidRPr="00C94C81">
          <w:rPr>
            <w:rFonts w:ascii="Times New Roman" w:hAnsi="Times New Roman" w:cs="Times New Roman"/>
            <w:b/>
            <w:sz w:val="24"/>
            <w:rPrChange w:id="1602"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1603"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pPr>
        <w:spacing w:line="240" w:lineRule="auto"/>
        <w:jc w:val="center"/>
        <w:rPr>
          <w:del w:id="1604" w:author="Liu, Luyu" w:date="2020-07-29T23:33:00Z"/>
          <w:rFonts w:ascii="Times New Roman" w:hAnsi="Times New Roman" w:cs="Times New Roman"/>
          <w:sz w:val="24"/>
        </w:rPr>
        <w:pPrChange w:id="1605" w:author="Liu, Luyu" w:date="2020-07-29T23:30:00Z">
          <w:pPr>
            <w:spacing w:line="480" w:lineRule="auto"/>
            <w:jc w:val="center"/>
          </w:pPr>
        </w:pPrChange>
      </w:pPr>
      <w:ins w:id="1606" w:author="Liu, Luyu" w:date="2020-07-29T23:43:00Z">
        <w:r>
          <w:rPr>
            <w:rFonts w:ascii="Times New Roman" w:hAnsi="Times New Roman" w:cs="Times New Roman"/>
            <w:sz w:val="24"/>
          </w:rPr>
          <w:tab/>
        </w:r>
      </w:ins>
      <w:ins w:id="1607"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1608"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609" w:author="Liu, Luyu" w:date="2020-08-02T21:31:00Z">
        <w:r w:rsidR="00D103DB">
          <w:rPr>
            <w:rFonts w:ascii="Times New Roman" w:hAnsi="Times New Roman" w:cs="Times New Roman"/>
            <w:sz w:val="24"/>
          </w:rPr>
          <w:fldChar w:fldCharType="end"/>
        </w:r>
      </w:ins>
    </w:p>
    <w:bookmarkEnd w:id="1580"/>
    <w:p w14:paraId="44FB235E" w14:textId="3FADD5EE" w:rsidR="00077492" w:rsidRPr="00867C60" w:rsidRDefault="00B0069D">
      <w:pPr>
        <w:spacing w:line="240" w:lineRule="auto"/>
        <w:jc w:val="both"/>
        <w:rPr>
          <w:rFonts w:ascii="Times New Roman" w:hAnsi="Times New Roman" w:cs="Times New Roman"/>
          <w:sz w:val="24"/>
        </w:rPr>
        <w:pPrChange w:id="1610" w:author="Liu, Luyu" w:date="2020-07-20T23:14:00Z">
          <w:pPr>
            <w:spacing w:line="480" w:lineRule="auto"/>
            <w:jc w:val="both"/>
          </w:pPr>
        </w:pPrChange>
      </w:pPr>
      <w:ins w:id="1611"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1612"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1613"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r w:rsidR="00077492">
        <w:rPr>
          <w:rFonts w:ascii="Times New Roman" w:hAnsi="Times New Roman" w:cs="Times New Roman"/>
          <w:sz w:val="24"/>
        </w:rPr>
        <w:t>provides results from the regression analysis relat</w:t>
      </w:r>
      <w:ins w:id="1614" w:author="Miller, Harvey J." w:date="2020-08-04T15:10:00Z">
        <w:r w:rsidR="00D32EF1">
          <w:rPr>
            <w:rFonts w:ascii="Times New Roman" w:hAnsi="Times New Roman" w:cs="Times New Roman"/>
            <w:sz w:val="24"/>
          </w:rPr>
          <w:t>ing</w:t>
        </w:r>
      </w:ins>
      <w:del w:id="1615" w:author="Miller, Harvey J." w:date="2020-08-04T15:10:00Z">
        <w:r w:rsidR="00077492" w:rsidDel="00D32EF1">
          <w:rPr>
            <w:rFonts w:ascii="Times New Roman" w:hAnsi="Times New Roman" w:cs="Times New Roman"/>
            <w:sz w:val="24"/>
          </w:rPr>
          <w:delText>ed</w:delText>
        </w:r>
      </w:del>
      <w:r w:rsidR="00077492">
        <w:rPr>
          <w:rFonts w:ascii="Times New Roman" w:hAnsi="Times New Roman" w:cs="Times New Roman"/>
          <w:sz w:val="24"/>
        </w:rPr>
        <w:t xml:space="preserve"> the </w:t>
      </w:r>
      <w:del w:id="1616" w:author="Liu, Luyu" w:date="2020-07-29T17:25:00Z">
        <w:r w:rsidR="00077492" w:rsidDel="00E71AC6">
          <w:rPr>
            <w:rFonts w:ascii="Times New Roman" w:hAnsi="Times New Roman" w:cs="Times New Roman"/>
            <w:sz w:val="24"/>
          </w:rPr>
          <w:delText>floor</w:delText>
        </w:r>
      </w:del>
      <w:ins w:id="1617"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1618" w:author="Liu, Luyu" w:date="2020-08-03T21:18:00Z">
        <w:r w:rsidR="00092329">
          <w:rPr>
            <w:rFonts w:ascii="Times New Roman" w:hAnsi="Times New Roman" w:cs="Times New Roman"/>
            <w:sz w:val="24"/>
          </w:rPr>
          <w:t xml:space="preserve">, </w:t>
        </w:r>
      </w:ins>
      <w:del w:id="1619"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1620"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1621" w:author="Liu, Luyu" w:date="2020-07-30T15:32:00Z">
        <w:r w:rsidR="00077492" w:rsidDel="002E0632">
          <w:rPr>
            <w:rFonts w:ascii="Times New Roman" w:hAnsi="Times New Roman" w:cs="Times New Roman"/>
            <w:sz w:val="24"/>
          </w:rPr>
          <w:delText xml:space="preserve">final model </w:delText>
        </w:r>
      </w:del>
      <w:ins w:id="1622"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because of multicollinearity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w:t>
      </w:r>
      <w:ins w:id="1623" w:author="Liu, Luyu" w:date="2020-08-05T22:41:00Z">
        <w:r w:rsidR="008207D7">
          <w:rPr>
            <w:rFonts w:ascii="Times New Roman" w:hAnsi="Times New Roman" w:cs="Times New Roman"/>
            <w:sz w:val="24"/>
          </w:rPr>
          <w:t xml:space="preserve"> For </w:t>
        </w:r>
      </w:ins>
      <w:ins w:id="1624" w:author="Liu, Luyu" w:date="2020-08-05T22:42:00Z">
        <w:r w:rsidR="00801A3D">
          <w:rPr>
            <w:rFonts w:ascii="Times New Roman" w:hAnsi="Times New Roman" w:cs="Times New Roman"/>
            <w:sz w:val="24"/>
          </w:rPr>
          <w:t xml:space="preserve">the </w:t>
        </w:r>
      </w:ins>
      <w:ins w:id="1625" w:author="Liu, Luyu" w:date="2020-08-05T22:41:00Z">
        <w:r w:rsidR="008207D7">
          <w:rPr>
            <w:rFonts w:ascii="Times New Roman" w:hAnsi="Times New Roman" w:cs="Times New Roman"/>
            <w:sz w:val="24"/>
          </w:rPr>
          <w:t xml:space="preserve">similar reason, we did not directly include </w:t>
        </w:r>
      </w:ins>
      <w:ins w:id="1626" w:author="Liu, Luyu" w:date="2020-08-05T22:42:00Z">
        <w:r w:rsidR="0061172F">
          <w:rPr>
            <w:rFonts w:ascii="Times New Roman" w:hAnsi="Times New Roman" w:cs="Times New Roman"/>
            <w:sz w:val="24"/>
          </w:rPr>
          <w:t xml:space="preserve">the ratio of </w:t>
        </w:r>
      </w:ins>
      <w:ins w:id="1627" w:author="Liu, Luyu" w:date="2020-08-05T22:41:00Z">
        <w:r w:rsidR="008207D7">
          <w:rPr>
            <w:rFonts w:ascii="Times New Roman" w:hAnsi="Times New Roman" w:cs="Times New Roman"/>
            <w:sz w:val="24"/>
          </w:rPr>
          <w:t>female</w:t>
        </w:r>
      </w:ins>
      <w:ins w:id="1628" w:author="Miller, Harvey J." w:date="2020-08-06T09:57:00Z">
        <w:r w:rsidR="00492B0C">
          <w:rPr>
            <w:rFonts w:ascii="Times New Roman" w:hAnsi="Times New Roman" w:cs="Times New Roman"/>
            <w:sz w:val="24"/>
          </w:rPr>
          <w:t>s</w:t>
        </w:r>
      </w:ins>
      <w:ins w:id="1629" w:author="Liu, Luyu" w:date="2020-08-05T22:41:00Z">
        <w:r w:rsidR="008207D7">
          <w:rPr>
            <w:rFonts w:ascii="Times New Roman" w:hAnsi="Times New Roman" w:cs="Times New Roman"/>
            <w:sz w:val="24"/>
          </w:rPr>
          <w:t xml:space="preserve"> due to multicollinearity with </w:t>
        </w:r>
      </w:ins>
      <w:ins w:id="1630" w:author="Liu, Luyu" w:date="2020-08-05T22:42:00Z">
        <w:r w:rsidR="00DF3BC3">
          <w:rPr>
            <w:rFonts w:ascii="Times New Roman" w:hAnsi="Times New Roman" w:cs="Times New Roman"/>
            <w:sz w:val="24"/>
          </w:rPr>
          <w:t xml:space="preserve">the </w:t>
        </w:r>
        <w:r w:rsidR="0061172F">
          <w:rPr>
            <w:rFonts w:ascii="Times New Roman" w:hAnsi="Times New Roman" w:cs="Times New Roman"/>
            <w:sz w:val="24"/>
          </w:rPr>
          <w:t xml:space="preserve">ratio of </w:t>
        </w:r>
      </w:ins>
      <w:ins w:id="1631" w:author="Liu, Luyu" w:date="2020-08-05T22:41:00Z">
        <w:r w:rsidR="008207D7">
          <w:rPr>
            <w:rFonts w:ascii="Times New Roman" w:hAnsi="Times New Roman" w:cs="Times New Roman"/>
            <w:sz w:val="24"/>
          </w:rPr>
          <w:t>African A</w:t>
        </w:r>
      </w:ins>
      <w:ins w:id="1632" w:author="Liu, Luyu" w:date="2020-08-05T22:42:00Z">
        <w:r w:rsidR="008207D7">
          <w:rPr>
            <w:rFonts w:ascii="Times New Roman" w:hAnsi="Times New Roman" w:cs="Times New Roman"/>
            <w:sz w:val="24"/>
          </w:rPr>
          <w:t>merican</w:t>
        </w:r>
      </w:ins>
      <w:ins w:id="1633" w:author="Miller, Harvey J." w:date="2020-08-06T09:57:00Z">
        <w:r w:rsidR="00492B0C">
          <w:rPr>
            <w:rFonts w:ascii="Times New Roman" w:hAnsi="Times New Roman" w:cs="Times New Roman"/>
            <w:sz w:val="24"/>
          </w:rPr>
          <w:t>s</w:t>
        </w:r>
      </w:ins>
      <w:ins w:id="1634" w:author="Liu, Luyu" w:date="2020-08-05T22:42:00Z">
        <w:r w:rsidR="008207D7">
          <w:rPr>
            <w:rFonts w:ascii="Times New Roman" w:hAnsi="Times New Roman" w:cs="Times New Roman"/>
            <w:sz w:val="24"/>
          </w:rPr>
          <w:t>.</w:t>
        </w:r>
      </w:ins>
      <w:r w:rsidR="00077492">
        <w:rPr>
          <w:rFonts w:ascii="Times New Roman" w:hAnsi="Times New Roman" w:cs="Times New Roman"/>
          <w:sz w:val="24"/>
        </w:rPr>
        <w:t xml:space="preserve">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1635" w:author="Liu, Luyu" w:date="2020-07-30T14:41:00Z">
        <w:r w:rsidR="00077492" w:rsidDel="006A7A63">
          <w:rPr>
            <w:rFonts w:ascii="Times New Roman" w:hAnsi="Times New Roman" w:cs="Times New Roman"/>
            <w:sz w:val="24"/>
          </w:rPr>
          <w:delText>38</w:delText>
        </w:r>
      </w:del>
      <w:ins w:id="1636" w:author="Liu, Luyu" w:date="2020-07-30T14:41:00Z">
        <w:r w:rsidR="002713F6">
          <w:rPr>
            <w:rFonts w:ascii="Times New Roman" w:hAnsi="Times New Roman" w:cs="Times New Roman"/>
            <w:sz w:val="24"/>
          </w:rPr>
          <w:t xml:space="preserve">38 </w:t>
        </w:r>
        <w:commentRangeStart w:id="1637"/>
        <w:commentRangeStart w:id="1638"/>
        <w:r w:rsidR="002713F6">
          <w:rPr>
            <w:rFonts w:ascii="Times New Roman" w:hAnsi="Times New Roman" w:cs="Times New Roman"/>
            <w:sz w:val="24"/>
          </w:rPr>
          <w:t xml:space="preserve">without </w:t>
        </w:r>
      </w:ins>
      <w:ins w:id="1639" w:author="Liu, Luyu" w:date="2020-08-06T11:34:00Z">
        <w:r w:rsidR="00C74B03">
          <w:rPr>
            <w:rFonts w:ascii="Times New Roman" w:hAnsi="Times New Roman" w:cs="Times New Roman" w:hint="eastAsia"/>
            <w:sz w:val="24"/>
          </w:rPr>
          <w:t>in</w:t>
        </w:r>
      </w:ins>
      <w:ins w:id="1640" w:author="Liu, Luyu" w:date="2020-07-30T14:41:00Z">
        <w:r w:rsidR="002713F6">
          <w:rPr>
            <w:rFonts w:ascii="Times New Roman" w:hAnsi="Times New Roman" w:cs="Times New Roman"/>
            <w:sz w:val="24"/>
          </w:rPr>
          <w:t>significant factors</w:t>
        </w:r>
      </w:ins>
      <w:commentRangeEnd w:id="1637"/>
      <w:r w:rsidR="00492B0C">
        <w:rPr>
          <w:rStyle w:val="CommentReference"/>
        </w:rPr>
        <w:commentReference w:id="1637"/>
      </w:r>
      <w:commentRangeEnd w:id="1638"/>
      <w:r w:rsidR="00796437">
        <w:rPr>
          <w:rStyle w:val="CommentReference"/>
        </w:rPr>
        <w:commentReference w:id="1638"/>
      </w:r>
      <w:r w:rsidR="00077492">
        <w:rPr>
          <w:rFonts w:ascii="Times New Roman" w:hAnsi="Times New Roman" w:cs="Times New Roman"/>
          <w:sz w:val="24"/>
        </w:rPr>
        <w:t xml:space="preserve">. A residuals assessment </w:t>
      </w:r>
      <w:ins w:id="1641"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r w:rsidR="00077492" w:rsidRPr="00FE2EBF">
        <w:rPr>
          <w:rFonts w:ascii="Times New Roman" w:hAnsi="Times New Roman" w:cs="Times New Roman"/>
          <w:sz w:val="24"/>
        </w:rPr>
        <w:t>multicollinearity</w:t>
      </w:r>
      <w:r w:rsidR="00077492">
        <w:rPr>
          <w:rFonts w:ascii="Times New Roman" w:hAnsi="Times New Roman" w:cs="Times New Roman"/>
          <w:sz w:val="24"/>
        </w:rPr>
        <w:t xml:space="preserve"> effects</w:t>
      </w:r>
      <w:ins w:id="1642"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1643" w:author="Liu, Luyu" w:date="2020-07-30T15:57:00Z">
        <w:r w:rsidR="004C1FEE">
          <w:rPr>
            <w:rFonts w:ascii="Times New Roman" w:hAnsi="Times New Roman" w:cs="Times New Roman"/>
            <w:sz w:val="24"/>
          </w:rPr>
          <w:t xml:space="preserve"> Further test also shows</w:t>
        </w:r>
      </w:ins>
      <w:ins w:id="1644" w:author="Liu, Luyu" w:date="2020-07-30T15:58:00Z">
        <w:r w:rsidR="004C1FEE">
          <w:rPr>
            <w:rFonts w:ascii="Times New Roman" w:hAnsi="Times New Roman" w:cs="Times New Roman"/>
            <w:sz w:val="24"/>
          </w:rPr>
          <w:t xml:space="preserve"> </w:t>
        </w:r>
      </w:ins>
      <w:ins w:id="1645" w:author="Liu, Luyu" w:date="2020-07-30T16:05:00Z">
        <w:r w:rsidR="006B51BC">
          <w:rPr>
            <w:rFonts w:ascii="Times New Roman" w:hAnsi="Times New Roman" w:cs="Times New Roman"/>
            <w:sz w:val="24"/>
          </w:rPr>
          <w:t xml:space="preserve">that </w:t>
        </w:r>
      </w:ins>
      <w:ins w:id="1646" w:author="Liu, Luyu" w:date="2020-07-30T15:58:00Z">
        <w:r w:rsidR="004C1FEE">
          <w:rPr>
            <w:rFonts w:ascii="Times New Roman" w:hAnsi="Times New Roman" w:cs="Times New Roman"/>
            <w:sz w:val="24"/>
          </w:rPr>
          <w:t xml:space="preserve">the </w:t>
        </w:r>
      </w:ins>
      <w:ins w:id="1647" w:author="Liu, Luyu" w:date="2020-07-30T16:02:00Z">
        <w:r w:rsidR="004C1FEE">
          <w:rPr>
            <w:rFonts w:ascii="Times New Roman" w:hAnsi="Times New Roman" w:cs="Times New Roman"/>
            <w:sz w:val="24"/>
          </w:rPr>
          <w:t xml:space="preserve">residuals of the model </w:t>
        </w:r>
      </w:ins>
      <w:ins w:id="1648"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1649"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1650" w:author="Liu, Luyu" w:date="2020-07-30T15:43:00Z">
        <w:r w:rsidR="004F3A40">
          <w:rPr>
            <w:rFonts w:ascii="Times New Roman" w:hAnsi="Times New Roman" w:cs="Times New Roman"/>
            <w:sz w:val="24"/>
          </w:rPr>
          <w:t xml:space="preserve"> </w:t>
        </w:r>
      </w:ins>
      <w:ins w:id="1651" w:author="Liu, Luyu" w:date="2020-07-30T15:56:00Z">
        <w:r w:rsidR="004F3A40">
          <w:rPr>
            <w:rFonts w:ascii="Times New Roman" w:hAnsi="Times New Roman" w:cs="Times New Roman"/>
            <w:sz w:val="24"/>
          </w:rPr>
          <w:t xml:space="preserve">We also tried </w:t>
        </w:r>
      </w:ins>
      <w:ins w:id="1652" w:author="Miller, Harvey J." w:date="2020-08-06T09:58:00Z">
        <w:r w:rsidR="00BF06FB">
          <w:rPr>
            <w:rFonts w:ascii="Times New Roman" w:hAnsi="Times New Roman" w:cs="Times New Roman"/>
            <w:sz w:val="24"/>
          </w:rPr>
          <w:t xml:space="preserve">a </w:t>
        </w:r>
      </w:ins>
      <w:ins w:id="1653" w:author="Liu, Luyu" w:date="2020-07-30T15:56:00Z">
        <w:r w:rsidR="004F3A40">
          <w:rPr>
            <w:rFonts w:ascii="Times New Roman" w:hAnsi="Times New Roman" w:cs="Times New Roman"/>
            <w:sz w:val="24"/>
          </w:rPr>
          <w:t>spatial lag model</w:t>
        </w:r>
        <w:r w:rsidR="004C1FEE">
          <w:rPr>
            <w:rFonts w:ascii="Times New Roman" w:hAnsi="Times New Roman" w:cs="Times New Roman"/>
            <w:sz w:val="24"/>
          </w:rPr>
          <w:t xml:space="preserve">: the results show that the </w:t>
        </w:r>
      </w:ins>
      <w:ins w:id="1654" w:author="Liu, Luyu" w:date="2020-07-30T15:50:00Z">
        <w:r w:rsidR="004F3A40">
          <w:rPr>
            <w:rFonts w:ascii="Times New Roman" w:hAnsi="Times New Roman" w:cs="Times New Roman"/>
            <w:sz w:val="24"/>
          </w:rPr>
          <w:t xml:space="preserve">spatial </w:t>
        </w:r>
      </w:ins>
      <w:ins w:id="1655" w:author="Liu, Luyu" w:date="2020-07-30T15:56:00Z">
        <w:r w:rsidR="004F3A40">
          <w:rPr>
            <w:rFonts w:ascii="Times New Roman" w:hAnsi="Times New Roman" w:cs="Times New Roman"/>
            <w:sz w:val="24"/>
          </w:rPr>
          <w:t xml:space="preserve">autocorrelation </w:t>
        </w:r>
      </w:ins>
      <w:ins w:id="1656" w:author="Liu, Luyu" w:date="2020-07-30T15:57:00Z">
        <w:r w:rsidR="004C1FEE">
          <w:rPr>
            <w:rFonts w:ascii="Times New Roman" w:hAnsi="Times New Roman" w:cs="Times New Roman"/>
            <w:sz w:val="24"/>
          </w:rPr>
          <w:t xml:space="preserve">parameter (rho) </w:t>
        </w:r>
      </w:ins>
      <w:ins w:id="1657" w:author="Liu, Luyu" w:date="2020-07-30T15:50:00Z">
        <w:r w:rsidR="004F3A40">
          <w:rPr>
            <w:rFonts w:ascii="Times New Roman" w:hAnsi="Times New Roman" w:cs="Times New Roman"/>
            <w:sz w:val="24"/>
          </w:rPr>
          <w:t xml:space="preserve">is not </w:t>
        </w:r>
      </w:ins>
      <w:ins w:id="1658" w:author="Liu, Luyu" w:date="2020-07-30T15:57:00Z">
        <w:r w:rsidR="004C1FEE">
          <w:rPr>
            <w:rFonts w:ascii="Times New Roman" w:hAnsi="Times New Roman" w:cs="Times New Roman"/>
            <w:sz w:val="24"/>
          </w:rPr>
          <w:t>significant.</w:t>
        </w:r>
      </w:ins>
      <w:ins w:id="1659" w:author="Miller, Harvey J." w:date="2020-08-06T09:58:00Z">
        <w:r w:rsidR="00BF06FB">
          <w:rPr>
            <w:rFonts w:ascii="Times New Roman" w:hAnsi="Times New Roman" w:cs="Times New Roman"/>
            <w:sz w:val="24"/>
          </w:rPr>
          <w:t xml:space="preserve"> </w:t>
        </w:r>
      </w:ins>
      <w:ins w:id="1660" w:author="Liu, Luyu" w:date="2020-07-30T15:57:00Z">
        <w:del w:id="1661" w:author="Miller, Harvey J." w:date="2020-08-06T09:58:00Z">
          <w:r w:rsidR="004C1FEE" w:rsidDel="00BF06FB">
            <w:rPr>
              <w:rFonts w:ascii="Times New Roman" w:hAnsi="Times New Roman" w:cs="Times New Roman"/>
              <w:sz w:val="24"/>
            </w:rPr>
            <w:delText xml:space="preserve"> </w:delText>
          </w:r>
        </w:del>
      </w:ins>
      <w:ins w:id="1662" w:author="Miller, Harvey J." w:date="2020-08-06T09:58:00Z">
        <w:r w:rsidR="00BF06FB">
          <w:rPr>
            <w:rFonts w:ascii="Times New Roman" w:hAnsi="Times New Roman" w:cs="Times New Roman"/>
            <w:sz w:val="24"/>
          </w:rPr>
          <w:t xml:space="preserve">These results indicate that </w:t>
        </w:r>
      </w:ins>
      <w:ins w:id="1663" w:author="Liu, Luyu" w:date="2020-07-30T15:57:00Z">
        <w:del w:id="1664" w:author="Miller, Harvey J." w:date="2020-08-06T09:58:00Z">
          <w:r w:rsidR="004C1FEE" w:rsidDel="00BF06FB">
            <w:rPr>
              <w:rFonts w:ascii="Times New Roman" w:hAnsi="Times New Roman" w:cs="Times New Roman"/>
              <w:sz w:val="24"/>
            </w:rPr>
            <w:delText xml:space="preserve">In conclusion, </w:delText>
          </w:r>
        </w:del>
        <w:r w:rsidR="004C1FEE">
          <w:rPr>
            <w:rFonts w:ascii="Times New Roman" w:hAnsi="Times New Roman" w:cs="Times New Roman"/>
            <w:sz w:val="24"/>
          </w:rPr>
          <w:t xml:space="preserve">it is appropriate to use </w:t>
        </w:r>
      </w:ins>
      <w:ins w:id="1665" w:author="Liu, Luyu" w:date="2020-07-30T16:05:00Z">
        <w:r w:rsidR="00627190">
          <w:rPr>
            <w:rFonts w:ascii="Times New Roman" w:hAnsi="Times New Roman" w:cs="Times New Roman"/>
            <w:sz w:val="24"/>
          </w:rPr>
          <w:t xml:space="preserve">ordinary </w:t>
        </w:r>
      </w:ins>
      <w:ins w:id="1666" w:author="Liu, Luyu" w:date="2020-07-30T16:06:00Z">
        <w:r w:rsidR="00627190">
          <w:rPr>
            <w:rFonts w:ascii="Times New Roman" w:hAnsi="Times New Roman" w:cs="Times New Roman"/>
            <w:sz w:val="24"/>
          </w:rPr>
          <w:t>least square regression model.</w:t>
        </w:r>
      </w:ins>
    </w:p>
    <w:p w14:paraId="7188A21D" w14:textId="38F8A8A3" w:rsidR="00077492" w:rsidRPr="00BF06FB" w:rsidRDefault="00446080">
      <w:pPr>
        <w:keepNext/>
        <w:keepLines/>
        <w:spacing w:line="240" w:lineRule="auto"/>
        <w:rPr>
          <w:rFonts w:ascii="Times New Roman" w:hAnsi="Times New Roman" w:cs="Times New Roman"/>
          <w:b/>
          <w:sz w:val="24"/>
        </w:rPr>
        <w:pPrChange w:id="1667" w:author="Miller, Harvey J." w:date="2020-08-06T09:59:00Z">
          <w:pPr>
            <w:spacing w:line="240" w:lineRule="auto"/>
          </w:pPr>
        </w:pPrChange>
      </w:pPr>
      <w:bookmarkStart w:id="1668" w:name="_Ref47296324"/>
      <w:r w:rsidRPr="00BF06FB">
        <w:rPr>
          <w:rFonts w:ascii="Times New Roman" w:hAnsi="Times New Roman" w:cs="Times New Roman"/>
          <w:b/>
          <w:sz w:val="24"/>
        </w:rPr>
        <w:lastRenderedPageBreak/>
        <w:t xml:space="preserve">Table </w:t>
      </w:r>
      <w:r w:rsidRPr="00BF06FB">
        <w:rPr>
          <w:rFonts w:ascii="Times New Roman" w:hAnsi="Times New Roman" w:cs="Times New Roman"/>
          <w:b/>
          <w:sz w:val="24"/>
        </w:rPr>
        <w:fldChar w:fldCharType="begin"/>
      </w:r>
      <w:r w:rsidRPr="00BF06FB">
        <w:rPr>
          <w:rFonts w:ascii="Times New Roman" w:hAnsi="Times New Roman" w:cs="Times New Roman"/>
          <w:b/>
          <w:sz w:val="24"/>
        </w:rPr>
        <w:instrText xml:space="preserve"> SEQ Table \* ARABIC </w:instrText>
      </w:r>
      <w:r w:rsidRPr="00BF06FB">
        <w:rPr>
          <w:rFonts w:ascii="Times New Roman" w:hAnsi="Times New Roman" w:cs="Times New Roman"/>
          <w:b/>
          <w:sz w:val="24"/>
        </w:rPr>
        <w:fldChar w:fldCharType="separate"/>
      </w:r>
      <w:r w:rsidRPr="00BF06FB">
        <w:rPr>
          <w:rFonts w:ascii="Times New Roman" w:hAnsi="Times New Roman" w:cs="Times New Roman"/>
          <w:b/>
          <w:noProof/>
          <w:sz w:val="24"/>
        </w:rPr>
        <w:t>1</w:t>
      </w:r>
      <w:r w:rsidRPr="00BF06FB">
        <w:rPr>
          <w:rFonts w:ascii="Times New Roman" w:hAnsi="Times New Roman" w:cs="Times New Roman"/>
          <w:b/>
          <w:sz w:val="24"/>
        </w:rPr>
        <w:fldChar w:fldCharType="end"/>
      </w:r>
      <w:bookmarkEnd w:id="1668"/>
      <w:r w:rsidR="009B25D0">
        <w:rPr>
          <w:rFonts w:ascii="Times New Roman" w:hAnsi="Times New Roman" w:cs="Times New Roman"/>
          <w:b/>
          <w:sz w:val="24"/>
        </w:rPr>
        <w:t>.</w:t>
      </w:r>
      <w:r w:rsidRPr="00BF06FB">
        <w:rPr>
          <w:rFonts w:ascii="Times New Roman" w:hAnsi="Times New Roman" w:cs="Times New Roman"/>
          <w:b/>
          <w:sz w:val="24"/>
        </w:rPr>
        <w:t xml:space="preserve"> Results from regression analysis of base values with socio-economic and awareness indicators</w:t>
      </w:r>
      <w:r w:rsidR="006C15BB">
        <w:rPr>
          <w:rFonts w:ascii="Times New Roman" w:hAnsi="Times New Roman" w:cs="Times New Roman"/>
          <w:b/>
          <w:sz w:val="24"/>
        </w:rPr>
        <w:t>.</w:t>
      </w:r>
    </w:p>
    <w:tbl>
      <w:tblPr>
        <w:tblStyle w:val="TableGrid"/>
        <w:tblW w:w="9350" w:type="dxa"/>
        <w:tblLook w:val="04A0" w:firstRow="1" w:lastRow="0" w:firstColumn="1" w:lastColumn="0" w:noHBand="0" w:noVBand="1"/>
        <w:tblPrChange w:id="1669" w:author="Miller, Harvey J." w:date="2020-08-06T10:00:00Z">
          <w:tblPr>
            <w:tblStyle w:val="TableGrid"/>
            <w:tblW w:w="9350" w:type="dxa"/>
            <w:tblLook w:val="04A0" w:firstRow="1" w:lastRow="0" w:firstColumn="1" w:lastColumn="0" w:noHBand="0" w:noVBand="1"/>
          </w:tblPr>
        </w:tblPrChange>
      </w:tblPr>
      <w:tblGrid>
        <w:gridCol w:w="1578"/>
        <w:gridCol w:w="1403"/>
        <w:gridCol w:w="1149"/>
        <w:gridCol w:w="995"/>
        <w:gridCol w:w="1532"/>
        <w:gridCol w:w="1517"/>
        <w:gridCol w:w="1176"/>
        <w:tblGridChange w:id="1670">
          <w:tblGrid>
            <w:gridCol w:w="1578"/>
            <w:gridCol w:w="21"/>
            <w:gridCol w:w="1380"/>
            <w:gridCol w:w="2"/>
            <w:gridCol w:w="285"/>
            <w:gridCol w:w="862"/>
            <w:gridCol w:w="2"/>
            <w:gridCol w:w="667"/>
            <w:gridCol w:w="326"/>
            <w:gridCol w:w="2"/>
            <w:gridCol w:w="523"/>
            <w:gridCol w:w="1009"/>
            <w:gridCol w:w="438"/>
            <w:gridCol w:w="15"/>
            <w:gridCol w:w="1064"/>
            <w:gridCol w:w="2"/>
            <w:gridCol w:w="8"/>
            <w:gridCol w:w="1166"/>
          </w:tblGrid>
        </w:tblGridChange>
      </w:tblGrid>
      <w:tr w:rsidR="00BF06FB" w:rsidRPr="00D22632" w14:paraId="21A0F91D" w14:textId="77777777" w:rsidTr="00BF06FB">
        <w:trPr>
          <w:trHeight w:val="233"/>
          <w:trPrChange w:id="1671" w:author="Miller, Harvey J." w:date="2020-08-06T10:00:00Z">
            <w:trPr>
              <w:trHeight w:val="233"/>
            </w:trPr>
          </w:trPrChange>
        </w:trPr>
        <w:tc>
          <w:tcPr>
            <w:tcW w:w="1578" w:type="dxa"/>
            <w:noWrap/>
            <w:hideMark/>
            <w:tcPrChange w:id="1672" w:author="Miller, Harvey J." w:date="2020-08-06T10:00:00Z">
              <w:tcPr>
                <w:tcW w:w="1615" w:type="dxa"/>
                <w:gridSpan w:val="2"/>
                <w:noWrap/>
                <w:hideMark/>
              </w:tcPr>
            </w:tcPrChange>
          </w:tcPr>
          <w:p w14:paraId="21C031FE" w14:textId="77777777" w:rsidR="00077492" w:rsidRPr="00397CDC" w:rsidRDefault="00077492">
            <w:pPr>
              <w:keepNext/>
              <w:keepLines/>
              <w:spacing w:after="160"/>
              <w:rPr>
                <w:rFonts w:ascii="Times New Roman" w:hAnsi="Times New Roman" w:cs="Times New Roman"/>
                <w:sz w:val="24"/>
              </w:rPr>
              <w:pPrChange w:id="1673" w:author="Miller, Harvey J." w:date="2020-08-06T09:59:00Z">
                <w:pPr>
                  <w:spacing w:after="160"/>
                </w:pPr>
              </w:pPrChange>
            </w:pPr>
          </w:p>
        </w:tc>
        <w:tc>
          <w:tcPr>
            <w:tcW w:w="1401" w:type="dxa"/>
            <w:noWrap/>
            <w:hideMark/>
            <w:tcPrChange w:id="1674" w:author="Miller, Harvey J." w:date="2020-08-06T10:00:00Z">
              <w:tcPr>
                <w:tcW w:w="1683" w:type="dxa"/>
                <w:gridSpan w:val="3"/>
                <w:noWrap/>
                <w:hideMark/>
              </w:tcPr>
            </w:tcPrChange>
          </w:tcPr>
          <w:p w14:paraId="654A8FB3" w14:textId="3EDF0C0E" w:rsidR="00077492" w:rsidRPr="00397CDC" w:rsidRDefault="00077492">
            <w:pPr>
              <w:keepNext/>
              <w:keepLines/>
              <w:spacing w:after="160"/>
              <w:rPr>
                <w:rFonts w:ascii="Times New Roman" w:hAnsi="Times New Roman" w:cs="Times New Roman"/>
                <w:sz w:val="24"/>
              </w:rPr>
              <w:pPrChange w:id="1675" w:author="Miller, Harvey J." w:date="2020-08-06T09:59:00Z">
                <w:pPr>
                  <w:spacing w:after="160"/>
                </w:pPr>
              </w:pPrChange>
            </w:pPr>
            <w:del w:id="1676" w:author="Miller, Harvey J." w:date="2020-08-06T09:59:00Z">
              <w:r w:rsidRPr="00397CDC" w:rsidDel="00BF06FB">
                <w:rPr>
                  <w:rFonts w:ascii="Times New Roman" w:hAnsi="Times New Roman" w:cs="Times New Roman"/>
                  <w:sz w:val="24"/>
                </w:rPr>
                <w:delText xml:space="preserve">Estimate </w:delText>
              </w:r>
            </w:del>
            <w:ins w:id="1677" w:author="Miller, Harvey J." w:date="2020-08-06T09:59:00Z">
              <w:r w:rsidR="00BF06FB">
                <w:rPr>
                  <w:rFonts w:ascii="Times New Roman" w:hAnsi="Times New Roman" w:cs="Times New Roman"/>
                  <w:sz w:val="24"/>
                </w:rPr>
                <w:t>C</w:t>
              </w:r>
            </w:ins>
            <w:del w:id="1678" w:author="Miller, Harvey J." w:date="2020-08-06T09:59:00Z">
              <w:r w:rsidRPr="00397CDC" w:rsidDel="00BF06FB">
                <w:rPr>
                  <w:rFonts w:ascii="Times New Roman" w:hAnsi="Times New Roman" w:cs="Times New Roman"/>
                  <w:sz w:val="24"/>
                </w:rPr>
                <w:delText>c</w:delText>
              </w:r>
            </w:del>
            <w:r w:rsidRPr="00397CDC">
              <w:rPr>
                <w:rFonts w:ascii="Times New Roman" w:hAnsi="Times New Roman" w:cs="Times New Roman"/>
                <w:sz w:val="24"/>
              </w:rPr>
              <w:t>oefficient</w:t>
            </w:r>
          </w:p>
        </w:tc>
        <w:tc>
          <w:tcPr>
            <w:tcW w:w="1149" w:type="dxa"/>
            <w:noWrap/>
            <w:hideMark/>
            <w:tcPrChange w:id="1679" w:author="Miller, Harvey J." w:date="2020-08-06T10:00:00Z">
              <w:tcPr>
                <w:tcW w:w="1545" w:type="dxa"/>
                <w:gridSpan w:val="3"/>
                <w:noWrap/>
                <w:hideMark/>
              </w:tcPr>
            </w:tcPrChange>
          </w:tcPr>
          <w:p w14:paraId="7877A93B" w14:textId="2E773636" w:rsidR="00077492" w:rsidRPr="00397CDC" w:rsidRDefault="00077492">
            <w:pPr>
              <w:keepNext/>
              <w:keepLines/>
              <w:spacing w:after="160"/>
              <w:rPr>
                <w:rFonts w:ascii="Times New Roman" w:hAnsi="Times New Roman" w:cs="Times New Roman"/>
                <w:sz w:val="24"/>
              </w:rPr>
              <w:pPrChange w:id="1680" w:author="Miller, Harvey J." w:date="2020-08-06T09:59:00Z">
                <w:pPr>
                  <w:spacing w:after="160"/>
                </w:pPr>
              </w:pPrChange>
            </w:pPr>
            <w:r w:rsidRPr="00397CDC">
              <w:rPr>
                <w:rFonts w:ascii="Times New Roman" w:hAnsi="Times New Roman" w:cs="Times New Roman"/>
                <w:sz w:val="24"/>
              </w:rPr>
              <w:t xml:space="preserve">Standard </w:t>
            </w:r>
            <w:ins w:id="1681" w:author="Miller, Harvey J." w:date="2020-08-06T09:59:00Z">
              <w:r w:rsidR="00BF06FB">
                <w:rPr>
                  <w:rFonts w:ascii="Times New Roman" w:hAnsi="Times New Roman" w:cs="Times New Roman"/>
                  <w:sz w:val="24"/>
                </w:rPr>
                <w:t>e</w:t>
              </w:r>
            </w:ins>
            <w:del w:id="1682" w:author="Miller, Harvey J." w:date="2020-08-06T09:59:00Z">
              <w:r w:rsidRPr="00397CDC" w:rsidDel="00BF06FB">
                <w:rPr>
                  <w:rFonts w:ascii="Times New Roman" w:hAnsi="Times New Roman" w:cs="Times New Roman"/>
                  <w:sz w:val="24"/>
                </w:rPr>
                <w:delText>E</w:delText>
              </w:r>
            </w:del>
            <w:r w:rsidRPr="00397CDC">
              <w:rPr>
                <w:rFonts w:ascii="Times New Roman" w:hAnsi="Times New Roman" w:cs="Times New Roman"/>
                <w:sz w:val="24"/>
              </w:rPr>
              <w:t>rror</w:t>
            </w:r>
          </w:p>
        </w:tc>
        <w:tc>
          <w:tcPr>
            <w:tcW w:w="995" w:type="dxa"/>
            <w:noWrap/>
            <w:hideMark/>
            <w:tcPrChange w:id="1683" w:author="Miller, Harvey J." w:date="2020-08-06T10:00:00Z">
              <w:tcPr>
                <w:tcW w:w="858" w:type="dxa"/>
                <w:gridSpan w:val="3"/>
                <w:noWrap/>
                <w:hideMark/>
              </w:tcPr>
            </w:tcPrChange>
          </w:tcPr>
          <w:p w14:paraId="21A42928" w14:textId="77777777" w:rsidR="00077492" w:rsidRPr="00397CDC" w:rsidRDefault="00077492">
            <w:pPr>
              <w:keepNext/>
              <w:keepLines/>
              <w:spacing w:after="160"/>
              <w:rPr>
                <w:rFonts w:ascii="Times New Roman" w:hAnsi="Times New Roman" w:cs="Times New Roman"/>
                <w:sz w:val="24"/>
              </w:rPr>
              <w:pPrChange w:id="1684" w:author="Miller, Harvey J." w:date="2020-08-06T09:59:00Z">
                <w:pPr>
                  <w:spacing w:after="160"/>
                </w:pPr>
              </w:pPrChange>
            </w:pPr>
            <w:r w:rsidRPr="00397CDC">
              <w:rPr>
                <w:rFonts w:ascii="Times New Roman" w:hAnsi="Times New Roman" w:cs="Times New Roman"/>
                <w:sz w:val="24"/>
              </w:rPr>
              <w:t>t value</w:t>
            </w:r>
          </w:p>
        </w:tc>
        <w:tc>
          <w:tcPr>
            <w:tcW w:w="1532" w:type="dxa"/>
            <w:noWrap/>
            <w:hideMark/>
            <w:tcPrChange w:id="1685" w:author="Miller, Harvey J." w:date="2020-08-06T10:00:00Z">
              <w:tcPr>
                <w:tcW w:w="1441" w:type="dxa"/>
                <w:gridSpan w:val="3"/>
                <w:noWrap/>
                <w:hideMark/>
              </w:tcPr>
            </w:tcPrChange>
          </w:tcPr>
          <w:p w14:paraId="31CBAC96" w14:textId="77777777" w:rsidR="00077492" w:rsidRPr="00397CDC" w:rsidRDefault="00077492">
            <w:pPr>
              <w:keepNext/>
              <w:keepLines/>
              <w:spacing w:after="160"/>
              <w:rPr>
                <w:rFonts w:ascii="Times New Roman" w:hAnsi="Times New Roman" w:cs="Times New Roman"/>
                <w:sz w:val="24"/>
              </w:rPr>
              <w:pPrChange w:id="1686" w:author="Miller, Harvey J." w:date="2020-08-06T09:59:00Z">
                <w:pPr>
                  <w:spacing w:after="160"/>
                </w:pPr>
              </w:pPrChange>
            </w:pPr>
            <w:r w:rsidRPr="00397CDC">
              <w:rPr>
                <w:rFonts w:ascii="Times New Roman" w:hAnsi="Times New Roman" w:cs="Times New Roman"/>
                <w:sz w:val="24"/>
              </w:rPr>
              <w:t>Pr(&gt;|t|)</w:t>
            </w:r>
          </w:p>
        </w:tc>
        <w:tc>
          <w:tcPr>
            <w:tcW w:w="1521" w:type="dxa"/>
            <w:tcPrChange w:id="1687" w:author="Miller, Harvey J." w:date="2020-08-06T10:00:00Z">
              <w:tcPr>
                <w:tcW w:w="1059" w:type="dxa"/>
                <w:gridSpan w:val="3"/>
              </w:tcPr>
            </w:tcPrChange>
          </w:tcPr>
          <w:p w14:paraId="6DA8D426" w14:textId="77777777" w:rsidR="00077492" w:rsidRPr="00397CDC" w:rsidRDefault="00077492">
            <w:pPr>
              <w:keepNext/>
              <w:keepLines/>
              <w:spacing w:after="160"/>
              <w:rPr>
                <w:rFonts w:ascii="Times New Roman" w:hAnsi="Times New Roman" w:cs="Times New Roman"/>
                <w:sz w:val="24"/>
              </w:rPr>
              <w:pPrChange w:id="1688" w:author="Miller, Harvey J." w:date="2020-08-06T09:59:00Z">
                <w:pPr>
                  <w:spacing w:after="160"/>
                </w:pPr>
              </w:pPrChange>
            </w:pPr>
            <w:r w:rsidRPr="00397CDC">
              <w:rPr>
                <w:rFonts w:ascii="Times New Roman" w:hAnsi="Times New Roman" w:cs="Times New Roman"/>
                <w:sz w:val="24"/>
              </w:rPr>
              <w:t>Variance Inflation Factor</w:t>
            </w:r>
          </w:p>
        </w:tc>
        <w:tc>
          <w:tcPr>
            <w:tcW w:w="1174" w:type="dxa"/>
            <w:tcPrChange w:id="1689" w:author="Miller, Harvey J." w:date="2020-08-06T10:00:00Z">
              <w:tcPr>
                <w:tcW w:w="1149" w:type="dxa"/>
              </w:tcPr>
            </w:tcPrChange>
          </w:tcPr>
          <w:p w14:paraId="00DFB7F6" w14:textId="77777777" w:rsidR="00077492" w:rsidRPr="00397CDC" w:rsidRDefault="00077492">
            <w:pPr>
              <w:keepNext/>
              <w:keepLines/>
              <w:spacing w:after="160"/>
              <w:rPr>
                <w:rFonts w:ascii="Times New Roman" w:hAnsi="Times New Roman" w:cs="Times New Roman"/>
                <w:sz w:val="24"/>
              </w:rPr>
              <w:pPrChange w:id="1690" w:author="Miller, Harvey J." w:date="2020-08-06T09:59:00Z">
                <w:pPr>
                  <w:spacing w:after="160"/>
                </w:pPr>
              </w:pPrChange>
            </w:pPr>
            <w:r w:rsidRPr="00397CDC">
              <w:rPr>
                <w:rFonts w:ascii="Times New Roman" w:hAnsi="Times New Roman" w:cs="Times New Roman"/>
                <w:sz w:val="24"/>
              </w:rPr>
              <w:t>R-squared increment</w:t>
            </w:r>
          </w:p>
        </w:tc>
      </w:tr>
      <w:tr w:rsidR="00C44CA3" w:rsidRPr="00D22632" w14:paraId="5F5DDE1B" w14:textId="77777777" w:rsidTr="00C44CA3">
        <w:trPr>
          <w:trHeight w:val="233"/>
        </w:trPr>
        <w:tc>
          <w:tcPr>
            <w:tcW w:w="1578" w:type="dxa"/>
            <w:noWrap/>
            <w:vAlign w:val="center"/>
            <w:hideMark/>
          </w:tcPr>
          <w:p w14:paraId="37818F79" w14:textId="77777777" w:rsidR="00FD7CDC" w:rsidRPr="00397CDC" w:rsidRDefault="00FD7CDC">
            <w:pPr>
              <w:keepNext/>
              <w:keepLines/>
              <w:spacing w:after="160"/>
              <w:rPr>
                <w:rFonts w:ascii="Times New Roman" w:hAnsi="Times New Roman" w:cs="Times New Roman"/>
                <w:sz w:val="24"/>
              </w:rPr>
              <w:pPrChange w:id="1691" w:author="Miller, Harvey J." w:date="2020-08-06T09:59:00Z">
                <w:pPr>
                  <w:spacing w:after="160"/>
                </w:pPr>
              </w:pPrChange>
            </w:pPr>
            <w:r w:rsidRPr="00397CDC">
              <w:rPr>
                <w:rFonts w:ascii="Times New Roman" w:hAnsi="Times New Roman" w:cs="Times New Roman"/>
                <w:sz w:val="24"/>
              </w:rPr>
              <w:t>Intercept</w:t>
            </w:r>
          </w:p>
        </w:tc>
        <w:tc>
          <w:tcPr>
            <w:tcW w:w="1401" w:type="dxa"/>
            <w:noWrap/>
            <w:vAlign w:val="center"/>
            <w:hideMark/>
          </w:tcPr>
          <w:p w14:paraId="0069F44F" w14:textId="165ED590" w:rsidR="00FD7CDC" w:rsidRPr="00397CDC" w:rsidRDefault="00A52694">
            <w:pPr>
              <w:keepNext/>
              <w:keepLines/>
              <w:spacing w:after="160"/>
              <w:rPr>
                <w:rFonts w:ascii="Times New Roman" w:hAnsi="Times New Roman" w:cs="Times New Roman"/>
                <w:sz w:val="24"/>
              </w:rPr>
              <w:pPrChange w:id="1692" w:author="Miller, Harvey J." w:date="2020-08-06T09:59:00Z">
                <w:pPr>
                  <w:spacing w:after="160"/>
                </w:pPr>
              </w:pPrChange>
            </w:pPr>
            <w:r w:rsidRPr="008A6B31">
              <w:rPr>
                <w:rFonts w:ascii="Times New Roman" w:hAnsi="Times New Roman" w:cs="Times New Roman"/>
                <w:sz w:val="24"/>
              </w:rPr>
              <w:t>-0.520</w:t>
            </w:r>
          </w:p>
        </w:tc>
        <w:tc>
          <w:tcPr>
            <w:tcW w:w="1149" w:type="dxa"/>
            <w:noWrap/>
            <w:vAlign w:val="center"/>
            <w:hideMark/>
          </w:tcPr>
          <w:p w14:paraId="7BCE204F" w14:textId="0FDE7105" w:rsidR="00FD7CDC" w:rsidRPr="00397CDC" w:rsidRDefault="000841ED">
            <w:pPr>
              <w:keepNext/>
              <w:keepLines/>
              <w:spacing w:after="160"/>
              <w:rPr>
                <w:rFonts w:ascii="Times New Roman" w:hAnsi="Times New Roman" w:cs="Times New Roman"/>
                <w:sz w:val="24"/>
              </w:rPr>
              <w:pPrChange w:id="1693" w:author="Miller, Harvey J." w:date="2020-08-06T09:59:00Z">
                <w:pPr>
                  <w:spacing w:after="160"/>
                </w:pPr>
              </w:pPrChange>
            </w:pPr>
            <w:r w:rsidRPr="008A6B31">
              <w:rPr>
                <w:rFonts w:ascii="Times New Roman" w:hAnsi="Times New Roman" w:cs="Times New Roman"/>
                <w:sz w:val="24"/>
              </w:rPr>
              <w:t>0.194</w:t>
            </w:r>
          </w:p>
        </w:tc>
        <w:tc>
          <w:tcPr>
            <w:tcW w:w="995" w:type="dxa"/>
            <w:noWrap/>
            <w:vAlign w:val="center"/>
            <w:hideMark/>
          </w:tcPr>
          <w:p w14:paraId="2DBA7DF3" w14:textId="63A2768D" w:rsidR="00FD7CDC" w:rsidRPr="00397CDC" w:rsidRDefault="00FD7CDC">
            <w:pPr>
              <w:keepNext/>
              <w:keepLines/>
              <w:spacing w:after="160"/>
              <w:rPr>
                <w:rFonts w:ascii="Times New Roman" w:hAnsi="Times New Roman" w:cs="Times New Roman"/>
                <w:sz w:val="24"/>
              </w:rPr>
              <w:pPrChange w:id="1694" w:author="Miller, Harvey J." w:date="2020-08-06T09:59:00Z">
                <w:pPr>
                  <w:spacing w:after="160"/>
                </w:pPr>
              </w:pPrChange>
            </w:pPr>
            <w:r w:rsidRPr="00BF06FB">
              <w:rPr>
                <w:rFonts w:ascii="Times New Roman" w:hAnsi="Times New Roman" w:cs="Times New Roman"/>
                <w:sz w:val="24"/>
              </w:rPr>
              <w:t>-2.677</w:t>
            </w:r>
          </w:p>
        </w:tc>
        <w:tc>
          <w:tcPr>
            <w:tcW w:w="1532" w:type="dxa"/>
            <w:noWrap/>
            <w:vAlign w:val="center"/>
            <w:hideMark/>
          </w:tcPr>
          <w:p w14:paraId="667E8FE4" w14:textId="6AAADFBA" w:rsidR="00FD7CDC" w:rsidRPr="00397CDC" w:rsidRDefault="00FD7CDC">
            <w:pPr>
              <w:keepNext/>
              <w:keepLines/>
              <w:spacing w:after="160"/>
              <w:rPr>
                <w:rFonts w:ascii="Times New Roman" w:hAnsi="Times New Roman" w:cs="Times New Roman"/>
                <w:sz w:val="24"/>
              </w:rPr>
              <w:pPrChange w:id="1695" w:author="Miller, Harvey J." w:date="2020-08-06T09:59:00Z">
                <w:pPr>
                  <w:spacing w:after="160"/>
                </w:pPr>
              </w:pPrChange>
            </w:pPr>
            <w:r w:rsidRPr="00BF06FB">
              <w:rPr>
                <w:rFonts w:ascii="Times New Roman" w:hAnsi="Times New Roman" w:cs="Times New Roman"/>
                <w:sz w:val="24"/>
              </w:rPr>
              <w:t>0.00861</w:t>
            </w:r>
            <w:r w:rsidR="00185CA3">
              <w:rPr>
                <w:rFonts w:ascii="Times New Roman" w:hAnsi="Times New Roman" w:cs="Times New Roman"/>
                <w:sz w:val="24"/>
              </w:rPr>
              <w:t>**</w:t>
            </w:r>
          </w:p>
        </w:tc>
        <w:tc>
          <w:tcPr>
            <w:tcW w:w="1521" w:type="dxa"/>
            <w:vAlign w:val="center"/>
          </w:tcPr>
          <w:p w14:paraId="20631C02" w14:textId="77777777" w:rsidR="00FD7CDC" w:rsidRPr="00397CDC" w:rsidRDefault="00FD7CDC">
            <w:pPr>
              <w:keepNext/>
              <w:keepLines/>
              <w:spacing w:after="160"/>
              <w:rPr>
                <w:rFonts w:ascii="Times New Roman" w:hAnsi="Times New Roman" w:cs="Times New Roman"/>
                <w:sz w:val="24"/>
              </w:rPr>
              <w:pPrChange w:id="1696" w:author="Miller, Harvey J." w:date="2020-08-06T09:59:00Z">
                <w:pPr>
                  <w:spacing w:after="160"/>
                </w:pPr>
              </w:pPrChange>
            </w:pPr>
            <w:r w:rsidRPr="00397CDC">
              <w:rPr>
                <w:rFonts w:ascii="Times New Roman" w:hAnsi="Times New Roman" w:cs="Times New Roman" w:hint="eastAsia"/>
                <w:sz w:val="24"/>
              </w:rPr>
              <w:t>-</w:t>
            </w:r>
          </w:p>
        </w:tc>
        <w:tc>
          <w:tcPr>
            <w:tcW w:w="1174" w:type="dxa"/>
            <w:vAlign w:val="center"/>
          </w:tcPr>
          <w:p w14:paraId="15364E13" w14:textId="77777777" w:rsidR="00FD7CDC" w:rsidRPr="00397CDC" w:rsidRDefault="00FD7CDC">
            <w:pPr>
              <w:keepNext/>
              <w:keepLines/>
              <w:spacing w:after="160"/>
              <w:rPr>
                <w:rFonts w:ascii="Times New Roman" w:hAnsi="Times New Roman" w:cs="Times New Roman"/>
                <w:sz w:val="24"/>
              </w:rPr>
              <w:pPrChange w:id="1697" w:author="Miller, Harvey J." w:date="2020-08-06T09:59:00Z">
                <w:pPr>
                  <w:spacing w:after="160"/>
                </w:pPr>
              </w:pPrChange>
            </w:pPr>
            <w:r w:rsidRPr="00397CDC">
              <w:rPr>
                <w:rFonts w:ascii="Times New Roman" w:hAnsi="Times New Roman" w:cs="Times New Roman" w:hint="eastAsia"/>
                <w:sz w:val="24"/>
              </w:rPr>
              <w:t>-</w:t>
            </w:r>
          </w:p>
        </w:tc>
      </w:tr>
      <w:tr w:rsidR="00C44CA3" w:rsidRPr="00D22632" w14:paraId="2BC0311A" w14:textId="77777777" w:rsidTr="00C44CA3">
        <w:trPr>
          <w:trHeight w:val="233"/>
        </w:trPr>
        <w:tc>
          <w:tcPr>
            <w:tcW w:w="1578" w:type="dxa"/>
            <w:noWrap/>
            <w:vAlign w:val="center"/>
            <w:hideMark/>
          </w:tcPr>
          <w:p w14:paraId="2F1E9C48" w14:textId="77777777" w:rsidR="00FD7CDC" w:rsidRPr="00397CDC" w:rsidRDefault="00FD7CDC">
            <w:pPr>
              <w:keepNext/>
              <w:keepLines/>
              <w:spacing w:after="160"/>
              <w:rPr>
                <w:rFonts w:ascii="Times New Roman" w:hAnsi="Times New Roman" w:cs="Times New Roman"/>
                <w:sz w:val="24"/>
              </w:rPr>
              <w:pPrChange w:id="1698" w:author="Miller, Harvey J." w:date="2020-08-06T09:59:00Z">
                <w:pPr>
                  <w:spacing w:after="160"/>
                </w:pPr>
              </w:pPrChange>
            </w:pPr>
            <w:r w:rsidRPr="00397CDC">
              <w:rPr>
                <w:rFonts w:ascii="Times New Roman" w:hAnsi="Times New Roman" w:cs="Times New Roman"/>
                <w:sz w:val="24"/>
              </w:rPr>
              <w:t>Ratio of people with non-physical occupation</w:t>
            </w:r>
          </w:p>
        </w:tc>
        <w:tc>
          <w:tcPr>
            <w:tcW w:w="1401" w:type="dxa"/>
            <w:noWrap/>
            <w:vAlign w:val="center"/>
            <w:hideMark/>
          </w:tcPr>
          <w:p w14:paraId="445E5444" w14:textId="3855E0FA" w:rsidR="00FD7CDC" w:rsidRPr="00397CDC" w:rsidRDefault="00A52694">
            <w:pPr>
              <w:keepNext/>
              <w:keepLines/>
              <w:spacing w:after="160"/>
              <w:rPr>
                <w:rFonts w:ascii="Times New Roman" w:hAnsi="Times New Roman" w:cs="Times New Roman"/>
                <w:sz w:val="24"/>
              </w:rPr>
              <w:pPrChange w:id="1699" w:author="Miller, Harvey J." w:date="2020-08-06T09:59:00Z">
                <w:pPr>
                  <w:spacing w:after="160"/>
                </w:pPr>
              </w:pPrChange>
            </w:pPr>
            <w:r w:rsidRPr="008A6B31">
              <w:rPr>
                <w:rFonts w:ascii="Times New Roman" w:hAnsi="Times New Roman" w:cs="Times New Roman"/>
                <w:sz w:val="24"/>
              </w:rPr>
              <w:t>-0.493</w:t>
            </w:r>
          </w:p>
        </w:tc>
        <w:tc>
          <w:tcPr>
            <w:tcW w:w="1149" w:type="dxa"/>
            <w:noWrap/>
            <w:vAlign w:val="center"/>
            <w:hideMark/>
          </w:tcPr>
          <w:p w14:paraId="71D393EF" w14:textId="51A49AB4" w:rsidR="00FD7CDC" w:rsidRPr="00397CDC" w:rsidRDefault="000841ED">
            <w:pPr>
              <w:keepNext/>
              <w:keepLines/>
              <w:spacing w:after="160"/>
              <w:rPr>
                <w:rFonts w:ascii="Times New Roman" w:hAnsi="Times New Roman" w:cs="Times New Roman"/>
                <w:sz w:val="24"/>
              </w:rPr>
              <w:pPrChange w:id="1700" w:author="Miller, Harvey J." w:date="2020-08-06T09:59:00Z">
                <w:pPr>
                  <w:spacing w:after="160"/>
                </w:pPr>
              </w:pPrChange>
            </w:pPr>
            <w:r w:rsidRPr="008A6B31">
              <w:rPr>
                <w:rFonts w:ascii="Times New Roman" w:hAnsi="Times New Roman" w:cs="Times New Roman"/>
                <w:sz w:val="24"/>
              </w:rPr>
              <w:t>0.137</w:t>
            </w:r>
          </w:p>
        </w:tc>
        <w:tc>
          <w:tcPr>
            <w:tcW w:w="995" w:type="dxa"/>
            <w:noWrap/>
            <w:vAlign w:val="center"/>
            <w:hideMark/>
          </w:tcPr>
          <w:p w14:paraId="5CDF32DB" w14:textId="32CFDAF6" w:rsidR="00FD7CDC" w:rsidRPr="00397CDC" w:rsidRDefault="00FD7CDC">
            <w:pPr>
              <w:keepNext/>
              <w:keepLines/>
              <w:spacing w:after="160"/>
              <w:rPr>
                <w:rFonts w:ascii="Times New Roman" w:hAnsi="Times New Roman" w:cs="Times New Roman"/>
                <w:sz w:val="24"/>
              </w:rPr>
              <w:pPrChange w:id="1701" w:author="Miller, Harvey J." w:date="2020-08-06T09:59:00Z">
                <w:pPr>
                  <w:spacing w:after="160"/>
                </w:pPr>
              </w:pPrChange>
            </w:pPr>
            <w:r w:rsidRPr="00BF06FB">
              <w:rPr>
                <w:rFonts w:ascii="Times New Roman" w:hAnsi="Times New Roman" w:cs="Times New Roman"/>
                <w:sz w:val="24"/>
              </w:rPr>
              <w:t>-3.593</w:t>
            </w:r>
          </w:p>
        </w:tc>
        <w:tc>
          <w:tcPr>
            <w:tcW w:w="1532" w:type="dxa"/>
            <w:noWrap/>
            <w:vAlign w:val="center"/>
            <w:hideMark/>
          </w:tcPr>
          <w:p w14:paraId="79AEDF49" w14:textId="6B0FD499" w:rsidR="00FD7CDC" w:rsidRPr="00397CDC" w:rsidRDefault="00FD7CDC">
            <w:pPr>
              <w:keepNext/>
              <w:keepLines/>
              <w:spacing w:after="160"/>
              <w:rPr>
                <w:rFonts w:ascii="Times New Roman" w:hAnsi="Times New Roman" w:cs="Times New Roman"/>
                <w:sz w:val="24"/>
              </w:rPr>
              <w:pPrChange w:id="1702" w:author="Miller, Harvey J." w:date="2020-08-06T09:59:00Z">
                <w:pPr>
                  <w:spacing w:after="160"/>
                </w:pPr>
              </w:pPrChange>
            </w:pPr>
            <w:r w:rsidRPr="00BF06FB">
              <w:rPr>
                <w:rFonts w:ascii="Times New Roman" w:hAnsi="Times New Roman" w:cs="Times New Roman"/>
                <w:sz w:val="24"/>
              </w:rPr>
              <w:t>0.000497</w:t>
            </w:r>
            <w:r w:rsidR="006A7A63">
              <w:rPr>
                <w:rFonts w:ascii="Times New Roman" w:hAnsi="Times New Roman" w:cs="Times New Roman"/>
                <w:sz w:val="24"/>
              </w:rPr>
              <w:t>***</w:t>
            </w:r>
          </w:p>
        </w:tc>
        <w:tc>
          <w:tcPr>
            <w:tcW w:w="1521" w:type="dxa"/>
            <w:vAlign w:val="center"/>
          </w:tcPr>
          <w:p w14:paraId="44B8EAA8" w14:textId="595BEB7D" w:rsidR="00FD7CDC" w:rsidRPr="00397CDC" w:rsidRDefault="00FD7CDC">
            <w:pPr>
              <w:keepNext/>
              <w:keepLines/>
              <w:spacing w:after="160"/>
              <w:rPr>
                <w:rFonts w:ascii="Times New Roman" w:hAnsi="Times New Roman" w:cs="Times New Roman"/>
                <w:sz w:val="24"/>
              </w:rPr>
              <w:pPrChange w:id="1703"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39</w:t>
            </w:r>
          </w:p>
        </w:tc>
        <w:tc>
          <w:tcPr>
            <w:tcW w:w="1174" w:type="dxa"/>
            <w:vAlign w:val="center"/>
          </w:tcPr>
          <w:p w14:paraId="050F01AE" w14:textId="366608A1" w:rsidR="00FD7CDC" w:rsidRPr="00397CDC" w:rsidRDefault="00FD7CDC">
            <w:pPr>
              <w:keepNext/>
              <w:keepLines/>
              <w:spacing w:after="160"/>
              <w:rPr>
                <w:rFonts w:ascii="Times New Roman" w:hAnsi="Times New Roman" w:cs="Times New Roman"/>
                <w:sz w:val="24"/>
              </w:rPr>
              <w:pPrChange w:id="1704" w:author="Miller, Harvey J." w:date="2020-08-06T09:59:00Z">
                <w:pPr>
                  <w:spacing w:after="160"/>
                </w:pPr>
              </w:pPrChange>
            </w:pPr>
            <w:r w:rsidRPr="00397CDC">
              <w:rPr>
                <w:rFonts w:ascii="Times New Roman" w:hAnsi="Times New Roman" w:cs="Times New Roman"/>
                <w:sz w:val="24"/>
              </w:rPr>
              <w:t>0.</w:t>
            </w:r>
            <w:r w:rsidR="00A52694" w:rsidRPr="00397CDC">
              <w:rPr>
                <w:rFonts w:ascii="Times New Roman" w:hAnsi="Times New Roman" w:cs="Times New Roman"/>
                <w:sz w:val="24"/>
              </w:rPr>
              <w:t>0</w:t>
            </w:r>
            <w:r w:rsidR="00A52694">
              <w:rPr>
                <w:rFonts w:ascii="Times New Roman" w:hAnsi="Times New Roman" w:cs="Times New Roman"/>
                <w:sz w:val="24"/>
              </w:rPr>
              <w:t>728</w:t>
            </w:r>
          </w:p>
        </w:tc>
      </w:tr>
      <w:tr w:rsidR="00C44CA3" w:rsidRPr="00D22632" w14:paraId="512263EC" w14:textId="77777777" w:rsidTr="00C44CA3">
        <w:trPr>
          <w:trHeight w:val="233"/>
        </w:trPr>
        <w:tc>
          <w:tcPr>
            <w:tcW w:w="1578" w:type="dxa"/>
            <w:noWrap/>
            <w:vAlign w:val="center"/>
            <w:hideMark/>
          </w:tcPr>
          <w:p w14:paraId="07287177" w14:textId="77777777" w:rsidR="00FD7CDC" w:rsidRPr="00397CDC" w:rsidRDefault="00FD7CDC">
            <w:pPr>
              <w:keepNext/>
              <w:keepLines/>
              <w:spacing w:after="160"/>
              <w:rPr>
                <w:rFonts w:ascii="Times New Roman" w:hAnsi="Times New Roman" w:cs="Times New Roman"/>
                <w:sz w:val="24"/>
              </w:rPr>
              <w:pPrChange w:id="1705" w:author="Miller, Harvey J." w:date="2020-08-06T09:59:00Z">
                <w:pPr>
                  <w:spacing w:after="160"/>
                </w:pPr>
              </w:pPrChange>
            </w:pPr>
            <w:r w:rsidRPr="00397CDC">
              <w:rPr>
                <w:rFonts w:ascii="Times New Roman" w:hAnsi="Times New Roman" w:cs="Times New Roman"/>
                <w:sz w:val="24"/>
              </w:rPr>
              <w:t>Ratio of African American population</w:t>
            </w:r>
          </w:p>
        </w:tc>
        <w:tc>
          <w:tcPr>
            <w:tcW w:w="1401" w:type="dxa"/>
            <w:noWrap/>
            <w:vAlign w:val="center"/>
            <w:hideMark/>
          </w:tcPr>
          <w:p w14:paraId="35958C7E" w14:textId="0365E9C0" w:rsidR="00FD7CDC" w:rsidRPr="00397CDC" w:rsidRDefault="00A52694">
            <w:pPr>
              <w:keepNext/>
              <w:keepLines/>
              <w:spacing w:after="160"/>
              <w:rPr>
                <w:rFonts w:ascii="Times New Roman" w:hAnsi="Times New Roman" w:cs="Times New Roman"/>
                <w:sz w:val="24"/>
              </w:rPr>
              <w:pPrChange w:id="1706" w:author="Miller, Harvey J." w:date="2020-08-06T09:59:00Z">
                <w:pPr>
                  <w:spacing w:after="160"/>
                </w:pPr>
              </w:pPrChange>
            </w:pPr>
            <w:r w:rsidRPr="008A6B31">
              <w:rPr>
                <w:rFonts w:ascii="Times New Roman" w:hAnsi="Times New Roman" w:cs="Times New Roman"/>
                <w:sz w:val="24"/>
              </w:rPr>
              <w:t>0.372</w:t>
            </w:r>
          </w:p>
        </w:tc>
        <w:tc>
          <w:tcPr>
            <w:tcW w:w="1149" w:type="dxa"/>
            <w:noWrap/>
            <w:vAlign w:val="center"/>
            <w:hideMark/>
          </w:tcPr>
          <w:p w14:paraId="453B8255" w14:textId="77C51562" w:rsidR="00FD7CDC" w:rsidRPr="00397CDC" w:rsidRDefault="000841ED">
            <w:pPr>
              <w:keepNext/>
              <w:keepLines/>
              <w:spacing w:after="160"/>
              <w:rPr>
                <w:rFonts w:ascii="Times New Roman" w:hAnsi="Times New Roman" w:cs="Times New Roman"/>
                <w:sz w:val="24"/>
              </w:rPr>
              <w:pPrChange w:id="1707" w:author="Miller, Harvey J." w:date="2020-08-06T09:59:00Z">
                <w:pPr>
                  <w:spacing w:after="160"/>
                </w:pPr>
              </w:pPrChange>
            </w:pPr>
            <w:r w:rsidRPr="008A6B31">
              <w:rPr>
                <w:rFonts w:ascii="Times New Roman" w:hAnsi="Times New Roman" w:cs="Times New Roman"/>
                <w:sz w:val="24"/>
              </w:rPr>
              <w:t>0.0812</w:t>
            </w:r>
          </w:p>
        </w:tc>
        <w:tc>
          <w:tcPr>
            <w:tcW w:w="995" w:type="dxa"/>
            <w:noWrap/>
            <w:vAlign w:val="center"/>
            <w:hideMark/>
          </w:tcPr>
          <w:p w14:paraId="1703D870" w14:textId="5ED23800" w:rsidR="00FD7CDC" w:rsidRPr="00397CDC" w:rsidRDefault="00FD7CDC">
            <w:pPr>
              <w:keepNext/>
              <w:keepLines/>
              <w:spacing w:after="160"/>
              <w:rPr>
                <w:rFonts w:ascii="Times New Roman" w:hAnsi="Times New Roman" w:cs="Times New Roman"/>
                <w:sz w:val="24"/>
              </w:rPr>
              <w:pPrChange w:id="1708" w:author="Miller, Harvey J." w:date="2020-08-06T09:59:00Z">
                <w:pPr>
                  <w:spacing w:after="160"/>
                </w:pPr>
              </w:pPrChange>
            </w:pPr>
            <w:r w:rsidRPr="00BF06FB">
              <w:rPr>
                <w:rFonts w:ascii="Times New Roman" w:hAnsi="Times New Roman" w:cs="Times New Roman"/>
                <w:sz w:val="24"/>
              </w:rPr>
              <w:t>4.576</w:t>
            </w:r>
          </w:p>
        </w:tc>
        <w:tc>
          <w:tcPr>
            <w:tcW w:w="1532" w:type="dxa"/>
            <w:noWrap/>
            <w:vAlign w:val="center"/>
            <w:hideMark/>
          </w:tcPr>
          <w:p w14:paraId="09930733" w14:textId="41BB4B51" w:rsidR="00FD7CDC" w:rsidRPr="00397CDC" w:rsidRDefault="00FD7CDC">
            <w:pPr>
              <w:keepNext/>
              <w:keepLines/>
              <w:spacing w:after="160"/>
              <w:rPr>
                <w:rFonts w:ascii="Times New Roman" w:hAnsi="Times New Roman" w:cs="Times New Roman"/>
                <w:sz w:val="24"/>
              </w:rPr>
              <w:pPrChange w:id="1709" w:author="Miller, Harvey J." w:date="2020-08-06T09:59:00Z">
                <w:pPr>
                  <w:spacing w:after="160"/>
                </w:pPr>
              </w:pPrChange>
            </w:pPr>
            <w:r w:rsidRPr="00BF06FB">
              <w:rPr>
                <w:rFonts w:ascii="Times New Roman" w:hAnsi="Times New Roman" w:cs="Times New Roman"/>
                <w:sz w:val="24"/>
              </w:rPr>
              <w:t>1.29E-05</w:t>
            </w:r>
            <w:r w:rsidR="006A7A63">
              <w:rPr>
                <w:rFonts w:ascii="Times New Roman" w:hAnsi="Times New Roman" w:cs="Times New Roman"/>
                <w:sz w:val="24"/>
              </w:rPr>
              <w:t>***</w:t>
            </w:r>
          </w:p>
        </w:tc>
        <w:tc>
          <w:tcPr>
            <w:tcW w:w="1521" w:type="dxa"/>
            <w:vAlign w:val="center"/>
          </w:tcPr>
          <w:p w14:paraId="6887E014" w14:textId="49452ACE" w:rsidR="00FD7CDC" w:rsidRPr="00397CDC" w:rsidRDefault="00FD7CDC">
            <w:pPr>
              <w:keepNext/>
              <w:keepLines/>
              <w:spacing w:after="160"/>
              <w:rPr>
                <w:rFonts w:ascii="Times New Roman" w:hAnsi="Times New Roman" w:cs="Times New Roman"/>
                <w:sz w:val="24"/>
              </w:rPr>
              <w:pPrChange w:id="1710"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26</w:t>
            </w:r>
          </w:p>
        </w:tc>
        <w:tc>
          <w:tcPr>
            <w:tcW w:w="1174" w:type="dxa"/>
            <w:vAlign w:val="center"/>
          </w:tcPr>
          <w:p w14:paraId="3FAC5414" w14:textId="7D880C81" w:rsidR="00FD7CDC" w:rsidRPr="00397CDC" w:rsidRDefault="00FD7CDC">
            <w:pPr>
              <w:keepNext/>
              <w:keepLines/>
              <w:spacing w:after="160"/>
              <w:rPr>
                <w:rFonts w:ascii="Times New Roman" w:hAnsi="Times New Roman" w:cs="Times New Roman"/>
                <w:sz w:val="24"/>
              </w:rPr>
              <w:pPrChange w:id="1711"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118</w:t>
            </w:r>
          </w:p>
        </w:tc>
      </w:tr>
      <w:tr w:rsidR="00C44CA3" w:rsidRPr="00D22632" w14:paraId="46376A6A" w14:textId="77777777" w:rsidTr="00C44CA3">
        <w:trPr>
          <w:trHeight w:val="233"/>
        </w:trPr>
        <w:tc>
          <w:tcPr>
            <w:tcW w:w="1578" w:type="dxa"/>
            <w:noWrap/>
            <w:vAlign w:val="center"/>
            <w:hideMark/>
          </w:tcPr>
          <w:p w14:paraId="2F603AB7" w14:textId="77777777" w:rsidR="00FD7CDC" w:rsidRPr="00397CDC" w:rsidRDefault="00FD7CDC">
            <w:pPr>
              <w:keepNext/>
              <w:keepLines/>
              <w:spacing w:after="160"/>
              <w:rPr>
                <w:rFonts w:ascii="Times New Roman" w:hAnsi="Times New Roman" w:cs="Times New Roman"/>
                <w:sz w:val="24"/>
              </w:rPr>
              <w:pPrChange w:id="1712" w:author="Miller, Harvey J." w:date="2020-08-06T09:59:00Z">
                <w:pPr>
                  <w:spacing w:after="160"/>
                </w:pPr>
              </w:pPrChange>
            </w:pPr>
            <w:r w:rsidRPr="00397CDC">
              <w:rPr>
                <w:rFonts w:ascii="Times New Roman" w:hAnsi="Times New Roman" w:cs="Times New Roman"/>
                <w:sz w:val="24"/>
              </w:rPr>
              <w:t>Ratio of population over 45 years old</w:t>
            </w:r>
          </w:p>
        </w:tc>
        <w:tc>
          <w:tcPr>
            <w:tcW w:w="1401" w:type="dxa"/>
            <w:noWrap/>
            <w:vAlign w:val="center"/>
            <w:hideMark/>
          </w:tcPr>
          <w:p w14:paraId="19B93A20" w14:textId="6754B1BD" w:rsidR="00FD7CDC" w:rsidRPr="00397CDC" w:rsidRDefault="00A52694">
            <w:pPr>
              <w:keepNext/>
              <w:keepLines/>
              <w:spacing w:after="160"/>
              <w:rPr>
                <w:rFonts w:ascii="Times New Roman" w:hAnsi="Times New Roman" w:cs="Times New Roman"/>
                <w:sz w:val="24"/>
              </w:rPr>
              <w:pPrChange w:id="1713" w:author="Miller, Harvey J." w:date="2020-08-06T09:59:00Z">
                <w:pPr>
                  <w:spacing w:after="160"/>
                </w:pPr>
              </w:pPrChange>
            </w:pPr>
            <w:r w:rsidRPr="008A6B31">
              <w:rPr>
                <w:rFonts w:ascii="Times New Roman" w:hAnsi="Times New Roman" w:cs="Times New Roman"/>
                <w:sz w:val="24"/>
              </w:rPr>
              <w:t>0.844</w:t>
            </w:r>
          </w:p>
        </w:tc>
        <w:tc>
          <w:tcPr>
            <w:tcW w:w="1149" w:type="dxa"/>
            <w:noWrap/>
            <w:vAlign w:val="center"/>
            <w:hideMark/>
          </w:tcPr>
          <w:p w14:paraId="71F7A794" w14:textId="373389AF" w:rsidR="00FD7CDC" w:rsidRPr="00397CDC" w:rsidRDefault="000841ED">
            <w:pPr>
              <w:keepNext/>
              <w:keepLines/>
              <w:spacing w:after="160"/>
              <w:rPr>
                <w:rFonts w:ascii="Times New Roman" w:hAnsi="Times New Roman" w:cs="Times New Roman"/>
                <w:sz w:val="24"/>
              </w:rPr>
              <w:pPrChange w:id="1714" w:author="Miller, Harvey J." w:date="2020-08-06T09:59:00Z">
                <w:pPr>
                  <w:spacing w:after="160"/>
                </w:pPr>
              </w:pPrChange>
            </w:pPr>
            <w:r w:rsidRPr="008A6B31">
              <w:rPr>
                <w:rFonts w:ascii="Times New Roman" w:hAnsi="Times New Roman" w:cs="Times New Roman"/>
                <w:sz w:val="24"/>
              </w:rPr>
              <w:t>0.265</w:t>
            </w:r>
          </w:p>
        </w:tc>
        <w:tc>
          <w:tcPr>
            <w:tcW w:w="995" w:type="dxa"/>
            <w:noWrap/>
            <w:vAlign w:val="center"/>
            <w:hideMark/>
          </w:tcPr>
          <w:p w14:paraId="44E4BD52" w14:textId="4F35D93D" w:rsidR="00FD7CDC" w:rsidRPr="00397CDC" w:rsidRDefault="00FD7CDC">
            <w:pPr>
              <w:keepNext/>
              <w:keepLines/>
              <w:spacing w:after="160"/>
              <w:rPr>
                <w:rFonts w:ascii="Times New Roman" w:hAnsi="Times New Roman" w:cs="Times New Roman"/>
                <w:sz w:val="24"/>
              </w:rPr>
              <w:pPrChange w:id="1715" w:author="Miller, Harvey J." w:date="2020-08-06T09:59:00Z">
                <w:pPr>
                  <w:spacing w:after="160"/>
                </w:pPr>
              </w:pPrChange>
            </w:pPr>
            <w:r w:rsidRPr="00BF06FB">
              <w:rPr>
                <w:rFonts w:ascii="Times New Roman" w:hAnsi="Times New Roman" w:cs="Times New Roman"/>
                <w:sz w:val="24"/>
              </w:rPr>
              <w:t>3.183</w:t>
            </w:r>
          </w:p>
        </w:tc>
        <w:tc>
          <w:tcPr>
            <w:tcW w:w="1532" w:type="dxa"/>
            <w:noWrap/>
            <w:vAlign w:val="center"/>
            <w:hideMark/>
          </w:tcPr>
          <w:p w14:paraId="163FC3A4" w14:textId="5FDBCAC1" w:rsidR="00FD7CDC" w:rsidRPr="00397CDC" w:rsidRDefault="000841ED">
            <w:pPr>
              <w:keepNext/>
              <w:keepLines/>
              <w:spacing w:after="160"/>
              <w:rPr>
                <w:rFonts w:ascii="Times New Roman" w:hAnsi="Times New Roman" w:cs="Times New Roman"/>
                <w:sz w:val="24"/>
              </w:rPr>
              <w:pPrChange w:id="1716" w:author="Miller, Harvey J." w:date="2020-08-06T09:59:00Z">
                <w:pPr>
                  <w:spacing w:after="160"/>
                </w:pPr>
              </w:pPrChange>
            </w:pPr>
            <w:r w:rsidRPr="008A6B31">
              <w:rPr>
                <w:rFonts w:ascii="Times New Roman" w:hAnsi="Times New Roman" w:cs="Times New Roman"/>
                <w:sz w:val="24"/>
              </w:rPr>
              <w:t>0.00192</w:t>
            </w:r>
            <w:r w:rsidR="006A7A63">
              <w:rPr>
                <w:rFonts w:ascii="Times New Roman" w:hAnsi="Times New Roman" w:cs="Times New Roman"/>
                <w:sz w:val="24"/>
              </w:rPr>
              <w:t>**</w:t>
            </w:r>
          </w:p>
        </w:tc>
        <w:tc>
          <w:tcPr>
            <w:tcW w:w="1521" w:type="dxa"/>
            <w:vAlign w:val="center"/>
          </w:tcPr>
          <w:p w14:paraId="27411DAE" w14:textId="0DFE46E7" w:rsidR="00FD7CDC" w:rsidRPr="00397CDC" w:rsidRDefault="00FD7CDC">
            <w:pPr>
              <w:keepNext/>
              <w:keepLines/>
              <w:spacing w:after="160"/>
              <w:rPr>
                <w:rFonts w:ascii="Times New Roman" w:hAnsi="Times New Roman" w:cs="Times New Roman"/>
                <w:sz w:val="24"/>
              </w:rPr>
              <w:pPrChange w:id="1717"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08</w:t>
            </w:r>
          </w:p>
        </w:tc>
        <w:tc>
          <w:tcPr>
            <w:tcW w:w="1174" w:type="dxa"/>
            <w:vAlign w:val="center"/>
          </w:tcPr>
          <w:p w14:paraId="081C7168" w14:textId="6EF2B7E6" w:rsidR="00FD7CDC" w:rsidRPr="00397CDC" w:rsidRDefault="00FD7CDC">
            <w:pPr>
              <w:keepNext/>
              <w:keepLines/>
              <w:spacing w:after="160"/>
              <w:rPr>
                <w:rFonts w:ascii="Times New Roman" w:hAnsi="Times New Roman" w:cs="Times New Roman"/>
                <w:sz w:val="24"/>
              </w:rPr>
              <w:pPrChange w:id="1718" w:author="Miller, Harvey J." w:date="2020-08-06T09:59:00Z">
                <w:pPr>
                  <w:spacing w:after="160"/>
                </w:pPr>
              </w:pPrChange>
            </w:pPr>
            <w:r w:rsidRPr="00397CDC">
              <w:rPr>
                <w:rFonts w:ascii="Times New Roman" w:hAnsi="Times New Roman" w:cs="Times New Roman"/>
                <w:sz w:val="24"/>
              </w:rPr>
              <w:t>0.0</w:t>
            </w:r>
            <w:r w:rsidR="000841ED">
              <w:rPr>
                <w:rFonts w:ascii="Times New Roman" w:hAnsi="Times New Roman" w:cs="Times New Roman"/>
                <w:sz w:val="24"/>
              </w:rPr>
              <w:t>571</w:t>
            </w:r>
          </w:p>
        </w:tc>
      </w:tr>
      <w:tr w:rsidR="00BF06FB" w:rsidRPr="00D22632" w14:paraId="6B428B24" w14:textId="77777777" w:rsidTr="00C44CA3">
        <w:trPr>
          <w:trHeight w:val="233"/>
          <w:trPrChange w:id="1719" w:author="Miller, Harvey J." w:date="2020-08-06T10:02:00Z">
            <w:trPr>
              <w:trHeight w:val="233"/>
            </w:trPr>
          </w:trPrChange>
        </w:trPr>
        <w:tc>
          <w:tcPr>
            <w:tcW w:w="1578" w:type="dxa"/>
            <w:noWrap/>
            <w:vAlign w:val="center"/>
            <w:tcPrChange w:id="1720" w:author="Miller, Harvey J." w:date="2020-08-06T10:02:00Z">
              <w:tcPr>
                <w:tcW w:w="1581" w:type="dxa"/>
                <w:noWrap/>
              </w:tcPr>
            </w:tcPrChange>
          </w:tcPr>
          <w:p w14:paraId="3AE8961E" w14:textId="080BD02A" w:rsidR="006A7A63" w:rsidRPr="00397CDC" w:rsidRDefault="006A7A63">
            <w:pPr>
              <w:keepNext/>
              <w:keepLines/>
              <w:spacing w:after="160"/>
              <w:rPr>
                <w:rFonts w:ascii="Times New Roman" w:hAnsi="Times New Roman" w:cs="Times New Roman"/>
                <w:sz w:val="24"/>
              </w:rPr>
              <w:pPrChange w:id="1721" w:author="Miller, Harvey J." w:date="2020-08-06T09:59:00Z">
                <w:pPr>
                  <w:spacing w:after="160"/>
                </w:pPr>
              </w:pPrChange>
            </w:pPr>
            <w:r w:rsidRPr="00397CDC">
              <w:rPr>
                <w:rFonts w:ascii="Times New Roman" w:hAnsi="Times New Roman" w:cs="Times New Roman"/>
                <w:sz w:val="24"/>
              </w:rPr>
              <w:t>Google search trend index</w:t>
            </w:r>
          </w:p>
        </w:tc>
        <w:tc>
          <w:tcPr>
            <w:tcW w:w="1401" w:type="dxa"/>
            <w:noWrap/>
            <w:vAlign w:val="center"/>
            <w:tcPrChange w:id="1722" w:author="Miller, Harvey J." w:date="2020-08-06T10:02:00Z">
              <w:tcPr>
                <w:tcW w:w="1397" w:type="dxa"/>
                <w:gridSpan w:val="2"/>
                <w:noWrap/>
                <w:vAlign w:val="bottom"/>
              </w:tcPr>
            </w:tcPrChange>
          </w:tcPr>
          <w:p w14:paraId="07D3D40B" w14:textId="0C4F6374" w:rsidR="006A7A63" w:rsidRPr="00397CDC" w:rsidRDefault="006A7A63">
            <w:pPr>
              <w:keepNext/>
              <w:keepLines/>
              <w:spacing w:after="160"/>
              <w:rPr>
                <w:rFonts w:ascii="Times New Roman" w:hAnsi="Times New Roman" w:cs="Times New Roman"/>
                <w:sz w:val="24"/>
              </w:rPr>
              <w:pPrChange w:id="1723" w:author="Miller, Harvey J." w:date="2020-08-06T09:59:00Z">
                <w:pPr>
                  <w:spacing w:after="160"/>
                </w:pPr>
              </w:pPrChange>
            </w:pPr>
            <w:r w:rsidRPr="00BF06FB">
              <w:rPr>
                <w:rFonts w:ascii="Times New Roman" w:hAnsi="Times New Roman" w:cs="Times New Roman"/>
                <w:sz w:val="24"/>
              </w:rPr>
              <w:t>-0.00475</w:t>
            </w:r>
          </w:p>
        </w:tc>
        <w:tc>
          <w:tcPr>
            <w:tcW w:w="1149" w:type="dxa"/>
            <w:noWrap/>
            <w:vAlign w:val="center"/>
            <w:tcPrChange w:id="1724" w:author="Miller, Harvey J." w:date="2020-08-06T10:02:00Z">
              <w:tcPr>
                <w:tcW w:w="1151" w:type="dxa"/>
                <w:gridSpan w:val="3"/>
                <w:noWrap/>
                <w:vAlign w:val="bottom"/>
              </w:tcPr>
            </w:tcPrChange>
          </w:tcPr>
          <w:p w14:paraId="647A66FC" w14:textId="1371E31D" w:rsidR="006A7A63" w:rsidRPr="00397CDC" w:rsidRDefault="000841ED">
            <w:pPr>
              <w:keepNext/>
              <w:keepLines/>
              <w:spacing w:after="160"/>
              <w:rPr>
                <w:rFonts w:ascii="Times New Roman" w:hAnsi="Times New Roman" w:cs="Times New Roman"/>
                <w:sz w:val="24"/>
              </w:rPr>
              <w:pPrChange w:id="1725" w:author="Miller, Harvey J." w:date="2020-08-06T09:59:00Z">
                <w:pPr>
                  <w:spacing w:after="160"/>
                </w:pPr>
              </w:pPrChange>
            </w:pPr>
            <w:r w:rsidRPr="008A6B31">
              <w:rPr>
                <w:rFonts w:ascii="Times New Roman" w:hAnsi="Times New Roman" w:cs="Times New Roman"/>
                <w:sz w:val="24"/>
              </w:rPr>
              <w:t>0.00238</w:t>
            </w:r>
          </w:p>
        </w:tc>
        <w:tc>
          <w:tcPr>
            <w:tcW w:w="995" w:type="dxa"/>
            <w:noWrap/>
            <w:vAlign w:val="center"/>
            <w:tcPrChange w:id="1726" w:author="Miller, Harvey J." w:date="2020-08-06T10:02:00Z">
              <w:tcPr>
                <w:tcW w:w="996" w:type="dxa"/>
                <w:gridSpan w:val="3"/>
                <w:noWrap/>
                <w:vAlign w:val="bottom"/>
              </w:tcPr>
            </w:tcPrChange>
          </w:tcPr>
          <w:p w14:paraId="46CDCC34" w14:textId="11146A22" w:rsidR="006A7A63" w:rsidRPr="00397CDC" w:rsidRDefault="006A7A63">
            <w:pPr>
              <w:keepNext/>
              <w:keepLines/>
              <w:spacing w:after="160"/>
              <w:rPr>
                <w:rFonts w:ascii="Times New Roman" w:hAnsi="Times New Roman" w:cs="Times New Roman"/>
                <w:sz w:val="24"/>
              </w:rPr>
              <w:pPrChange w:id="1727" w:author="Miller, Harvey J." w:date="2020-08-06T09:59:00Z">
                <w:pPr>
                  <w:spacing w:after="160"/>
                </w:pPr>
              </w:pPrChange>
            </w:pPr>
            <w:r w:rsidRPr="00BF06FB">
              <w:rPr>
                <w:rFonts w:ascii="Times New Roman" w:hAnsi="Times New Roman" w:cs="Times New Roman"/>
                <w:sz w:val="24"/>
              </w:rPr>
              <w:t>-2</w:t>
            </w:r>
          </w:p>
        </w:tc>
        <w:tc>
          <w:tcPr>
            <w:tcW w:w="1532" w:type="dxa"/>
            <w:noWrap/>
            <w:vAlign w:val="center"/>
            <w:tcPrChange w:id="1728" w:author="Miller, Harvey J." w:date="2020-08-06T10:02:00Z">
              <w:tcPr>
                <w:tcW w:w="1975" w:type="dxa"/>
                <w:gridSpan w:val="4"/>
                <w:noWrap/>
                <w:vAlign w:val="bottom"/>
              </w:tcPr>
            </w:tcPrChange>
          </w:tcPr>
          <w:p w14:paraId="601FCDFE" w14:textId="2C3F39B6" w:rsidR="006A7A63" w:rsidRPr="00397CDC" w:rsidRDefault="000841ED">
            <w:pPr>
              <w:keepNext/>
              <w:keepLines/>
              <w:spacing w:after="160"/>
              <w:rPr>
                <w:rFonts w:ascii="Times New Roman" w:hAnsi="Times New Roman" w:cs="Times New Roman"/>
                <w:sz w:val="24"/>
              </w:rPr>
              <w:pPrChange w:id="1729" w:author="Miller, Harvey J." w:date="2020-08-06T09:59:00Z">
                <w:pPr>
                  <w:spacing w:after="160"/>
                </w:pPr>
              </w:pPrChange>
            </w:pPr>
            <w:r w:rsidRPr="008A6B31">
              <w:rPr>
                <w:rFonts w:ascii="Times New Roman" w:hAnsi="Times New Roman" w:cs="Times New Roman"/>
                <w:sz w:val="24"/>
              </w:rPr>
              <w:t>0.0480</w:t>
            </w:r>
            <w:r w:rsidR="006A7A63">
              <w:rPr>
                <w:rFonts w:ascii="Times New Roman" w:hAnsi="Times New Roman" w:cs="Times New Roman"/>
                <w:sz w:val="24"/>
              </w:rPr>
              <w:t>*</w:t>
            </w:r>
          </w:p>
        </w:tc>
        <w:tc>
          <w:tcPr>
            <w:tcW w:w="1521" w:type="dxa"/>
            <w:vAlign w:val="center"/>
            <w:tcPrChange w:id="1730" w:author="Miller, Harvey J." w:date="2020-08-06T10:02:00Z">
              <w:tcPr>
                <w:tcW w:w="1079" w:type="dxa"/>
                <w:gridSpan w:val="3"/>
              </w:tcPr>
            </w:tcPrChange>
          </w:tcPr>
          <w:p w14:paraId="3F2E60B7" w14:textId="45A61E0A" w:rsidR="006A7A63" w:rsidRPr="00397CDC" w:rsidRDefault="006A7A63">
            <w:pPr>
              <w:keepNext/>
              <w:keepLines/>
              <w:spacing w:after="160"/>
              <w:rPr>
                <w:rFonts w:ascii="Times New Roman" w:hAnsi="Times New Roman" w:cs="Times New Roman"/>
                <w:sz w:val="24"/>
              </w:rPr>
              <w:pPrChange w:id="1731"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79</w:t>
            </w:r>
          </w:p>
        </w:tc>
        <w:tc>
          <w:tcPr>
            <w:tcW w:w="1174" w:type="dxa"/>
            <w:vAlign w:val="center"/>
            <w:tcPrChange w:id="1732" w:author="Miller, Harvey J." w:date="2020-08-06T10:02:00Z">
              <w:tcPr>
                <w:tcW w:w="1171" w:type="dxa"/>
                <w:gridSpan w:val="2"/>
              </w:tcPr>
            </w:tcPrChange>
          </w:tcPr>
          <w:p w14:paraId="71412558" w14:textId="4B29F900" w:rsidR="006A7A63" w:rsidRPr="00397CDC" w:rsidRDefault="006A7A63">
            <w:pPr>
              <w:keepNext/>
              <w:keepLines/>
              <w:spacing w:after="160"/>
              <w:rPr>
                <w:rFonts w:ascii="Times New Roman" w:hAnsi="Times New Roman" w:cs="Times New Roman"/>
                <w:sz w:val="24"/>
              </w:rPr>
              <w:pPrChange w:id="1733"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.0225</w:t>
            </w:r>
          </w:p>
        </w:tc>
      </w:tr>
      <w:tr w:rsidR="00C44CA3" w:rsidRPr="00D22632" w14:paraId="5C34EB4A" w14:textId="77777777" w:rsidTr="00C44CA3">
        <w:trPr>
          <w:trHeight w:val="233"/>
        </w:trPr>
        <w:tc>
          <w:tcPr>
            <w:tcW w:w="1578" w:type="dxa"/>
            <w:noWrap/>
            <w:vAlign w:val="center"/>
          </w:tcPr>
          <w:p w14:paraId="56FA30DC" w14:textId="7085E44B" w:rsidR="006A7A63" w:rsidRPr="00397CDC" w:rsidRDefault="006A7A63">
            <w:pPr>
              <w:keepNext/>
              <w:keepLines/>
              <w:spacing w:after="160"/>
              <w:rPr>
                <w:rFonts w:ascii="Times New Roman" w:hAnsi="Times New Roman" w:cs="Times New Roman"/>
                <w:sz w:val="24"/>
              </w:rPr>
              <w:pPrChange w:id="1734" w:author="Miller, Harvey J." w:date="2020-08-06T09:59:00Z">
                <w:pPr>
                  <w:spacing w:after="160"/>
                </w:pPr>
              </w:pPrChange>
            </w:pPr>
            <w:r>
              <w:rPr>
                <w:rFonts w:ascii="Times New Roman" w:hAnsi="Times New Roman" w:cs="Times New Roman"/>
                <w:sz w:val="24"/>
              </w:rPr>
              <w:t>Ratio of people commuting to work</w:t>
            </w:r>
          </w:p>
        </w:tc>
        <w:tc>
          <w:tcPr>
            <w:tcW w:w="1401" w:type="dxa"/>
            <w:noWrap/>
            <w:vAlign w:val="center"/>
          </w:tcPr>
          <w:p w14:paraId="57314548" w14:textId="5B940742" w:rsidR="006A7A63" w:rsidRPr="00397CDC" w:rsidRDefault="00A52694">
            <w:pPr>
              <w:keepNext/>
              <w:keepLines/>
              <w:spacing w:after="160"/>
              <w:rPr>
                <w:rFonts w:ascii="Times New Roman" w:hAnsi="Times New Roman" w:cs="Times New Roman"/>
                <w:sz w:val="24"/>
              </w:rPr>
              <w:pPrChange w:id="1735" w:author="Miller, Harvey J." w:date="2020-08-06T09:59:00Z">
                <w:pPr>
                  <w:spacing w:after="160"/>
                </w:pPr>
              </w:pPrChange>
            </w:pPr>
            <w:r w:rsidRPr="008A6B31">
              <w:rPr>
                <w:rFonts w:ascii="Times New Roman" w:hAnsi="Times New Roman" w:cs="Times New Roman"/>
                <w:sz w:val="24"/>
              </w:rPr>
              <w:t>-0.240</w:t>
            </w:r>
          </w:p>
        </w:tc>
        <w:tc>
          <w:tcPr>
            <w:tcW w:w="1149" w:type="dxa"/>
            <w:noWrap/>
            <w:vAlign w:val="center"/>
          </w:tcPr>
          <w:p w14:paraId="183BC170" w14:textId="58E74C1C" w:rsidR="006A7A63" w:rsidRPr="00397CDC" w:rsidRDefault="000841ED">
            <w:pPr>
              <w:keepNext/>
              <w:keepLines/>
              <w:spacing w:after="160"/>
              <w:rPr>
                <w:rFonts w:ascii="Times New Roman" w:hAnsi="Times New Roman" w:cs="Times New Roman"/>
                <w:sz w:val="24"/>
              </w:rPr>
              <w:pPrChange w:id="1736" w:author="Miller, Harvey J." w:date="2020-08-06T09:59:00Z">
                <w:pPr>
                  <w:spacing w:after="160"/>
                </w:pPr>
              </w:pPrChange>
            </w:pPr>
            <w:r w:rsidRPr="008A6B31">
              <w:rPr>
                <w:rFonts w:ascii="Times New Roman" w:hAnsi="Times New Roman" w:cs="Times New Roman"/>
                <w:sz w:val="24"/>
              </w:rPr>
              <w:t>0.197</w:t>
            </w:r>
          </w:p>
        </w:tc>
        <w:tc>
          <w:tcPr>
            <w:tcW w:w="995" w:type="dxa"/>
            <w:noWrap/>
            <w:vAlign w:val="center"/>
          </w:tcPr>
          <w:p w14:paraId="477896D7" w14:textId="3C5FC5E8" w:rsidR="006A7A63" w:rsidRPr="00397CDC" w:rsidRDefault="006A7A63">
            <w:pPr>
              <w:keepNext/>
              <w:keepLines/>
              <w:spacing w:after="160"/>
              <w:rPr>
                <w:rFonts w:ascii="Times New Roman" w:hAnsi="Times New Roman" w:cs="Times New Roman"/>
                <w:sz w:val="24"/>
              </w:rPr>
              <w:pPrChange w:id="1737" w:author="Miller, Harvey J." w:date="2020-08-06T09:59:00Z">
                <w:pPr>
                  <w:spacing w:after="160"/>
                </w:pPr>
              </w:pPrChange>
            </w:pPr>
            <w:r w:rsidRPr="00BF06FB">
              <w:rPr>
                <w:rFonts w:ascii="Times New Roman" w:hAnsi="Times New Roman" w:cs="Times New Roman"/>
                <w:sz w:val="24"/>
              </w:rPr>
              <w:t>-1.215</w:t>
            </w:r>
          </w:p>
        </w:tc>
        <w:tc>
          <w:tcPr>
            <w:tcW w:w="1532" w:type="dxa"/>
            <w:noWrap/>
            <w:vAlign w:val="center"/>
          </w:tcPr>
          <w:p w14:paraId="783F95F0" w14:textId="41383929" w:rsidR="006A7A63" w:rsidRPr="00397CDC" w:rsidRDefault="000841ED">
            <w:pPr>
              <w:keepNext/>
              <w:keepLines/>
              <w:spacing w:after="160"/>
              <w:rPr>
                <w:rFonts w:ascii="Times New Roman" w:hAnsi="Times New Roman" w:cs="Times New Roman"/>
                <w:sz w:val="24"/>
              </w:rPr>
              <w:pPrChange w:id="1738" w:author="Miller, Harvey J." w:date="2020-08-06T09:59:00Z">
                <w:pPr>
                  <w:spacing w:after="160"/>
                </w:pPr>
              </w:pPrChange>
            </w:pPr>
            <w:r w:rsidRPr="008A6B31">
              <w:rPr>
                <w:rFonts w:ascii="Times New Roman" w:hAnsi="Times New Roman" w:cs="Times New Roman"/>
                <w:sz w:val="24"/>
              </w:rPr>
              <w:t>0.227</w:t>
            </w:r>
          </w:p>
        </w:tc>
        <w:tc>
          <w:tcPr>
            <w:tcW w:w="1521" w:type="dxa"/>
            <w:vAlign w:val="center"/>
          </w:tcPr>
          <w:p w14:paraId="3A67FE3E" w14:textId="24F5B89B" w:rsidR="006A7A63" w:rsidRPr="00397CDC" w:rsidRDefault="00A52694">
            <w:pPr>
              <w:keepNext/>
              <w:keepLines/>
              <w:spacing w:after="160"/>
              <w:rPr>
                <w:rFonts w:ascii="Times New Roman" w:hAnsi="Times New Roman" w:cs="Times New Roman"/>
                <w:sz w:val="24"/>
              </w:rPr>
              <w:pPrChange w:id="1739" w:author="Miller, Harvey J." w:date="2020-08-06T09:59:00Z">
                <w:pPr>
                  <w:spacing w:after="160"/>
                </w:pPr>
              </w:pPrChange>
            </w:pPr>
            <w:r>
              <w:rPr>
                <w:rFonts w:ascii="Times New Roman" w:hAnsi="Times New Roman" w:cs="Times New Roman"/>
                <w:sz w:val="24"/>
              </w:rPr>
              <w:t>13.31</w:t>
            </w:r>
            <w:r w:rsidR="00357EE7">
              <w:rPr>
                <w:rFonts w:ascii="Times New Roman" w:hAnsi="Times New Roman" w:cs="Times New Roman"/>
                <w:sz w:val="24"/>
              </w:rPr>
              <w:t xml:space="preserve"> </w:t>
            </w:r>
          </w:p>
        </w:tc>
        <w:tc>
          <w:tcPr>
            <w:tcW w:w="1174" w:type="dxa"/>
            <w:vAlign w:val="center"/>
          </w:tcPr>
          <w:p w14:paraId="42915349" w14:textId="01B7DC91" w:rsidR="006A7A63" w:rsidRPr="00397CDC" w:rsidRDefault="000841ED">
            <w:pPr>
              <w:keepNext/>
              <w:keepLines/>
              <w:spacing w:after="160"/>
              <w:rPr>
                <w:rFonts w:ascii="Times New Roman" w:hAnsi="Times New Roman" w:cs="Times New Roman"/>
                <w:sz w:val="24"/>
              </w:rPr>
              <w:pPrChange w:id="1740" w:author="Miller, Harvey J." w:date="2020-08-06T09:59:00Z">
                <w:pPr>
                  <w:spacing w:after="160"/>
                </w:pPr>
              </w:pPrChange>
            </w:pPr>
            <w:r>
              <w:rPr>
                <w:rFonts w:ascii="Times New Roman" w:hAnsi="Times New Roman" w:cs="Times New Roman"/>
                <w:sz w:val="24"/>
              </w:rPr>
              <w:t>~0</w:t>
            </w:r>
          </w:p>
        </w:tc>
      </w:tr>
      <w:tr w:rsidR="00BF06FB" w:rsidRPr="00D22632" w14:paraId="38363838" w14:textId="77777777" w:rsidTr="00C44CA3">
        <w:trPr>
          <w:trHeight w:val="233"/>
          <w:trPrChange w:id="1741" w:author="Miller, Harvey J." w:date="2020-08-06T10:02:00Z">
            <w:trPr>
              <w:trHeight w:val="233"/>
            </w:trPr>
          </w:trPrChange>
        </w:trPr>
        <w:tc>
          <w:tcPr>
            <w:tcW w:w="1578" w:type="dxa"/>
            <w:noWrap/>
            <w:vAlign w:val="center"/>
            <w:tcPrChange w:id="1742" w:author="Miller, Harvey J." w:date="2020-08-06T10:02:00Z">
              <w:tcPr>
                <w:tcW w:w="1581" w:type="dxa"/>
                <w:noWrap/>
              </w:tcPr>
            </w:tcPrChange>
          </w:tcPr>
          <w:p w14:paraId="73F29400" w14:textId="464006C4" w:rsidR="006A7A63" w:rsidRPr="00397CDC" w:rsidRDefault="006A7A63">
            <w:pPr>
              <w:keepNext/>
              <w:keepLines/>
              <w:spacing w:after="160"/>
              <w:rPr>
                <w:rFonts w:ascii="Times New Roman" w:hAnsi="Times New Roman" w:cs="Times New Roman"/>
                <w:sz w:val="24"/>
              </w:rPr>
              <w:pPrChange w:id="1743" w:author="Miller, Harvey J." w:date="2020-08-06T09:59:00Z">
                <w:pPr>
                  <w:spacing w:after="160"/>
                </w:pPr>
              </w:pPrChange>
            </w:pPr>
            <w:r>
              <w:rPr>
                <w:rFonts w:ascii="Times New Roman" w:hAnsi="Times New Roman" w:cs="Times New Roman"/>
                <w:sz w:val="24"/>
              </w:rPr>
              <w:t>Ratio of households with no vehicles</w:t>
            </w:r>
          </w:p>
        </w:tc>
        <w:tc>
          <w:tcPr>
            <w:tcW w:w="1401" w:type="dxa"/>
            <w:noWrap/>
            <w:vAlign w:val="center"/>
            <w:tcPrChange w:id="1744" w:author="Miller, Harvey J." w:date="2020-08-06T10:02:00Z">
              <w:tcPr>
                <w:tcW w:w="1397" w:type="dxa"/>
                <w:gridSpan w:val="2"/>
                <w:noWrap/>
                <w:vAlign w:val="bottom"/>
              </w:tcPr>
            </w:tcPrChange>
          </w:tcPr>
          <w:p w14:paraId="3C24C4BA" w14:textId="7479EBB6" w:rsidR="006A7A63" w:rsidRPr="00397CDC" w:rsidRDefault="00A52694">
            <w:pPr>
              <w:keepNext/>
              <w:keepLines/>
              <w:spacing w:after="160"/>
              <w:rPr>
                <w:rFonts w:ascii="Times New Roman" w:hAnsi="Times New Roman" w:cs="Times New Roman"/>
                <w:sz w:val="24"/>
              </w:rPr>
              <w:pPrChange w:id="1745" w:author="Miller, Harvey J." w:date="2020-08-06T09:59:00Z">
                <w:pPr>
                  <w:spacing w:after="160"/>
                </w:pPr>
              </w:pPrChange>
            </w:pPr>
            <w:r w:rsidRPr="008A6B31">
              <w:rPr>
                <w:rFonts w:ascii="Times New Roman" w:hAnsi="Times New Roman" w:cs="Times New Roman"/>
                <w:sz w:val="24"/>
              </w:rPr>
              <w:t>0.307</w:t>
            </w:r>
          </w:p>
        </w:tc>
        <w:tc>
          <w:tcPr>
            <w:tcW w:w="1149" w:type="dxa"/>
            <w:noWrap/>
            <w:vAlign w:val="center"/>
            <w:tcPrChange w:id="1746" w:author="Miller, Harvey J." w:date="2020-08-06T10:02:00Z">
              <w:tcPr>
                <w:tcW w:w="1151" w:type="dxa"/>
                <w:gridSpan w:val="3"/>
                <w:noWrap/>
                <w:vAlign w:val="bottom"/>
              </w:tcPr>
            </w:tcPrChange>
          </w:tcPr>
          <w:p w14:paraId="699BEFCE" w14:textId="4B542853" w:rsidR="006A7A63" w:rsidRPr="00397CDC" w:rsidRDefault="000841ED">
            <w:pPr>
              <w:keepNext/>
              <w:keepLines/>
              <w:spacing w:after="160"/>
              <w:rPr>
                <w:rFonts w:ascii="Times New Roman" w:hAnsi="Times New Roman" w:cs="Times New Roman"/>
                <w:sz w:val="24"/>
              </w:rPr>
              <w:pPrChange w:id="1747" w:author="Miller, Harvey J." w:date="2020-08-06T09:59:00Z">
                <w:pPr>
                  <w:spacing w:after="160"/>
                </w:pPr>
              </w:pPrChange>
            </w:pPr>
            <w:r w:rsidRPr="008A6B31">
              <w:rPr>
                <w:rFonts w:ascii="Times New Roman" w:hAnsi="Times New Roman" w:cs="Times New Roman"/>
                <w:sz w:val="24"/>
              </w:rPr>
              <w:t>0.177</w:t>
            </w:r>
          </w:p>
        </w:tc>
        <w:tc>
          <w:tcPr>
            <w:tcW w:w="995" w:type="dxa"/>
            <w:noWrap/>
            <w:vAlign w:val="center"/>
            <w:tcPrChange w:id="1748" w:author="Miller, Harvey J." w:date="2020-08-06T10:02:00Z">
              <w:tcPr>
                <w:tcW w:w="996" w:type="dxa"/>
                <w:gridSpan w:val="3"/>
                <w:noWrap/>
                <w:vAlign w:val="bottom"/>
              </w:tcPr>
            </w:tcPrChange>
          </w:tcPr>
          <w:p w14:paraId="1E4BA2AE" w14:textId="3FBB0638" w:rsidR="006A7A63" w:rsidRPr="00397CDC" w:rsidRDefault="006A7A63">
            <w:pPr>
              <w:keepNext/>
              <w:keepLines/>
              <w:spacing w:after="160"/>
              <w:rPr>
                <w:rFonts w:ascii="Times New Roman" w:hAnsi="Times New Roman" w:cs="Times New Roman"/>
                <w:sz w:val="24"/>
              </w:rPr>
              <w:pPrChange w:id="1749" w:author="Miller, Harvey J." w:date="2020-08-06T09:59:00Z">
                <w:pPr>
                  <w:spacing w:after="160"/>
                </w:pPr>
              </w:pPrChange>
            </w:pPr>
            <w:r w:rsidRPr="00BF06FB">
              <w:rPr>
                <w:rFonts w:ascii="Times New Roman" w:hAnsi="Times New Roman" w:cs="Times New Roman"/>
                <w:sz w:val="24"/>
              </w:rPr>
              <w:t>1.732</w:t>
            </w:r>
          </w:p>
        </w:tc>
        <w:tc>
          <w:tcPr>
            <w:tcW w:w="1532" w:type="dxa"/>
            <w:noWrap/>
            <w:vAlign w:val="center"/>
            <w:tcPrChange w:id="1750" w:author="Miller, Harvey J." w:date="2020-08-06T10:02:00Z">
              <w:tcPr>
                <w:tcW w:w="1975" w:type="dxa"/>
                <w:gridSpan w:val="4"/>
                <w:noWrap/>
                <w:vAlign w:val="bottom"/>
              </w:tcPr>
            </w:tcPrChange>
          </w:tcPr>
          <w:p w14:paraId="56ACB5D1" w14:textId="762B77EE" w:rsidR="006A7A63" w:rsidRPr="00397CDC" w:rsidRDefault="000841ED">
            <w:pPr>
              <w:keepNext/>
              <w:keepLines/>
              <w:spacing w:after="160"/>
              <w:rPr>
                <w:rFonts w:ascii="Times New Roman" w:hAnsi="Times New Roman" w:cs="Times New Roman"/>
                <w:sz w:val="24"/>
              </w:rPr>
              <w:pPrChange w:id="1751" w:author="Miller, Harvey J." w:date="2020-08-06T09:59:00Z">
                <w:pPr>
                  <w:spacing w:after="160"/>
                </w:pPr>
              </w:pPrChange>
            </w:pPr>
            <w:r w:rsidRPr="008A6B31">
              <w:rPr>
                <w:rFonts w:ascii="Times New Roman" w:hAnsi="Times New Roman" w:cs="Times New Roman"/>
                <w:sz w:val="24"/>
              </w:rPr>
              <w:t>0.0863</w:t>
            </w:r>
          </w:p>
        </w:tc>
        <w:tc>
          <w:tcPr>
            <w:tcW w:w="1521" w:type="dxa"/>
            <w:vAlign w:val="center"/>
            <w:tcPrChange w:id="1752" w:author="Miller, Harvey J." w:date="2020-08-06T10:02:00Z">
              <w:tcPr>
                <w:tcW w:w="1079" w:type="dxa"/>
                <w:gridSpan w:val="3"/>
              </w:tcPr>
            </w:tcPrChange>
          </w:tcPr>
          <w:p w14:paraId="3AC7ED24" w14:textId="6ADE20EA" w:rsidR="006A7A63" w:rsidRPr="00397CDC" w:rsidRDefault="00A52694">
            <w:pPr>
              <w:keepNext/>
              <w:keepLines/>
              <w:spacing w:after="160"/>
              <w:rPr>
                <w:rFonts w:ascii="Times New Roman" w:hAnsi="Times New Roman" w:cs="Times New Roman"/>
                <w:sz w:val="24"/>
              </w:rPr>
              <w:pPrChange w:id="1753" w:author="Miller, Harvey J." w:date="2020-08-06T09:59:00Z">
                <w:pPr>
                  <w:spacing w:after="160"/>
                </w:pPr>
              </w:pPrChange>
            </w:pPr>
            <w:r>
              <w:rPr>
                <w:rFonts w:ascii="Times New Roman" w:hAnsi="Times New Roman" w:cs="Times New Roman"/>
                <w:sz w:val="24"/>
              </w:rPr>
              <w:t>11.38</w:t>
            </w:r>
          </w:p>
        </w:tc>
        <w:tc>
          <w:tcPr>
            <w:tcW w:w="1174" w:type="dxa"/>
            <w:vAlign w:val="center"/>
            <w:tcPrChange w:id="1754" w:author="Miller, Harvey J." w:date="2020-08-06T10:02:00Z">
              <w:tcPr>
                <w:tcW w:w="1171" w:type="dxa"/>
                <w:gridSpan w:val="2"/>
              </w:tcPr>
            </w:tcPrChange>
          </w:tcPr>
          <w:p w14:paraId="22E14C3B" w14:textId="4E604FFE" w:rsidR="006A7A63" w:rsidRPr="00397CDC" w:rsidRDefault="000841ED">
            <w:pPr>
              <w:keepNext/>
              <w:keepLines/>
              <w:spacing w:after="160"/>
              <w:rPr>
                <w:rFonts w:ascii="Times New Roman" w:hAnsi="Times New Roman" w:cs="Times New Roman"/>
                <w:sz w:val="24"/>
              </w:rPr>
              <w:pPrChange w:id="1755" w:author="Miller, Harvey J." w:date="2020-08-06T09:59:00Z">
                <w:pPr>
                  <w:spacing w:after="160"/>
                </w:pPr>
              </w:pPrChange>
            </w:pPr>
            <w:r>
              <w:rPr>
                <w:rFonts w:ascii="Times New Roman" w:hAnsi="Times New Roman" w:cs="Times New Roman"/>
                <w:sz w:val="24"/>
              </w:rPr>
              <w:t>0.017</w:t>
            </w:r>
          </w:p>
        </w:tc>
      </w:tr>
    </w:tbl>
    <w:p w14:paraId="75335291" w14:textId="736A7EB5" w:rsidR="00077492" w:rsidDel="00446080" w:rsidRDefault="00077492">
      <w:pPr>
        <w:spacing w:line="240" w:lineRule="auto"/>
        <w:jc w:val="center"/>
        <w:rPr>
          <w:del w:id="1756" w:author="Liu, Luyu" w:date="2020-08-02T21:31:00Z"/>
          <w:rFonts w:ascii="Times New Roman" w:hAnsi="Times New Roman" w:cs="Times New Roman"/>
          <w:sz w:val="24"/>
        </w:rPr>
        <w:pPrChange w:id="1757" w:author="Liu, Luyu" w:date="2020-08-04T19:33:00Z">
          <w:pPr>
            <w:spacing w:line="480" w:lineRule="auto"/>
            <w:jc w:val="center"/>
          </w:pPr>
        </w:pPrChange>
      </w:pPr>
      <w:bookmarkStart w:id="1758" w:name="_Ref46957630"/>
      <w:del w:id="1759"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1758"/>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1760" w:author="Liu, Luyu" w:date="2020-07-29T17:26:00Z">
        <w:r w:rsidDel="00E71AC6">
          <w:rPr>
            <w:rFonts w:ascii="Times New Roman" w:hAnsi="Times New Roman" w:cs="Times New Roman"/>
            <w:sz w:val="24"/>
          </w:rPr>
          <w:delText>floor</w:delText>
        </w:r>
      </w:del>
      <w:del w:id="1761"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rPr>
          <w:rFonts w:ascii="Times New Roman" w:hAnsi="Times New Roman" w:cs="Times New Roman"/>
          <w:sz w:val="24"/>
        </w:rPr>
        <w:pPrChange w:id="1762" w:author="Liu, Luyu" w:date="2020-08-04T19:33:00Z">
          <w:pPr>
            <w:spacing w:line="480" w:lineRule="auto"/>
            <w:ind w:firstLine="720"/>
          </w:pPr>
        </w:pPrChange>
      </w:pPr>
    </w:p>
    <w:p w14:paraId="337471F9" w14:textId="77777777" w:rsidR="00077492" w:rsidRPr="00FF2732" w:rsidRDefault="00077492">
      <w:pPr>
        <w:spacing w:line="240" w:lineRule="auto"/>
        <w:jc w:val="both"/>
        <w:rPr>
          <w:rStyle w:val="Emphasis"/>
          <w:rPrChange w:id="1763" w:author="Liu, Luyu" w:date="2020-08-02T21:18:00Z">
            <w:rPr/>
          </w:rPrChange>
        </w:rPr>
        <w:pPrChange w:id="1764" w:author="Liu, Luyu" w:date="2020-08-02T21:18:00Z">
          <w:pPr>
            <w:pStyle w:val="ListParagraph"/>
            <w:numPr>
              <w:ilvl w:val="2"/>
              <w:numId w:val="2"/>
            </w:numPr>
            <w:spacing w:line="480" w:lineRule="auto"/>
            <w:ind w:hanging="720"/>
            <w:jc w:val="both"/>
          </w:pPr>
        </w:pPrChange>
      </w:pPr>
      <w:r w:rsidRPr="00FF2732">
        <w:rPr>
          <w:rStyle w:val="Emphasis"/>
          <w:rPrChange w:id="1765" w:author="Liu, Luyu" w:date="2020-08-02T21:18:00Z">
            <w:rPr/>
          </w:rPrChange>
        </w:rPr>
        <w:t>Population with non-physical occupations</w:t>
      </w:r>
    </w:p>
    <w:p w14:paraId="154539EC" w14:textId="77777777" w:rsidR="00077492" w:rsidRDefault="00077492">
      <w:pPr>
        <w:spacing w:line="240" w:lineRule="auto"/>
        <w:ind w:firstLine="720"/>
        <w:jc w:val="both"/>
        <w:rPr>
          <w:rFonts w:ascii="Times New Roman" w:hAnsi="Times New Roman" w:cs="Times New Roman"/>
          <w:sz w:val="24"/>
        </w:rPr>
        <w:pPrChange w:id="1766"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4D37ACBF" w:rsidR="00077492" w:rsidRDefault="00077492">
      <w:pPr>
        <w:spacing w:line="240" w:lineRule="auto"/>
        <w:ind w:firstLine="720"/>
        <w:jc w:val="both"/>
        <w:rPr>
          <w:rFonts w:ascii="Times New Roman" w:hAnsi="Times New Roman" w:cs="Times New Roman"/>
          <w:sz w:val="24"/>
        </w:rPr>
        <w:pPrChange w:id="1767"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multicollinearity, a </w:t>
      </w:r>
      <w:del w:id="1768" w:author="Miller, Harvey J." w:date="2020-08-06T10:02:00Z">
        <w:r w:rsidDel="00C44CA3">
          <w:rPr>
            <w:rFonts w:ascii="Times New Roman" w:hAnsi="Times New Roman" w:cs="Times New Roman"/>
            <w:sz w:val="24"/>
          </w:rPr>
          <w:delText xml:space="preserve">very </w:delText>
        </w:r>
      </w:del>
      <w:r>
        <w:rPr>
          <w:rFonts w:ascii="Times New Roman" w:hAnsi="Times New Roman" w:cs="Times New Roman"/>
          <w:sz w:val="24"/>
        </w:rPr>
        <w:t xml:space="preserve">significant negative correlation between </w:t>
      </w:r>
      <w:ins w:id="1769"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1770"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population with non-physical occupations suggests vulnerability of Hispanic populations during this health crisis: if a c</w:t>
      </w:r>
      <w:ins w:id="1771" w:author="Miller, Harvey J." w:date="2020-08-06T10:02:00Z">
        <w:r w:rsidR="00C44CA3">
          <w:rPr>
            <w:rFonts w:ascii="Times New Roman" w:hAnsi="Times New Roman" w:cs="Times New Roman"/>
            <w:sz w:val="24"/>
          </w:rPr>
          <w:t>ommunity</w:t>
        </w:r>
      </w:ins>
      <w:del w:id="1772" w:author="Miller, Harvey J." w:date="2020-08-06T10:02:00Z">
        <w:r w:rsidDel="00C44CA3">
          <w:rPr>
            <w:rFonts w:ascii="Times New Roman" w:hAnsi="Times New Roman" w:cs="Times New Roman"/>
            <w:sz w:val="24"/>
          </w:rPr>
          <w:delText>ity</w:delText>
        </w:r>
      </w:del>
      <w:r>
        <w:rPr>
          <w:rFonts w:ascii="Times New Roman" w:hAnsi="Times New Roman" w:cs="Times New Roman"/>
          <w:sz w:val="24"/>
        </w:rPr>
        <w:t xml:space="preserve"> has a higher Hispanic population, it is likely for the c</w:t>
      </w:r>
      <w:ins w:id="1773" w:author="Miller, Harvey J." w:date="2020-08-06T10:03:00Z">
        <w:r w:rsidR="00C44CA3">
          <w:rPr>
            <w:rFonts w:ascii="Times New Roman" w:hAnsi="Times New Roman" w:cs="Times New Roman"/>
            <w:sz w:val="24"/>
          </w:rPr>
          <w:t>ommunity</w:t>
        </w:r>
      </w:ins>
      <w:del w:id="1774" w:author="Miller, Harvey J." w:date="2020-08-06T10:03:00Z">
        <w:r w:rsidDel="00C44CA3">
          <w:rPr>
            <w:rFonts w:ascii="Times New Roman" w:hAnsi="Times New Roman" w:cs="Times New Roman"/>
            <w:sz w:val="24"/>
          </w:rPr>
          <w:delText>it</w:delText>
        </w:r>
      </w:del>
      <w:del w:id="1775" w:author="Miller, Harvey J." w:date="2020-08-06T10:02:00Z">
        <w:r w:rsidDel="00C44CA3">
          <w:rPr>
            <w:rFonts w:ascii="Times New Roman" w:hAnsi="Times New Roman" w:cs="Times New Roman"/>
            <w:sz w:val="24"/>
          </w:rPr>
          <w:delText>y</w:delText>
        </w:r>
      </w:del>
      <w:r>
        <w:rPr>
          <w:rFonts w:ascii="Times New Roman" w:hAnsi="Times New Roman" w:cs="Times New Roman"/>
          <w:sz w:val="24"/>
        </w:rPr>
        <w:t xml:space="preserve"> to have a higher </w:t>
      </w:r>
      <w:del w:id="1776" w:author="Liu, Luyu" w:date="2020-07-29T17:26:00Z">
        <w:r w:rsidDel="00E71AC6">
          <w:rPr>
            <w:rFonts w:ascii="Times New Roman" w:hAnsi="Times New Roman" w:cs="Times New Roman"/>
            <w:sz w:val="24"/>
          </w:rPr>
          <w:delText>floor</w:delText>
        </w:r>
      </w:del>
      <w:ins w:id="177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w:t>
      </w:r>
      <w:r>
        <w:rPr>
          <w:rFonts w:ascii="Times New Roman" w:hAnsi="Times New Roman" w:cs="Times New Roman"/>
          <w:sz w:val="24"/>
        </w:rPr>
        <w:lastRenderedPageBreak/>
        <w:t xml:space="preserve">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[37]","plainTextFormattedCitation":"[37]","previouslyFormattedCitation":"[39]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[37]</w:t>
      </w:r>
      <w:r>
        <w:rPr>
          <w:rFonts w:ascii="Times New Roman" w:hAnsi="Times New Roman" w:cs="Times New Roman"/>
          <w:sz w:val="24"/>
        </w:rPr>
        <w:fldChar w:fldCharType="end"/>
      </w:r>
      <w:r>
        <w:rPr>
          <w:rFonts w:ascii="Times New Roman" w:hAnsi="Times New Roman" w:cs="Times New Roman"/>
          <w:sz w:val="24"/>
        </w:rPr>
        <w:t xml:space="preserve">. </w:t>
      </w:r>
      <w:ins w:id="1778" w:author="Liu, Luyu" w:date="2020-08-03T21:34:00Z">
        <w:r w:rsidR="0050689E">
          <w:rPr>
            <w:rFonts w:ascii="Times New Roman" w:hAnsi="Times New Roman" w:cs="Times New Roman"/>
            <w:sz w:val="24"/>
          </w:rPr>
          <w:t xml:space="preserve">The correlation </w:t>
        </w:r>
      </w:ins>
      <w:ins w:id="1779" w:author="Miller, Harvey J." w:date="2020-08-04T15:13:00Z">
        <w:r w:rsidR="00D32EF1">
          <w:rPr>
            <w:rFonts w:ascii="Times New Roman" w:hAnsi="Times New Roman" w:cs="Times New Roman"/>
            <w:sz w:val="24"/>
          </w:rPr>
          <w:t xml:space="preserve">result </w:t>
        </w:r>
      </w:ins>
      <w:ins w:id="1780" w:author="Liu, Luyu" w:date="2020-08-03T21:27:00Z">
        <w:del w:id="1781" w:author="Miller, Harvey J." w:date="2020-08-04T15:13:00Z">
          <w:r w:rsidR="005B7FEC" w:rsidDel="00D32EF1">
            <w:rPr>
              <w:rFonts w:ascii="Times New Roman" w:hAnsi="Times New Roman" w:cs="Times New Roman"/>
              <w:sz w:val="24"/>
            </w:rPr>
            <w:delText xml:space="preserve">conclusion </w:delText>
          </w:r>
        </w:del>
        <w:r w:rsidR="005B7FEC">
          <w:rPr>
            <w:rFonts w:ascii="Times New Roman" w:hAnsi="Times New Roman" w:cs="Times New Roman"/>
            <w:sz w:val="24"/>
          </w:rPr>
          <w:t>also applies to the m</w:t>
        </w:r>
      </w:ins>
      <w:ins w:id="1782" w:author="Liu, Luyu" w:date="2020-08-03T21:24:00Z">
        <w:r w:rsidR="00BD67B7">
          <w:rPr>
            <w:rFonts w:ascii="Times New Roman" w:hAnsi="Times New Roman" w:cs="Times New Roman"/>
            <w:sz w:val="24"/>
          </w:rPr>
          <w:t>edian income, population density, and employment density</w:t>
        </w:r>
      </w:ins>
      <w:ins w:id="1783" w:author="Liu, Luyu" w:date="2020-08-03T21:34:00Z">
        <w:r w:rsidR="00AD3883">
          <w:rPr>
            <w:rFonts w:ascii="Times New Roman" w:hAnsi="Times New Roman" w:cs="Times New Roman"/>
            <w:sz w:val="24"/>
          </w:rPr>
          <w:t>, which</w:t>
        </w:r>
      </w:ins>
      <w:ins w:id="1784"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50CAF593" w:rsidR="00077492" w:rsidRDefault="00077492">
      <w:pPr>
        <w:spacing w:line="240" w:lineRule="auto"/>
        <w:jc w:val="both"/>
        <w:rPr>
          <w:rFonts w:ascii="Times New Roman" w:hAnsi="Times New Roman" w:cs="Times New Roman"/>
          <w:sz w:val="24"/>
        </w:rPr>
        <w:pPrChange w:id="1785" w:author="Liu, Luyu" w:date="2020-07-20T23:14:00Z">
          <w:pPr>
            <w:spacing w:line="480" w:lineRule="auto"/>
            <w:jc w:val="both"/>
          </w:pPr>
        </w:pPrChange>
      </w:pPr>
      <w:r>
        <w:rPr>
          <w:rFonts w:ascii="Times New Roman" w:hAnsi="Times New Roman" w:cs="Times New Roman"/>
          <w:sz w:val="24"/>
        </w:rPr>
        <w:tab/>
      </w:r>
      <w:commentRangeStart w:id="1786"/>
      <w:ins w:id="1787" w:author="Miller, Harvey J." w:date="2020-08-04T15:13:00Z">
        <w:r w:rsidR="00D32EF1">
          <w:rPr>
            <w:rFonts w:ascii="Times New Roman" w:hAnsi="Times New Roman" w:cs="Times New Roman"/>
            <w:sz w:val="24"/>
          </w:rPr>
          <w:t>User surveys conducted by Transit app in April 2020 support t</w:t>
        </w:r>
      </w:ins>
      <w:del w:id="1788" w:author="Miller, Harvey J." w:date="2020-08-04T15:13:00Z">
        <w:r w:rsidDel="00D32EF1">
          <w:rPr>
            <w:rFonts w:ascii="Times New Roman" w:hAnsi="Times New Roman" w:cs="Times New Roman"/>
            <w:sz w:val="24"/>
          </w:rPr>
          <w:delText>T</w:delText>
        </w:r>
      </w:del>
      <w:r>
        <w:rPr>
          <w:rFonts w:ascii="Times New Roman" w:hAnsi="Times New Roman" w:cs="Times New Roman"/>
          <w:sz w:val="24"/>
        </w:rPr>
        <w:t>hese results</w:t>
      </w:r>
      <w:del w:id="1789" w:author="Miller, Harvey J." w:date="2020-08-04T15:14:00Z">
        <w:r w:rsidDel="00D32EF1">
          <w:rPr>
            <w:rFonts w:ascii="Times New Roman" w:hAnsi="Times New Roman" w:cs="Times New Roman"/>
            <w:sz w:val="24"/>
          </w:rPr>
          <w:delText xml:space="preserve"> </w:delText>
        </w:r>
      </w:del>
      <w:del w:id="1790" w:author="Miller, Harvey J." w:date="2020-08-04T15:13:00Z">
        <w:r w:rsidDel="00D32EF1">
          <w:rPr>
            <w:rFonts w:ascii="Times New Roman" w:hAnsi="Times New Roman" w:cs="Times New Roman"/>
            <w:sz w:val="24"/>
          </w:rPr>
          <w:delText>are also supported by user surveys conducted by Transit app in April 2020</w:delText>
        </w:r>
      </w:del>
      <w:r>
        <w:rPr>
          <w:rFonts w:ascii="Times New Roman" w:hAnsi="Times New Roman" w:cs="Times New Roman" w:hint="eastAsia"/>
          <w:sz w:val="24"/>
        </w:rPr>
        <w:t xml:space="preserve">. </w:t>
      </w:r>
      <w:r>
        <w:rPr>
          <w:rFonts w:ascii="Times New Roman" w:hAnsi="Times New Roman" w:cs="Times New Roman"/>
          <w:sz w:val="24"/>
        </w:rPr>
        <w:t>According to the survey</w:t>
      </w:r>
      <w:del w:id="1791" w:author="Miller, Harvey J." w:date="2020-08-04T15:14:00Z">
        <w:r w:rsidDel="00D32EF1">
          <w:rPr>
            <w:rFonts w:ascii="Times New Roman" w:hAnsi="Times New Roman" w:cs="Times New Roman"/>
            <w:sz w:val="24"/>
          </w:rPr>
          <w:delText xml:space="preserve"> results</w:delText>
        </w:r>
      </w:del>
      <w:r>
        <w:rPr>
          <w:rFonts w:ascii="Times New Roman" w:hAnsi="Times New Roman" w:cs="Times New Roman"/>
          <w:sz w:val="24"/>
        </w:rPr>
        <w:t xml:space="preserve">, 92% of </w:t>
      </w:r>
      <w:ins w:id="1792" w:author="Miller, Harvey J." w:date="2020-08-04T15:14:00Z">
        <w:r w:rsidR="00D32EF1">
          <w:rPr>
            <w:rFonts w:ascii="Times New Roman" w:hAnsi="Times New Roman" w:cs="Times New Roman"/>
            <w:sz w:val="24"/>
          </w:rPr>
          <w:t xml:space="preserve">respondents </w:t>
        </w:r>
      </w:ins>
      <w:ins w:id="1793" w:author="Liu, Luyu" w:date="2020-08-04T22:40:00Z">
        <w:r w:rsidR="00FD24C9">
          <w:rPr>
            <w:rFonts w:ascii="Times New Roman" w:hAnsi="Times New Roman" w:cs="Times New Roman"/>
            <w:sz w:val="24"/>
          </w:rPr>
          <w:t xml:space="preserve">who still use public transit </w:t>
        </w:r>
      </w:ins>
      <w:del w:id="1794" w:author="Miller, Harvey J." w:date="2020-08-04T15:14:00Z">
        <w:r w:rsidDel="00D32EF1">
          <w:rPr>
            <w:rFonts w:ascii="Times New Roman" w:hAnsi="Times New Roman" w:cs="Times New Roman"/>
            <w:sz w:val="24"/>
          </w:rPr>
          <w:delText xml:space="preserve">all the surveyed users </w:delText>
        </w:r>
      </w:del>
      <w:r>
        <w:rPr>
          <w:rFonts w:ascii="Times New Roman" w:hAnsi="Times New Roman" w:cs="Times New Roman"/>
          <w:sz w:val="24"/>
        </w:rPr>
        <w:t>report</w:t>
      </w:r>
      <w:del w:id="1795" w:author="Miller, Harvey J." w:date="2020-08-04T15:16:00Z">
        <w:r w:rsidDel="00D32EF1">
          <w:rPr>
            <w:rFonts w:ascii="Times New Roman" w:hAnsi="Times New Roman" w:cs="Times New Roman"/>
            <w:sz w:val="24"/>
          </w:rPr>
          <w:delText>ed</w:delText>
        </w:r>
      </w:del>
      <w:r>
        <w:rPr>
          <w:rFonts w:ascii="Times New Roman" w:hAnsi="Times New Roman" w:cs="Times New Roman"/>
          <w:sz w:val="24"/>
        </w:rPr>
        <w:t xml:space="preserve"> that they still use </w:t>
      </w:r>
      <w:ins w:id="1796" w:author="Liu, Luyu" w:date="2020-08-04T22:40:00Z">
        <w:r w:rsidR="00FD24C9">
          <w:rPr>
            <w:rFonts w:ascii="Times New Roman" w:hAnsi="Times New Roman" w:cs="Times New Roman"/>
            <w:sz w:val="24"/>
          </w:rPr>
          <w:t xml:space="preserve">it </w:t>
        </w:r>
      </w:ins>
      <w:del w:id="1797" w:author="Liu, Luyu" w:date="2020-08-04T22:40:00Z">
        <w:r w:rsidDel="00FD24C9">
          <w:rPr>
            <w:rFonts w:ascii="Times New Roman" w:hAnsi="Times New Roman" w:cs="Times New Roman"/>
            <w:sz w:val="24"/>
          </w:rPr>
          <w:delText xml:space="preserve">public transit </w:delText>
        </w:r>
      </w:del>
      <w:r>
        <w:rPr>
          <w:rFonts w:ascii="Times New Roman" w:hAnsi="Times New Roman" w:cs="Times New Roman"/>
          <w:sz w:val="24"/>
        </w:rPr>
        <w:t xml:space="preserve">to commute to work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commentRangeEnd w:id="1786"/>
      <w:r w:rsidR="00D32EF1">
        <w:rPr>
          <w:rStyle w:val="CommentReference"/>
        </w:rPr>
        <w:commentReference w:id="1786"/>
      </w:r>
      <w:r>
        <w:rPr>
          <w:rFonts w:ascii="Times New Roman" w:hAnsi="Times New Roman" w:cs="Times New Roman"/>
          <w:sz w:val="24"/>
        </w:rPr>
        <w:t>Meanwhile, the top-four occupation categories that are most likely to still using transit are production, installation, maintenance and repair, food preparation and servi</w:t>
      </w:r>
      <w:ins w:id="1798" w:author="Miller, Harvey J." w:date="2020-08-06T10:04:00Z">
        <w:r w:rsidR="00C44CA3">
          <w:rPr>
            <w:rFonts w:ascii="Times New Roman" w:hAnsi="Times New Roman" w:cs="Times New Roman"/>
            <w:sz w:val="24"/>
          </w:rPr>
          <w:t>ce</w:t>
        </w:r>
      </w:ins>
      <w:del w:id="1799" w:author="Miller, Harvey J." w:date="2020-08-06T10:04:00Z">
        <w:r w:rsidDel="00C44CA3">
          <w:rPr>
            <w:rFonts w:ascii="Times New Roman" w:hAnsi="Times New Roman" w:cs="Times New Roman"/>
            <w:sz w:val="24"/>
          </w:rPr>
          <w:delText>n</w:delText>
        </w:r>
      </w:del>
      <w:del w:id="1800" w:author="Miller, Harvey J." w:date="2020-08-06T10:03:00Z">
        <w:r w:rsidDel="00C44CA3">
          <w:rPr>
            <w:rFonts w:ascii="Times New Roman" w:hAnsi="Times New Roman" w:cs="Times New Roman"/>
            <w:sz w:val="24"/>
          </w:rPr>
          <w:delText>g</w:delText>
        </w:r>
      </w:del>
      <w:del w:id="1801" w:author="Miller, Harvey J." w:date="2020-08-06T10:04:00Z">
        <w:r w:rsidDel="00C44CA3">
          <w:rPr>
            <w:rFonts w:ascii="Times New Roman" w:hAnsi="Times New Roman" w:cs="Times New Roman"/>
            <w:sz w:val="24"/>
          </w:rPr>
          <w:delText xml:space="preserve"> related</w:delText>
        </w:r>
      </w:del>
      <w:r>
        <w:rPr>
          <w:rFonts w:ascii="Times New Roman" w:hAnsi="Times New Roman" w:cs="Times New Roman"/>
          <w:sz w:val="24"/>
        </w:rPr>
        <w:t xml:space="preserve">, and protective service. Although the categorizations of the survey and the ACS data are different, this is generally consistent with the </w:t>
      </w:r>
      <w:del w:id="1802" w:author="Liu, Luyu" w:date="2020-08-05T22:44:00Z">
        <w:r w:rsidDel="00FD70E5">
          <w:rPr>
            <w:rFonts w:ascii="Times New Roman" w:hAnsi="Times New Roman" w:cs="Times New Roman"/>
            <w:sz w:val="24"/>
          </w:rPr>
          <w:delText xml:space="preserve">non-physical </w:delText>
        </w:r>
      </w:del>
      <w:r>
        <w:rPr>
          <w:rFonts w:ascii="Times New Roman" w:hAnsi="Times New Roman" w:cs="Times New Roman"/>
          <w:sz w:val="24"/>
        </w:rPr>
        <w:t>occupation categories we derive</w:t>
      </w:r>
      <w:del w:id="1803" w:author="Miller, Harvey J." w:date="2020-08-04T15:16:00Z">
        <w:r w:rsidDel="00D32EF1">
          <w:rPr>
            <w:rFonts w:ascii="Times New Roman" w:hAnsi="Times New Roman" w:cs="Times New Roman"/>
            <w:sz w:val="24"/>
          </w:rPr>
          <w:delText>d</w:delText>
        </w:r>
      </w:del>
      <w:r>
        <w:rPr>
          <w:rFonts w:ascii="Times New Roman" w:hAnsi="Times New Roman" w:cs="Times New Roman"/>
          <w:sz w:val="24"/>
        </w:rPr>
        <w:t xml:space="preserve"> from th</w:t>
      </w:r>
      <w:ins w:id="1804" w:author="Miller, Harvey J." w:date="2020-08-04T15:16:00Z">
        <w:r w:rsidR="00D32EF1">
          <w:rPr>
            <w:rFonts w:ascii="Times New Roman" w:hAnsi="Times New Roman" w:cs="Times New Roman"/>
            <w:sz w:val="24"/>
          </w:rPr>
          <w:t>e ACS</w:t>
        </w:r>
      </w:ins>
      <w:del w:id="1805" w:author="Miller, Harvey J." w:date="2020-08-04T15:16:00Z">
        <w:r w:rsidDel="00D32EF1">
          <w:rPr>
            <w:rFonts w:ascii="Times New Roman" w:hAnsi="Times New Roman" w:cs="Times New Roman"/>
            <w:sz w:val="24"/>
          </w:rPr>
          <w:delText>at</w:delText>
        </w:r>
      </w:del>
      <w:r>
        <w:rPr>
          <w:rFonts w:ascii="Times New Roman" w:hAnsi="Times New Roman" w:cs="Times New Roman"/>
          <w:sz w:val="24"/>
        </w:rPr>
        <w:t xml:space="preserve"> data. </w:t>
      </w:r>
    </w:p>
    <w:p w14:paraId="6ACDA72E" w14:textId="72C599A0" w:rsidR="00077492" w:rsidRDefault="00077492">
      <w:pPr>
        <w:spacing w:line="240" w:lineRule="auto"/>
        <w:ind w:firstLine="720"/>
        <w:jc w:val="both"/>
        <w:rPr>
          <w:rFonts w:ascii="Times New Roman" w:hAnsi="Times New Roman" w:cs="Times New Roman"/>
          <w:sz w:val="24"/>
        </w:rPr>
        <w:pPrChange w:id="1806"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1807" w:author="Liu, Luyu" w:date="2020-07-20T23:14:00Z">
          <w:pPr>
            <w:spacing w:line="480" w:lineRule="auto"/>
          </w:pPr>
        </w:pPrChange>
      </w:pPr>
    </w:p>
    <w:p w14:paraId="2AB1FC09" w14:textId="77777777" w:rsidR="00077492" w:rsidRPr="00FF2732" w:rsidRDefault="00077492">
      <w:pPr>
        <w:spacing w:line="240" w:lineRule="auto"/>
        <w:jc w:val="both"/>
        <w:rPr>
          <w:rStyle w:val="Emphasis"/>
          <w:rPrChange w:id="1808" w:author="Liu, Luyu" w:date="2020-08-02T21:18:00Z">
            <w:rPr/>
          </w:rPrChange>
        </w:rPr>
        <w:pPrChange w:id="1809" w:author="Liu, Luyu" w:date="2020-08-02T21:18:00Z">
          <w:pPr>
            <w:pStyle w:val="ListParagraph"/>
            <w:numPr>
              <w:ilvl w:val="2"/>
              <w:numId w:val="2"/>
            </w:numPr>
            <w:spacing w:line="480" w:lineRule="auto"/>
            <w:ind w:hanging="720"/>
            <w:jc w:val="both"/>
          </w:pPr>
        </w:pPrChange>
      </w:pPr>
      <w:r w:rsidRPr="00FF2732">
        <w:rPr>
          <w:rStyle w:val="Emphasis"/>
          <w:rPrChange w:id="1810" w:author="Liu, Luyu" w:date="2020-08-02T21:18:00Z">
            <w:rPr/>
          </w:rPrChange>
        </w:rPr>
        <w:t>Age</w:t>
      </w:r>
    </w:p>
    <w:p w14:paraId="091EBDEA" w14:textId="2CE0ADB9" w:rsidR="00077492" w:rsidRDefault="00077492">
      <w:pPr>
        <w:spacing w:line="240" w:lineRule="auto"/>
        <w:ind w:firstLine="720"/>
        <w:jc w:val="both"/>
        <w:rPr>
          <w:rFonts w:ascii="Times New Roman" w:hAnsi="Times New Roman" w:cs="Times New Roman"/>
          <w:sz w:val="24"/>
        </w:rPr>
        <w:pPrChange w:id="1811" w:author="Liu, Luyu" w:date="2020-08-02T21:21:00Z">
          <w:pPr>
            <w:spacing w:line="480" w:lineRule="auto"/>
            <w:jc w:val="both"/>
          </w:pPr>
        </w:pPrChange>
      </w:pPr>
      <w:r>
        <w:rPr>
          <w:rFonts w:ascii="Times New Roman" w:hAnsi="Times New Roman" w:cs="Times New Roman"/>
          <w:sz w:val="24"/>
        </w:rPr>
        <w:t xml:space="preserve">The ratio of the population over 45 years old </w:t>
      </w:r>
      <w:ins w:id="1812" w:author="Miller, Harvey J." w:date="2020-08-06T10:04:00Z">
        <w:r w:rsidR="00C44CA3">
          <w:rPr>
            <w:rFonts w:ascii="Times New Roman" w:hAnsi="Times New Roman" w:cs="Times New Roman"/>
            <w:sz w:val="24"/>
          </w:rPr>
          <w:t xml:space="preserve">is </w:t>
        </w:r>
      </w:ins>
      <w:ins w:id="1813" w:author="Miller, Harvey J." w:date="2020-08-04T15:17:00Z">
        <w:r w:rsidR="00D32EF1">
          <w:rPr>
            <w:rFonts w:ascii="Times New Roman" w:hAnsi="Times New Roman" w:cs="Times New Roman"/>
            <w:sz w:val="24"/>
          </w:rPr>
          <w:t>associate</w:t>
        </w:r>
      </w:ins>
      <w:ins w:id="1814" w:author="Miller, Harvey J." w:date="2020-08-06T10:04:00Z">
        <w:r w:rsidR="00C44CA3">
          <w:rPr>
            <w:rFonts w:ascii="Times New Roman" w:hAnsi="Times New Roman" w:cs="Times New Roman"/>
            <w:sz w:val="24"/>
          </w:rPr>
          <w:t>d</w:t>
        </w:r>
      </w:ins>
      <w:ins w:id="1815" w:author="Miller, Harvey J." w:date="2020-08-04T15:17:00Z">
        <w:r w:rsidR="00D32EF1">
          <w:rPr>
            <w:rFonts w:ascii="Times New Roman" w:hAnsi="Times New Roman" w:cs="Times New Roman"/>
            <w:sz w:val="24"/>
          </w:rPr>
          <w:t xml:space="preserve"> </w:t>
        </w:r>
      </w:ins>
      <w:del w:id="1816" w:author="Miller, Harvey J." w:date="2020-08-04T15:17:00Z">
        <w:r w:rsidDel="00D32EF1">
          <w:rPr>
            <w:rFonts w:ascii="Times New Roman" w:hAnsi="Times New Roman" w:cs="Times New Roman"/>
            <w:sz w:val="24"/>
          </w:rPr>
          <w:delText xml:space="preserve">is associated </w:delText>
        </w:r>
      </w:del>
      <w:r>
        <w:rPr>
          <w:rFonts w:ascii="Times New Roman" w:hAnsi="Times New Roman" w:cs="Times New Roman"/>
          <w:sz w:val="24"/>
        </w:rPr>
        <w:t xml:space="preserve">with higher </w:t>
      </w:r>
      <w:del w:id="1817" w:author="Liu, Luyu" w:date="2020-07-29T17:26:00Z">
        <w:r w:rsidDel="00E71AC6">
          <w:rPr>
            <w:rFonts w:ascii="Times New Roman" w:hAnsi="Times New Roman" w:cs="Times New Roman"/>
            <w:sz w:val="24"/>
          </w:rPr>
          <w:delText>floor</w:delText>
        </w:r>
      </w:del>
      <w:ins w:id="181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1819" w:author="Miller, Harvey J." w:date="2020-08-06T10:04:00Z">
        <w:r w:rsidR="00C44CA3">
          <w:rPr>
            <w:rFonts w:ascii="Times New Roman" w:hAnsi="Times New Roman" w:cs="Times New Roman"/>
            <w:sz w:val="24"/>
          </w:rPr>
          <w:t xml:space="preserve">older </w:t>
        </w:r>
      </w:ins>
      <w:ins w:id="1820" w:author="Liu, Luyu" w:date="2020-08-05T22:44:00Z">
        <w:del w:id="1821" w:author="Miller, Harvey J." w:date="2020-08-06T10:04:00Z">
          <w:r w:rsidR="00053D48" w:rsidDel="00C44CA3">
            <w:rPr>
              <w:rFonts w:ascii="Times New Roman" w:hAnsi="Times New Roman" w:cs="Times New Roman"/>
              <w:sz w:val="24"/>
            </w:rPr>
            <w:delText xml:space="preserve">more </w:delText>
          </w:r>
        </w:del>
      </w:ins>
      <w:ins w:id="1822" w:author="Liu, Luyu" w:date="2020-08-05T22:45:00Z">
        <w:del w:id="1823" w:author="Miller, Harvey J." w:date="2020-08-06T10:04:00Z">
          <w:r w:rsidR="00053D48" w:rsidDel="00C44CA3">
            <w:rPr>
              <w:rFonts w:ascii="Times New Roman" w:hAnsi="Times New Roman" w:cs="Times New Roman"/>
              <w:sz w:val="24"/>
            </w:rPr>
            <w:delText xml:space="preserve">senior </w:delText>
          </w:r>
        </w:del>
      </w:ins>
      <w:del w:id="1824" w:author="Liu, Luyu" w:date="2020-08-05T22:45:00Z">
        <w:r w:rsidDel="00053D48">
          <w:rPr>
            <w:rFonts w:ascii="Times New Roman" w:hAnsi="Times New Roman" w:cs="Times New Roman"/>
            <w:sz w:val="24"/>
          </w:rPr>
          <w:delText xml:space="preserve">older </w:delText>
        </w:r>
      </w:del>
      <w:r>
        <w:rPr>
          <w:rFonts w:ascii="Times New Roman" w:hAnsi="Times New Roman" w:cs="Times New Roman"/>
          <w:sz w:val="24"/>
        </w:rPr>
        <w:t xml:space="preserve">people in a community </w:t>
      </w:r>
      <w:ins w:id="1825" w:author="Miller, Harvey J." w:date="2020-08-06T10:04:00Z">
        <w:r w:rsidR="00C44CA3">
          <w:rPr>
            <w:rFonts w:ascii="Times New Roman" w:hAnsi="Times New Roman" w:cs="Times New Roman"/>
            <w:sz w:val="24"/>
          </w:rPr>
          <w:t>indi</w:t>
        </w:r>
      </w:ins>
      <w:ins w:id="1826" w:author="Miller, Harvey J." w:date="2020-08-06T10:05:00Z">
        <w:r w:rsidR="00C44CA3">
          <w:rPr>
            <w:rFonts w:ascii="Times New Roman" w:hAnsi="Times New Roman" w:cs="Times New Roman"/>
            <w:sz w:val="24"/>
          </w:rPr>
          <w:t>cate</w:t>
        </w:r>
      </w:ins>
      <w:ins w:id="1827" w:author="Liu, Luyu" w:date="2020-08-05T22:45:00Z">
        <w:del w:id="1828" w:author="Miller, Harvey J." w:date="2020-08-06T10:04:00Z">
          <w:r w:rsidR="00CC1D5A" w:rsidDel="00C44CA3">
            <w:rPr>
              <w:rFonts w:ascii="Times New Roman" w:hAnsi="Times New Roman" w:cs="Times New Roman"/>
              <w:sz w:val="24"/>
            </w:rPr>
            <w:delText>suggest</w:delText>
          </w:r>
        </w:del>
        <w:r w:rsidR="00DA2EDC">
          <w:rPr>
            <w:rFonts w:ascii="Times New Roman" w:hAnsi="Times New Roman" w:cs="Times New Roman"/>
            <w:sz w:val="24"/>
          </w:rPr>
          <w:t xml:space="preserve"> </w:t>
        </w:r>
      </w:ins>
      <w:del w:id="1829" w:author="Liu, Luyu" w:date="2020-08-05T22:45:00Z">
        <w:r w:rsidDel="00DA2EDC">
          <w:rPr>
            <w:rFonts w:ascii="Times New Roman" w:hAnsi="Times New Roman" w:cs="Times New Roman"/>
            <w:sz w:val="24"/>
          </w:rPr>
          <w:delText xml:space="preserve">mean </w:delText>
        </w:r>
      </w:del>
      <w:r>
        <w:rPr>
          <w:rFonts w:ascii="Times New Roman" w:hAnsi="Times New Roman" w:cs="Times New Roman"/>
          <w:sz w:val="24"/>
        </w:rPr>
        <w:t xml:space="preserve">higher levels of continued transit use during the pandemic. </w:t>
      </w:r>
      <w:ins w:id="1830" w:author="Miller, Harvey J." w:date="2020-08-04T15:17:00Z">
        <w:r w:rsidR="00EB0148">
          <w:rPr>
            <w:rFonts w:ascii="Times New Roman" w:hAnsi="Times New Roman" w:cs="Times New Roman"/>
            <w:sz w:val="24"/>
          </w:rPr>
          <w:t>The Transit user survey</w:t>
        </w:r>
        <w:r w:rsidR="00EB0148">
          <w:rPr>
            <w:rFonts w:ascii="Times New Roman" w:hAnsi="Times New Roman" w:cs="Times New Roman" w:hint="eastAsia"/>
            <w:sz w:val="24"/>
          </w:rPr>
          <w:t xml:space="preserve"> </w:t>
        </w:r>
      </w:ins>
      <w:del w:id="1831" w:author="Miller, Harvey J." w:date="2020-08-04T15:17:00Z">
        <w:r w:rsidDel="00EB0148">
          <w:rPr>
            <w:rFonts w:ascii="Times New Roman" w:hAnsi="Times New Roman" w:cs="Times New Roman" w:hint="eastAsia"/>
            <w:sz w:val="24"/>
          </w:rPr>
          <w:delText>This</w:delText>
        </w:r>
        <w:r w:rsidDel="00EB0148">
          <w:rPr>
            <w:rFonts w:ascii="Times New Roman" w:hAnsi="Times New Roman" w:cs="Times New Roman"/>
            <w:sz w:val="24"/>
          </w:rPr>
          <w:delText xml:space="preserve"> result is </w:delText>
        </w:r>
      </w:del>
      <w:r>
        <w:rPr>
          <w:rFonts w:ascii="Times New Roman" w:hAnsi="Times New Roman" w:cs="Times New Roman"/>
          <w:sz w:val="24"/>
        </w:rPr>
        <w:t>also support</w:t>
      </w:r>
      <w:ins w:id="1832" w:author="Miller, Harvey J." w:date="2020-08-04T15:17:00Z">
        <w:r w:rsidR="00EB0148">
          <w:rPr>
            <w:rFonts w:ascii="Times New Roman" w:hAnsi="Times New Roman" w:cs="Times New Roman"/>
            <w:sz w:val="24"/>
          </w:rPr>
          <w:t>s</w:t>
        </w:r>
      </w:ins>
      <w:del w:id="1833" w:author="Miller, Harvey J." w:date="2020-08-04T15:17:00Z">
        <w:r w:rsidDel="00EB0148">
          <w:rPr>
            <w:rFonts w:ascii="Times New Roman" w:hAnsi="Times New Roman" w:cs="Times New Roman"/>
            <w:sz w:val="24"/>
          </w:rPr>
          <w:delText>ed</w:delText>
        </w:r>
      </w:del>
      <w:r>
        <w:rPr>
          <w:rFonts w:ascii="Times New Roman" w:hAnsi="Times New Roman" w:cs="Times New Roman"/>
          <w:sz w:val="24"/>
        </w:rPr>
        <w:t xml:space="preserve"> </w:t>
      </w:r>
      <w:ins w:id="1834" w:author="Miller, Harvey J." w:date="2020-08-04T15:17:00Z">
        <w:r w:rsidR="00EB0148">
          <w:rPr>
            <w:rFonts w:ascii="Times New Roman" w:hAnsi="Times New Roman" w:cs="Times New Roman"/>
            <w:sz w:val="24"/>
          </w:rPr>
          <w:t>this result</w:t>
        </w:r>
      </w:ins>
      <w:del w:id="1835" w:author="Miller, Harvey J." w:date="2020-08-04T15:17:00Z">
        <w:r w:rsidDel="00EB0148">
          <w:rPr>
            <w:rFonts w:ascii="Times New Roman" w:hAnsi="Times New Roman" w:cs="Times New Roman"/>
            <w:sz w:val="24"/>
          </w:rPr>
          <w:delText>by the Transit user survey</w:delText>
        </w:r>
      </w:del>
      <w:r>
        <w:rPr>
          <w:rFonts w:ascii="Times New Roman" w:hAnsi="Times New Roman" w:cs="Times New Roman"/>
          <w:sz w:val="24"/>
        </w:rPr>
        <w:t xml:space="preserve">.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1836" w:author="Liu, Luyu" w:date="2020-07-20T23:14:00Z">
          <w:pPr>
            <w:spacing w:line="480" w:lineRule="auto"/>
          </w:pPr>
        </w:pPrChange>
      </w:pPr>
    </w:p>
    <w:p w14:paraId="6F8DA79B" w14:textId="295BD5AE" w:rsidR="00077492" w:rsidRPr="00FF2732" w:rsidRDefault="00077492">
      <w:pPr>
        <w:spacing w:line="240" w:lineRule="auto"/>
        <w:jc w:val="both"/>
        <w:rPr>
          <w:rStyle w:val="Emphasis"/>
          <w:rPrChange w:id="1837" w:author="Liu, Luyu" w:date="2020-08-02T21:19:00Z">
            <w:rPr/>
          </w:rPrChange>
        </w:rPr>
        <w:pPrChange w:id="1838" w:author="Liu, Luyu" w:date="2020-08-02T21:19:00Z">
          <w:pPr>
            <w:pStyle w:val="ListParagraph"/>
            <w:numPr>
              <w:ilvl w:val="2"/>
              <w:numId w:val="2"/>
            </w:numPr>
            <w:spacing w:line="480" w:lineRule="auto"/>
            <w:ind w:hanging="720"/>
            <w:jc w:val="both"/>
          </w:pPr>
        </w:pPrChange>
      </w:pPr>
      <w:r w:rsidRPr="00FF2732">
        <w:rPr>
          <w:rStyle w:val="Emphasis"/>
          <w:rPrChange w:id="1839" w:author="Liu, Luyu" w:date="2020-08-02T21:19:00Z">
            <w:rPr/>
          </w:rPrChange>
        </w:rPr>
        <w:t>African American</w:t>
      </w:r>
      <w:ins w:id="1840" w:author="Liu, Luyu" w:date="2020-08-05T22:45:00Z">
        <w:r w:rsidR="0010496F">
          <w:rPr>
            <w:rStyle w:val="Emphasis"/>
          </w:rPr>
          <w:t xml:space="preserve"> and Female</w:t>
        </w:r>
      </w:ins>
    </w:p>
    <w:p w14:paraId="2863D3FB" w14:textId="229DF7BE" w:rsidR="00077492" w:rsidRDefault="00077492">
      <w:pPr>
        <w:spacing w:line="240" w:lineRule="auto"/>
        <w:ind w:firstLine="720"/>
        <w:jc w:val="both"/>
        <w:rPr>
          <w:rFonts w:ascii="Times New Roman" w:hAnsi="Times New Roman" w:cs="Times New Roman"/>
          <w:sz w:val="24"/>
        </w:rPr>
        <w:pPrChange w:id="1841" w:author="Liu, Luyu" w:date="2020-08-02T21:21:00Z">
          <w:pPr>
            <w:spacing w:line="480" w:lineRule="auto"/>
            <w:jc w:val="both"/>
          </w:pPr>
        </w:pPrChange>
      </w:pPr>
      <w:r>
        <w:rPr>
          <w:rFonts w:ascii="Times New Roman" w:hAnsi="Times New Roman" w:cs="Times New Roman"/>
          <w:sz w:val="24"/>
        </w:rPr>
        <w:t xml:space="preserve">The regression analyses also </w:t>
      </w:r>
      <w:ins w:id="1842" w:author="Miller, Harvey J." w:date="2020-08-04T15:18:00Z">
        <w:r w:rsidR="00EB0148">
          <w:rPr>
            <w:rFonts w:ascii="Times New Roman" w:hAnsi="Times New Roman" w:cs="Times New Roman"/>
            <w:sz w:val="24"/>
          </w:rPr>
          <w:t xml:space="preserve">indicates </w:t>
        </w:r>
      </w:ins>
      <w:del w:id="1843" w:author="Miller, Harvey J." w:date="2020-08-04T15:18:00Z">
        <w:r w:rsidDel="00EB0148">
          <w:rPr>
            <w:rFonts w:ascii="Times New Roman" w:hAnsi="Times New Roman" w:cs="Times New Roman" w:hint="eastAsia"/>
            <w:sz w:val="24"/>
          </w:rPr>
          <w:delText>suggest</w:delText>
        </w:r>
        <w:r w:rsidDel="00EB0148">
          <w:rPr>
            <w:rFonts w:ascii="Times New Roman" w:hAnsi="Times New Roman" w:cs="Times New Roman"/>
            <w:sz w:val="24"/>
          </w:rPr>
          <w:delText xml:space="preserve"> </w:delText>
        </w:r>
      </w:del>
      <w:r>
        <w:rPr>
          <w:rFonts w:ascii="Times New Roman" w:hAnsi="Times New Roman" w:cs="Times New Roman"/>
          <w:sz w:val="24"/>
        </w:rPr>
        <w:t xml:space="preserve">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1844" w:author="Liu, Luyu" w:date="2020-07-29T23:39:00Z">
        <w:r w:rsidR="002130AB">
          <w:rPr>
            <w:rFonts w:ascii="Times New Roman" w:hAnsi="Times New Roman" w:cs="Times New Roman"/>
            <w:sz w:val="24"/>
          </w:rPr>
          <w:t xml:space="preserve">in </w:t>
        </w:r>
      </w:ins>
      <w:ins w:id="1845"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46"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1847"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1848" w:author="Liu, Luyu" w:date="2020-08-02T21:32:00Z">
        <w:r w:rsidR="002130AB">
          <w:rPr>
            <w:rFonts w:ascii="Times New Roman" w:hAnsi="Times New Roman" w:cs="Times New Roman"/>
            <w:sz w:val="24"/>
          </w:rPr>
          <w:fldChar w:fldCharType="end"/>
        </w:r>
      </w:del>
      <w:ins w:id="1849" w:author="Liu, Luyu" w:date="2020-07-29T23:39:00Z">
        <w:r w:rsidR="002130AB">
          <w:rPr>
            <w:rFonts w:ascii="Times New Roman" w:hAnsi="Times New Roman" w:cs="Times New Roman"/>
            <w:sz w:val="24"/>
          </w:rPr>
          <w:t xml:space="preserve"> </w:t>
        </w:r>
      </w:ins>
      <w:del w:id="1850"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1851" w:author="Liu, Luyu" w:date="2020-07-29T17:26:00Z">
        <w:r w:rsidDel="00E71AC6">
          <w:rPr>
            <w:rFonts w:ascii="Times New Roman" w:hAnsi="Times New Roman" w:cs="Times New Roman"/>
            <w:sz w:val="24"/>
          </w:rPr>
          <w:delText>floor</w:delText>
        </w:r>
      </w:del>
      <w:ins w:id="185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w:t>
      </w:r>
      <w:ins w:id="1853" w:author="Miller, Harvey J." w:date="2020-08-04T15:18:00Z">
        <w:r w:rsidR="00EB0148">
          <w:rPr>
            <w:rFonts w:ascii="Times New Roman" w:hAnsi="Times New Roman" w:cs="Times New Roman"/>
            <w:sz w:val="24"/>
          </w:rPr>
          <w:t xml:space="preserve">Transit </w:t>
        </w:r>
      </w:ins>
      <w:r>
        <w:rPr>
          <w:rFonts w:ascii="Times New Roman" w:hAnsi="Times New Roman" w:cs="Times New Roman"/>
          <w:sz w:val="24"/>
        </w:rPr>
        <w:t>user survey. During the pandemic, African American people have the greatest share (&gt;35%) of riders compared with other races in the US, while Caucasian</w:t>
      </w:r>
      <w:ins w:id="1854" w:author="Miller, Harvey J." w:date="2020-08-04T15:18:00Z">
        <w:r w:rsidR="00EB0148">
          <w:rPr>
            <w:rFonts w:ascii="Times New Roman" w:hAnsi="Times New Roman" w:cs="Times New Roman"/>
            <w:sz w:val="24"/>
          </w:rPr>
          <w:t>s</w:t>
        </w:r>
      </w:ins>
      <w:r>
        <w:rPr>
          <w:rFonts w:ascii="Times New Roman" w:hAnsi="Times New Roman" w:cs="Times New Roman"/>
          <w:sz w:val="24"/>
        </w:rPr>
        <w:t xml:space="preserve"> were the majority (&gt;40%) of the rider before the pandemic based on the 2017 APTA survey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1855" w:author="Liu, Luyu" w:date="2020-07-29T17:26:00Z">
        <w:r w:rsidDel="00E71AC6">
          <w:rPr>
            <w:rFonts w:ascii="Times New Roman" w:hAnsi="Times New Roman" w:cs="Times New Roman"/>
            <w:sz w:val="24"/>
          </w:rPr>
          <w:delText>floor</w:delText>
        </w:r>
      </w:del>
      <w:ins w:id="185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5EE591DB" w:rsidR="00077492" w:rsidRDefault="00077492">
      <w:pPr>
        <w:spacing w:line="240" w:lineRule="auto"/>
        <w:jc w:val="both"/>
        <w:rPr>
          <w:rFonts w:ascii="Times New Roman" w:hAnsi="Times New Roman" w:cs="Times New Roman"/>
          <w:sz w:val="24"/>
        </w:rPr>
        <w:pPrChange w:id="1857" w:author="Liu, Luyu" w:date="2020-07-20T23:14:00Z">
          <w:pPr>
            <w:spacing w:line="480" w:lineRule="auto"/>
            <w:jc w:val="both"/>
          </w:pPr>
        </w:pPrChange>
      </w:pPr>
      <w:r>
        <w:rPr>
          <w:rFonts w:ascii="Times New Roman" w:hAnsi="Times New Roman" w:cs="Times New Roman"/>
          <w:sz w:val="24"/>
        </w:rPr>
        <w:tab/>
        <w:t xml:space="preserve">Higher </w:t>
      </w:r>
      <w:del w:id="1858" w:author="Liu, Luyu" w:date="2020-07-29T17:26:00Z">
        <w:r w:rsidDel="00E71AC6">
          <w:rPr>
            <w:rFonts w:ascii="Times New Roman" w:hAnsi="Times New Roman" w:cs="Times New Roman"/>
            <w:sz w:val="24"/>
          </w:rPr>
          <w:delText>floor</w:delText>
        </w:r>
      </w:del>
      <w:ins w:id="185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1860" w:author="Liu, Luyu" w:date="2020-08-02T22:09:00Z">
        <w:r w:rsidR="009F217C">
          <w:rPr>
            <w:rFonts w:ascii="Times New Roman" w:hAnsi="Times New Roman" w:cs="Times New Roman"/>
            <w:sz w:val="24"/>
          </w:rPr>
          <w:t>id</w:t>
        </w:r>
      </w:ins>
      <w:del w:id="1861"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multicollinearity with the ratio of African Americans in </w:t>
      </w:r>
      <w:r>
        <w:rPr>
          <w:rFonts w:ascii="Times New Roman" w:hAnsi="Times New Roman" w:cs="Times New Roman"/>
          <w:sz w:val="24"/>
        </w:rPr>
        <w:lastRenderedPageBreak/>
        <w:t>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1862" w:author="Liu, Luyu" w:date="2020-07-20T23:14:00Z">
          <w:pPr>
            <w:spacing w:line="480" w:lineRule="auto"/>
          </w:pPr>
        </w:pPrChange>
      </w:pPr>
    </w:p>
    <w:p w14:paraId="64ED299A" w14:textId="77777777" w:rsidR="00077492" w:rsidRPr="00FF2732" w:rsidRDefault="00077492">
      <w:pPr>
        <w:spacing w:line="240" w:lineRule="auto"/>
        <w:jc w:val="both"/>
        <w:rPr>
          <w:rStyle w:val="Emphasis"/>
          <w:rPrChange w:id="1863" w:author="Liu, Luyu" w:date="2020-08-02T21:19:00Z">
            <w:rPr/>
          </w:rPrChange>
        </w:rPr>
        <w:pPrChange w:id="1864" w:author="Liu, Luyu" w:date="2020-08-02T21:19:00Z">
          <w:pPr>
            <w:pStyle w:val="ListParagraph"/>
            <w:numPr>
              <w:ilvl w:val="2"/>
              <w:numId w:val="2"/>
            </w:numPr>
            <w:spacing w:line="480" w:lineRule="auto"/>
            <w:ind w:hanging="720"/>
            <w:jc w:val="both"/>
          </w:pPr>
        </w:pPrChange>
      </w:pPr>
      <w:r w:rsidRPr="00FF2732">
        <w:rPr>
          <w:rStyle w:val="Emphasis"/>
          <w:rPrChange w:id="1865" w:author="Liu, Luyu" w:date="2020-08-02T21:19:00Z">
            <w:rPr/>
          </w:rPrChange>
        </w:rPr>
        <w:t>Awareness</w:t>
      </w:r>
    </w:p>
    <w:p w14:paraId="7961D780" w14:textId="2C20161E" w:rsidR="00077492" w:rsidRDefault="00077492">
      <w:pPr>
        <w:spacing w:line="240" w:lineRule="auto"/>
        <w:ind w:firstLine="720"/>
        <w:jc w:val="both"/>
        <w:rPr>
          <w:rFonts w:ascii="Times New Roman" w:hAnsi="Times New Roman" w:cs="Times New Roman"/>
          <w:sz w:val="24"/>
        </w:rPr>
        <w:pPrChange w:id="1866" w:author="Liu, Luyu" w:date="2020-08-02T21:21:00Z">
          <w:pPr>
            <w:spacing w:line="480" w:lineRule="auto"/>
            <w:jc w:val="both"/>
          </w:pPr>
        </w:pPrChange>
      </w:pPr>
      <w:r>
        <w:rPr>
          <w:rFonts w:ascii="Times New Roman" w:hAnsi="Times New Roman" w:cs="Times New Roman"/>
          <w:sz w:val="24"/>
        </w:rPr>
        <w:t xml:space="preserve">The Google search trend index for </w:t>
      </w:r>
      <w:del w:id="1867" w:author="Liu, Luyu" w:date="2020-08-05T22:46:00Z">
        <w:r w:rsidDel="005D7633">
          <w:rPr>
            <w:rFonts w:ascii="Times New Roman" w:hAnsi="Times New Roman" w:cs="Times New Roman"/>
            <w:sz w:val="24"/>
          </w:rPr>
          <w:delText>COVID-19</w:delText>
        </w:r>
      </w:del>
      <w:ins w:id="1868" w:author="Liu, Luyu" w:date="2020-08-05T22:46:00Z">
        <w:r w:rsidR="005D7633">
          <w:rPr>
            <w:rFonts w:ascii="Times New Roman" w:hAnsi="Times New Roman" w:cs="Times New Roman"/>
            <w:sz w:val="24"/>
          </w:rPr>
          <w:t>the keyword “Coronavirus”</w:t>
        </w:r>
      </w:ins>
      <w:r>
        <w:rPr>
          <w:rFonts w:ascii="Times New Roman" w:hAnsi="Times New Roman" w:cs="Times New Roman"/>
          <w:sz w:val="24"/>
        </w:rPr>
        <w:t xml:space="preserve"> is significantly associated with the </w:t>
      </w:r>
      <w:del w:id="1869" w:author="Liu, Luyu" w:date="2020-07-29T17:26:00Z">
        <w:r w:rsidDel="00E71AC6">
          <w:rPr>
            <w:rFonts w:ascii="Times New Roman" w:hAnsi="Times New Roman" w:cs="Times New Roman"/>
            <w:sz w:val="24"/>
          </w:rPr>
          <w:delText>floor</w:delText>
        </w:r>
      </w:del>
      <w:ins w:id="187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871" w:author="Liu, Luyu" w:date="2020-07-29T17:26:00Z">
        <w:r w:rsidDel="00E71AC6">
          <w:rPr>
            <w:rFonts w:ascii="Times New Roman" w:hAnsi="Times New Roman" w:cs="Times New Roman"/>
            <w:sz w:val="24"/>
          </w:rPr>
          <w:delText>floor</w:delText>
        </w:r>
      </w:del>
      <w:ins w:id="187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w:t>
      </w:r>
      <w:ins w:id="1873" w:author="Liu, Luyu" w:date="2020-08-05T22:46:00Z">
        <w:r w:rsidR="005D7633">
          <w:rPr>
            <w:rFonts w:ascii="Times New Roman" w:hAnsi="Times New Roman" w:cs="Times New Roman"/>
            <w:sz w:val="24"/>
          </w:rPr>
          <w:t xml:space="preserve">“Coronavirus” </w:t>
        </w:r>
      </w:ins>
      <w:del w:id="1874" w:author="Liu, Luyu" w:date="2020-08-05T22:46:00Z">
        <w:r w:rsidDel="005D7633">
          <w:rPr>
            <w:rFonts w:ascii="Times New Roman" w:hAnsi="Times New Roman" w:cs="Times New Roman"/>
            <w:sz w:val="24"/>
          </w:rPr>
          <w:delText xml:space="preserve">COVID-19 </w:delText>
        </w:r>
      </w:del>
      <w:r>
        <w:rPr>
          <w:rFonts w:ascii="Times New Roman" w:hAnsi="Times New Roman" w:cs="Times New Roman"/>
          <w:sz w:val="24"/>
        </w:rPr>
        <w:t>has a higher ratio among all Google searches in that region. This indicates the effects of people’s awareness and concern</w:t>
      </w:r>
      <w:ins w:id="1875" w:author="Miller, Harvey J." w:date="2020-08-04T15:20:00Z">
        <w:r w:rsidR="00EB0148">
          <w:rPr>
            <w:rFonts w:ascii="Times New Roman" w:hAnsi="Times New Roman" w:cs="Times New Roman"/>
            <w:sz w:val="24"/>
          </w:rPr>
          <w:t xml:space="preserve"> on avoiding</w:t>
        </w:r>
      </w:ins>
      <w:del w:id="1876" w:author="Miller, Harvey J." w:date="2020-08-04T15:20:00Z">
        <w:r w:rsidDel="00EB0148">
          <w:rPr>
            <w:rFonts w:ascii="Times New Roman" w:hAnsi="Times New Roman" w:cs="Times New Roman"/>
            <w:sz w:val="24"/>
          </w:rPr>
          <w:delText>: with more people perhaps following the stay-at-home order, more will avoid</w:delText>
        </w:r>
      </w:del>
      <w:r>
        <w:rPr>
          <w:rFonts w:ascii="Times New Roman" w:hAnsi="Times New Roman" w:cs="Times New Roman"/>
          <w:sz w:val="24"/>
        </w:rPr>
        <w:t xml:space="preserve"> </w:t>
      </w:r>
      <w:ins w:id="1877" w:author="Miller, Harvey J." w:date="2020-08-04T15:20:00Z">
        <w:r w:rsidR="00EB0148">
          <w:rPr>
            <w:rFonts w:ascii="Times New Roman" w:hAnsi="Times New Roman" w:cs="Times New Roman"/>
            <w:sz w:val="24"/>
          </w:rPr>
          <w:t>non-</w:t>
        </w:r>
      </w:ins>
      <w:del w:id="1878" w:author="Miller, Harvey J." w:date="2020-08-04T15:20:00Z">
        <w:r w:rsidDel="00EB0148">
          <w:rPr>
            <w:rFonts w:ascii="Times New Roman" w:hAnsi="Times New Roman" w:cs="Times New Roman"/>
            <w:sz w:val="24"/>
          </w:rPr>
          <w:delText>un</w:delText>
        </w:r>
      </w:del>
      <w:r>
        <w:rPr>
          <w:rFonts w:ascii="Times New Roman" w:hAnsi="Times New Roman" w:cs="Times New Roman"/>
          <w:sz w:val="24"/>
        </w:rPr>
        <w:t>essential public transit trips. However, in</w:t>
      </w:r>
      <w:ins w:id="1879" w:author="Liu, Luyu" w:date="2020-07-29T23:39:00Z">
        <w:r w:rsidR="00F13EE2">
          <w:rPr>
            <w:rFonts w:ascii="Times New Roman" w:hAnsi="Times New Roman" w:cs="Times New Roman"/>
            <w:sz w:val="24"/>
          </w:rPr>
          <w:t xml:space="preserve"> </w:t>
        </w:r>
      </w:ins>
      <w:ins w:id="1880"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81"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882" w:author="Liu, Luyu" w:date="2020-08-02T21:32:00Z">
        <w:r w:rsidR="00057EE9">
          <w:rPr>
            <w:rFonts w:ascii="Times New Roman" w:hAnsi="Times New Roman" w:cs="Times New Roman"/>
            <w:sz w:val="24"/>
          </w:rPr>
          <w:fldChar w:fldCharType="end"/>
        </w:r>
      </w:ins>
      <w:del w:id="1883"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884"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885"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Google search trend index is not highly influential: it has the lowest R-squared</w:t>
      </w:r>
      <w:del w:id="1886" w:author="Miller, Harvey J." w:date="2020-08-04T15:20:00Z">
        <w:r w:rsidDel="00EB0148">
          <w:rPr>
            <w:rFonts w:ascii="Times New Roman" w:hAnsi="Times New Roman" w:cs="Times New Roman"/>
            <w:sz w:val="24"/>
          </w:rPr>
          <w:delText xml:space="preserve"> </w:delText>
        </w:r>
      </w:del>
      <w:ins w:id="1887" w:author="Miller, Harvey J." w:date="2020-08-04T15:20:00Z">
        <w:r w:rsidR="00EB0148">
          <w:rPr>
            <w:rFonts w:ascii="Times New Roman" w:hAnsi="Times New Roman" w:cs="Times New Roman"/>
            <w:sz w:val="24"/>
          </w:rPr>
          <w:t xml:space="preserve"> improvement</w:t>
        </w:r>
      </w:ins>
      <w:del w:id="1888" w:author="Miller, Harvey J." w:date="2020-08-04T15:20:00Z">
        <w:r w:rsidDel="00EB0148">
          <w:rPr>
            <w:rFonts w:ascii="Times New Roman" w:hAnsi="Times New Roman" w:cs="Times New Roman"/>
            <w:sz w:val="24"/>
          </w:rPr>
          <w:delText>increase</w:delText>
        </w:r>
      </w:del>
      <w:r>
        <w:rPr>
          <w:rFonts w:ascii="Times New Roman" w:hAnsi="Times New Roman" w:cs="Times New Roman"/>
          <w:sz w:val="24"/>
        </w:rPr>
        <w:t xml:space="preserve">. </w:t>
      </w:r>
      <w:ins w:id="1889" w:author="Miller, Harvey J." w:date="2020-08-06T10:15:00Z">
        <w:r w:rsidR="00046923">
          <w:rPr>
            <w:rFonts w:ascii="Times New Roman" w:hAnsi="Times New Roman" w:cs="Times New Roman"/>
            <w:sz w:val="24"/>
          </w:rPr>
          <w:t>This suggest</w:t>
        </w:r>
      </w:ins>
      <w:ins w:id="1890" w:author="Miller, Harvey J." w:date="2020-08-06T10:16:00Z">
        <w:r w:rsidR="00046923">
          <w:rPr>
            <w:rFonts w:ascii="Times New Roman" w:hAnsi="Times New Roman" w:cs="Times New Roman"/>
            <w:sz w:val="24"/>
          </w:rPr>
          <w:t xml:space="preserve"> </w:t>
        </w:r>
      </w:ins>
      <w:del w:id="1891" w:author="Miller, Harvey J." w:date="2020-08-06T10:15:00Z">
        <w:r w:rsidDel="00046923">
          <w:rPr>
            <w:rFonts w:ascii="Times New Roman" w:hAnsi="Times New Roman" w:cs="Times New Roman"/>
            <w:sz w:val="24"/>
          </w:rPr>
          <w:delText xml:space="preserve">It shows </w:delText>
        </w:r>
      </w:del>
      <w:r>
        <w:rPr>
          <w:rFonts w:ascii="Times New Roman" w:hAnsi="Times New Roman" w:cs="Times New Roman"/>
          <w:sz w:val="24"/>
        </w:rPr>
        <w:t>that</w:t>
      </w:r>
      <w:del w:id="1892" w:author="Miller, Harvey J." w:date="2020-08-06T10:15:00Z">
        <w:r w:rsidDel="00046923">
          <w:rPr>
            <w:rFonts w:ascii="Times New Roman" w:hAnsi="Times New Roman" w:cs="Times New Roman"/>
            <w:sz w:val="24"/>
          </w:rPr>
          <w:delText xml:space="preserve"> </w:delText>
        </w:r>
      </w:del>
      <w:ins w:id="1893" w:author="Miller, Harvey J." w:date="2020-08-06T10:15:00Z">
        <w:r w:rsidR="00046923">
          <w:rPr>
            <w:rFonts w:ascii="Times New Roman" w:hAnsi="Times New Roman" w:cs="Times New Roman"/>
            <w:sz w:val="24"/>
          </w:rPr>
          <w:t xml:space="preserve"> ethnicity</w:t>
        </w:r>
      </w:ins>
      <w:del w:id="1894" w:author="Miller, Harvey J." w:date="2020-08-06T10:15:00Z">
        <w:r w:rsidDel="00046923">
          <w:rPr>
            <w:rFonts w:ascii="Times New Roman" w:hAnsi="Times New Roman" w:cs="Times New Roman"/>
            <w:sz w:val="24"/>
          </w:rPr>
          <w:delText>people’s race</w:delText>
        </w:r>
      </w:del>
      <w:r>
        <w:rPr>
          <w:rFonts w:ascii="Times New Roman" w:hAnsi="Times New Roman" w:cs="Times New Roman"/>
          <w:sz w:val="24"/>
        </w:rPr>
        <w:t xml:space="preserve">, </w:t>
      </w:r>
      <w:ins w:id="1895" w:author="Miller, Harvey J." w:date="2020-08-06T10:15:00Z">
        <w:r w:rsidR="00046923">
          <w:rPr>
            <w:rFonts w:ascii="Times New Roman" w:hAnsi="Times New Roman" w:cs="Times New Roman"/>
            <w:sz w:val="24"/>
          </w:rPr>
          <w:t>occupation</w:t>
        </w:r>
      </w:ins>
      <w:del w:id="1896" w:author="Miller, Harvey J." w:date="2020-08-06T10:15:00Z">
        <w:r w:rsidDel="00046923">
          <w:rPr>
            <w:rFonts w:ascii="Times New Roman" w:hAnsi="Times New Roman" w:cs="Times New Roman"/>
            <w:sz w:val="24"/>
          </w:rPr>
          <w:delText>job</w:delText>
        </w:r>
      </w:del>
      <w:r>
        <w:rPr>
          <w:rFonts w:ascii="Times New Roman" w:hAnsi="Times New Roman" w:cs="Times New Roman"/>
          <w:sz w:val="24"/>
        </w:rPr>
        <w:t xml:space="preserve">,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1897" w:author="Liu, Luyu" w:date="2020-07-20T23:14:00Z">
          <w:pPr>
            <w:spacing w:line="480" w:lineRule="auto"/>
          </w:pPr>
        </w:pPrChange>
      </w:pPr>
    </w:p>
    <w:p w14:paraId="308C80E1" w14:textId="77777777" w:rsidR="00077492" w:rsidRPr="00FF2732" w:rsidRDefault="00077492">
      <w:pPr>
        <w:spacing w:line="240" w:lineRule="auto"/>
        <w:jc w:val="both"/>
        <w:rPr>
          <w:rStyle w:val="Emphasis"/>
          <w:rPrChange w:id="1898" w:author="Liu, Luyu" w:date="2020-08-02T21:19:00Z">
            <w:rPr/>
          </w:rPrChange>
        </w:rPr>
        <w:pPrChange w:id="1899" w:author="Liu, Luyu" w:date="2020-08-02T21:19:00Z">
          <w:pPr>
            <w:pStyle w:val="ListParagraph"/>
            <w:numPr>
              <w:ilvl w:val="2"/>
              <w:numId w:val="2"/>
            </w:numPr>
            <w:spacing w:line="480" w:lineRule="auto"/>
            <w:ind w:hanging="720"/>
            <w:jc w:val="both"/>
          </w:pPr>
        </w:pPrChange>
      </w:pPr>
      <w:r w:rsidRPr="00FF2732">
        <w:rPr>
          <w:rStyle w:val="Emphasis"/>
          <w:rPrChange w:id="1900" w:author="Liu, Luyu" w:date="2020-08-02T21:19:00Z">
            <w:rPr/>
          </w:rPrChange>
        </w:rPr>
        <w:t>Transit dependency</w:t>
      </w:r>
    </w:p>
    <w:p w14:paraId="1938FE2C" w14:textId="3B51E9BD" w:rsidR="00077492" w:rsidRDefault="00077492">
      <w:pPr>
        <w:spacing w:line="240" w:lineRule="auto"/>
        <w:ind w:firstLine="720"/>
        <w:jc w:val="both"/>
        <w:rPr>
          <w:rFonts w:ascii="Times New Roman" w:hAnsi="Times New Roman" w:cs="Times New Roman"/>
          <w:b/>
          <w:sz w:val="24"/>
        </w:rPr>
        <w:pPrChange w:id="1901"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w:t>
      </w:r>
      <w:del w:id="1902" w:author="Liu, Luyu" w:date="2020-07-29T17:26:00Z">
        <w:r w:rsidDel="00E71AC6">
          <w:rPr>
            <w:rFonts w:ascii="Times New Roman" w:hAnsi="Times New Roman" w:cs="Times New Roman"/>
            <w:sz w:val="24"/>
          </w:rPr>
          <w:delText>floor</w:delText>
        </w:r>
      </w:del>
      <w:ins w:id="190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w:t>
      </w:r>
      <w:del w:id="1904" w:author="Miller, Harvey J." w:date="2020-08-04T15:21:00Z">
        <w:r w:rsidDel="00EB0148">
          <w:rPr>
            <w:rFonts w:ascii="Times New Roman" w:hAnsi="Times New Roman" w:cs="Times New Roman"/>
            <w:sz w:val="24"/>
          </w:rPr>
          <w:delText xml:space="preserve">For example, </w:delText>
        </w:r>
      </w:del>
      <w:ins w:id="1905" w:author="Miller, Harvey J." w:date="2020-08-04T15:21:00Z">
        <w:r w:rsidR="00EB0148">
          <w:rPr>
            <w:rFonts w:ascii="Times New Roman" w:hAnsi="Times New Roman" w:cs="Times New Roman"/>
            <w:sz w:val="24"/>
          </w:rPr>
          <w:t>T</w:t>
        </w:r>
      </w:ins>
      <w:ins w:id="1906" w:author="Miller, Harvey J." w:date="2020-08-04T15:23:00Z">
        <w:del w:id="1907" w:author="Liu, Luyu" w:date="2020-08-05T12:08:00Z">
          <w:r w:rsidR="00EB0148" w:rsidDel="00356580">
            <w:rPr>
              <w:rFonts w:ascii="Times New Roman" w:hAnsi="Times New Roman" w:cs="Times New Roman"/>
              <w:sz w:val="24"/>
            </w:rPr>
            <w:delText xml:space="preserve"> </w:delText>
          </w:r>
        </w:del>
      </w:ins>
      <w:del w:id="1908" w:author="Miller, Harvey J." w:date="2020-08-04T15:21:00Z">
        <w:r w:rsidDel="00EB0148">
          <w:rPr>
            <w:rFonts w:ascii="Times New Roman" w:hAnsi="Times New Roman" w:cs="Times New Roman"/>
            <w:sz w:val="24"/>
          </w:rPr>
          <w:delText>t</w:delText>
        </w:r>
      </w:del>
      <w:r>
        <w:rPr>
          <w:rFonts w:ascii="Times New Roman" w:hAnsi="Times New Roman" w:cs="Times New Roman"/>
          <w:sz w:val="24"/>
        </w:rPr>
        <w:t xml:space="preserve">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[38,39]","plainTextFormattedCitation":"[38,39]","previouslyFormattedCitation":"[40,41]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[38,39]</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1909" w:author="Liu, Luyu" w:date="2020-07-20T23:14:00Z">
          <w:pPr>
            <w:spacing w:line="480" w:lineRule="auto"/>
          </w:pPr>
        </w:pPrChange>
      </w:pPr>
    </w:p>
    <w:p w14:paraId="35CC7C65" w14:textId="77777777" w:rsidR="00077492" w:rsidRPr="00FF2732" w:rsidRDefault="00077492">
      <w:pPr>
        <w:spacing w:line="240" w:lineRule="auto"/>
        <w:rPr>
          <w:rStyle w:val="SubtleEmphasis"/>
          <w:rPrChange w:id="1910" w:author="Liu, Luyu" w:date="2020-08-02T21:19:00Z">
            <w:rPr/>
          </w:rPrChange>
        </w:rPr>
        <w:pPrChange w:id="1911" w:author="Liu, Luyu" w:date="2020-08-02T21:19:00Z">
          <w:pPr>
            <w:pStyle w:val="ListParagraph"/>
            <w:numPr>
              <w:ilvl w:val="1"/>
              <w:numId w:val="2"/>
            </w:numPr>
            <w:spacing w:line="480" w:lineRule="auto"/>
            <w:ind w:left="360" w:hanging="360"/>
          </w:pPr>
        </w:pPrChange>
      </w:pPr>
      <w:del w:id="1912" w:author="Liu, Luyu" w:date="2020-08-02T21:19:00Z">
        <w:r w:rsidRPr="00FF2732" w:rsidDel="00FF2732">
          <w:rPr>
            <w:rStyle w:val="SubtleEmphasis"/>
            <w:rPrChange w:id="1913" w:author="Liu, Luyu" w:date="2020-08-02T21:19:00Z">
              <w:rPr/>
            </w:rPrChange>
          </w:rPr>
          <w:delText xml:space="preserve"> </w:delText>
        </w:r>
      </w:del>
      <w:r w:rsidRPr="00FF2732">
        <w:rPr>
          <w:rStyle w:val="SubtleEmphasis"/>
          <w:rPrChange w:id="1914" w:author="Liu, Luyu" w:date="2020-08-02T21:19:00Z">
            <w:rPr/>
          </w:rPrChange>
        </w:rPr>
        <w:t>Response intervals</w:t>
      </w:r>
      <w:del w:id="1915" w:author="Liu, Luyu" w:date="2020-08-02T22:10:00Z">
        <w:r w:rsidRPr="00FF2732" w:rsidDel="00012747">
          <w:rPr>
            <w:rStyle w:val="SubtleEmphasis"/>
            <w:rPrChange w:id="1916" w:author="Liu, Luyu" w:date="2020-08-02T21:19:00Z">
              <w:rPr/>
            </w:rPrChange>
          </w:rPr>
          <w:delText xml:space="preserve"> </w:delText>
        </w:r>
      </w:del>
    </w:p>
    <w:p w14:paraId="7D8E8C91" w14:textId="2CE0C8CA" w:rsidR="00637D19" w:rsidRDefault="00AF26FD">
      <w:pPr>
        <w:spacing w:line="240" w:lineRule="auto"/>
        <w:ind w:firstLine="720"/>
        <w:jc w:val="both"/>
        <w:rPr>
          <w:ins w:id="1917" w:author="Liu, Luyu" w:date="2020-08-02T23:01:00Z"/>
          <w:rFonts w:ascii="Times New Roman" w:hAnsi="Times New Roman" w:cs="Times New Roman"/>
          <w:sz w:val="24"/>
        </w:rPr>
        <w:pPrChange w:id="1918" w:author="Liu, Luyu" w:date="2020-08-02T23:02:00Z">
          <w:pPr>
            <w:spacing w:line="240" w:lineRule="auto"/>
            <w:jc w:val="both"/>
          </w:pPr>
        </w:pPrChange>
      </w:pPr>
      <w:ins w:id="1919"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920"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921" w:author="Liu, Luyu" w:date="2020-08-02T23:01:00Z">
        <w:r w:rsidR="00077492">
          <w:rPr>
            <w:rFonts w:ascii="Times New Roman" w:hAnsi="Times New Roman" w:cs="Times New Roman"/>
            <w:sz w:val="24"/>
          </w:rPr>
          <w:fldChar w:fldCharType="separate"/>
        </w:r>
      </w:del>
      <w:del w:id="1922"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923" w:author="Liu, Luyu" w:date="2020-07-29T17:26:00Z">
        <w:r w:rsidR="00077492" w:rsidDel="00E71AC6">
          <w:rPr>
            <w:rFonts w:ascii="Times New Roman" w:hAnsi="Times New Roman" w:cs="Times New Roman"/>
            <w:sz w:val="24"/>
          </w:rPr>
          <w:delText>floor</w:delText>
        </w:r>
      </w:del>
      <w:ins w:id="1924"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[40]","plainTextFormattedCitation":"[40]","previouslyFormattedCitation":"[42]"},"properties":{"noteIndex":0},"schema":"https://github.com/citation-style-language/schema/raw/master/csl-citation.json"}</w:instrText>
      </w:r>
      <w:r w:rsidR="00077492">
        <w:rPr>
          <w:rFonts w:ascii="Times New Roman" w:hAnsi="Times New Roman" w:cs="Times New Roman"/>
          <w:sz w:val="24"/>
        </w:rPr>
        <w:fldChar w:fldCharType="separate"/>
      </w:r>
      <w:r w:rsidR="00736374" w:rsidRPr="00736374">
        <w:rPr>
          <w:rFonts w:ascii="Times New Roman" w:hAnsi="Times New Roman" w:cs="Times New Roman"/>
          <w:noProof/>
          <w:sz w:val="24"/>
        </w:rPr>
        <w:t>[40]</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7E762C99" w:rsidR="00077492" w:rsidRPr="00C94C81" w:rsidRDefault="00637D19">
      <w:pPr>
        <w:spacing w:line="240" w:lineRule="auto"/>
        <w:rPr>
          <w:rFonts w:ascii="Times New Roman" w:hAnsi="Times New Roman" w:cs="Times New Roman"/>
          <w:b/>
          <w:sz w:val="24"/>
          <w:rPrChange w:id="1925" w:author="Liu, Luyu" w:date="2020-08-02T23:07:00Z">
            <w:rPr>
              <w:rFonts w:ascii="Times New Roman" w:hAnsi="Times New Roman" w:cs="Times New Roman"/>
              <w:sz w:val="24"/>
            </w:rPr>
          </w:rPrChange>
        </w:rPr>
        <w:pPrChange w:id="1926" w:author="Liu, Luyu" w:date="2020-08-02T23:07:00Z">
          <w:pPr>
            <w:spacing w:line="480" w:lineRule="auto"/>
            <w:jc w:val="both"/>
          </w:pPr>
        </w:pPrChange>
      </w:pPr>
      <w:bookmarkStart w:id="1927" w:name="_Ref47301743"/>
      <w:ins w:id="1928" w:author="Liu, Luyu" w:date="2020-08-02T23:01:00Z">
        <w:r w:rsidRPr="00C94C81">
          <w:rPr>
            <w:rFonts w:ascii="Times New Roman" w:hAnsi="Times New Roman" w:cs="Times New Roman"/>
            <w:b/>
            <w:sz w:val="24"/>
            <w:rPrChange w:id="1929"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930"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931"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32"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933"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934" w:author="Liu, Luyu" w:date="2020-08-02T23:07:00Z">
              <w:rPr>
                <w:rFonts w:ascii="Times New Roman" w:hAnsi="Times New Roman" w:cs="Times New Roman"/>
                <w:sz w:val="24"/>
              </w:rPr>
            </w:rPrChange>
          </w:rPr>
          <w:fldChar w:fldCharType="end"/>
        </w:r>
        <w:bookmarkEnd w:id="1927"/>
        <w:r w:rsidRPr="00C94C81">
          <w:rPr>
            <w:rFonts w:ascii="Times New Roman" w:hAnsi="Times New Roman" w:cs="Times New Roman"/>
            <w:b/>
            <w:sz w:val="24"/>
            <w:rPrChange w:id="1935" w:author="Liu, Luyu" w:date="2020-08-02T23:07:00Z">
              <w:rPr>
                <w:rFonts w:ascii="Times New Roman" w:hAnsi="Times New Roman" w:cs="Times New Roman"/>
                <w:sz w:val="24"/>
              </w:rPr>
            </w:rPrChange>
          </w:rPr>
          <w:t>. The geographic pattern of response interval with incubation lag =</w:t>
        </w:r>
      </w:ins>
      <w:ins w:id="1936" w:author="Miller, Harvey J." w:date="2020-08-04T15:23:00Z">
        <w:r w:rsidR="00EB0148">
          <w:rPr>
            <w:rFonts w:ascii="Times New Roman" w:hAnsi="Times New Roman" w:cs="Times New Roman"/>
            <w:b/>
            <w:sz w:val="24"/>
          </w:rPr>
          <w:t xml:space="preserve"> </w:t>
        </w:r>
      </w:ins>
      <w:ins w:id="1937" w:author="Liu, Luyu" w:date="2020-08-02T23:01:00Z">
        <w:r w:rsidRPr="00C94C81">
          <w:rPr>
            <w:rFonts w:ascii="Times New Roman" w:hAnsi="Times New Roman" w:cs="Times New Roman"/>
            <w:b/>
            <w:sz w:val="24"/>
            <w:rPrChange w:id="1938" w:author="Liu, Luyu" w:date="2020-08-02T23:07:00Z">
              <w:rPr>
                <w:rFonts w:ascii="Times New Roman" w:hAnsi="Times New Roman" w:cs="Times New Roman"/>
                <w:sz w:val="24"/>
              </w:rPr>
            </w:rPrChange>
          </w:rPr>
          <w:t>0 from cliff point (quantile classification).</w:t>
        </w:r>
      </w:ins>
    </w:p>
    <w:p w14:paraId="55C44FF4" w14:textId="2CB0C487" w:rsidR="00077492" w:rsidDel="003E4344" w:rsidRDefault="00077492">
      <w:pPr>
        <w:spacing w:line="240" w:lineRule="auto"/>
        <w:jc w:val="both"/>
        <w:rPr>
          <w:del w:id="1939" w:author="Liu, Luyu" w:date="2020-07-29T17:38:00Z"/>
          <w:rFonts w:ascii="Times New Roman" w:hAnsi="Times New Roman" w:cs="Times New Roman"/>
          <w:sz w:val="24"/>
        </w:rPr>
        <w:pPrChange w:id="1940" w:author="Liu, Luyu" w:date="2020-07-20T23:14:00Z">
          <w:pPr>
            <w:spacing w:line="480" w:lineRule="auto"/>
            <w:jc w:val="both"/>
          </w:pPr>
        </w:pPrChange>
      </w:pPr>
      <w:r>
        <w:rPr>
          <w:rFonts w:ascii="Times New Roman" w:hAnsi="Times New Roman" w:cs="Times New Roman"/>
          <w:sz w:val="24"/>
        </w:rPr>
        <w:lastRenderedPageBreak/>
        <w:tab/>
        <w:t xml:space="preserve">The response interval patterns in </w:t>
      </w:r>
      <w:ins w:id="1941"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942"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943" w:author="Liu, Luyu" w:date="2020-08-02T23:01:00Z">
        <w:r>
          <w:rPr>
            <w:rFonts w:ascii="Times New Roman" w:hAnsi="Times New Roman" w:cs="Times New Roman"/>
            <w:sz w:val="24"/>
          </w:rPr>
          <w:fldChar w:fldCharType="separate"/>
        </w:r>
      </w:del>
      <w:del w:id="1944"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w:t>
      </w:r>
      <w:ins w:id="1945" w:author="Miller, Harvey J." w:date="2020-08-04T15:29:00Z">
        <w:r w:rsidR="00C34785">
          <w:rPr>
            <w:rFonts w:ascii="Times New Roman" w:hAnsi="Times New Roman" w:cs="Times New Roman"/>
            <w:sz w:val="24"/>
          </w:rPr>
          <w:t xml:space="preserve">: </w:t>
        </w:r>
      </w:ins>
      <w:r>
        <w:rPr>
          <w:rFonts w:ascii="Times New Roman" w:hAnsi="Times New Roman" w:cs="Times New Roman"/>
          <w:sz w:val="24"/>
        </w:rPr>
        <w:t xml:space="preserve"> </w:t>
      </w:r>
      <w:del w:id="1946" w:author="Miller, Harvey J." w:date="2020-08-04T15:29:00Z">
        <w:r w:rsidDel="00C34785">
          <w:rPr>
            <w:rFonts w:ascii="Times New Roman" w:hAnsi="Times New Roman" w:cs="Times New Roman"/>
            <w:sz w:val="24"/>
          </w:rPr>
          <w:delText xml:space="preserve">and </w:delText>
        </w:r>
      </w:del>
      <w:r>
        <w:rPr>
          <w:rFonts w:ascii="Times New Roman" w:hAnsi="Times New Roman" w:cs="Times New Roman"/>
          <w:sz w:val="24"/>
        </w:rPr>
        <w:t xml:space="preserve">the ratio of positive response interval decreases to 33%. New York City is an illustrative example. With </w:t>
      </w:r>
      <w:ins w:id="1947" w:author="Miller, Harvey J." w:date="2020-08-04T15:29: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48" w:author="Miller, Harvey J." w:date="2020-08-04T15:29:00Z">
        <w:r w:rsidR="00C34785">
          <w:rPr>
            <w:rFonts w:ascii="Times New Roman" w:hAnsi="Times New Roman" w:cs="Times New Roman"/>
            <w:sz w:val="24"/>
          </w:rPr>
          <w:t>of</w:t>
        </w:r>
      </w:ins>
      <w:del w:id="1949" w:author="Miller, Harvey J." w:date="2020-08-04T15:29:00Z">
        <w:r w:rsidDel="00C34785">
          <w:rPr>
            <w:rFonts w:ascii="Times New Roman" w:hAnsi="Times New Roman" w:cs="Times New Roman"/>
            <w:sz w:val="24"/>
          </w:rPr>
          <w:delText>=</w:delText>
        </w:r>
      </w:del>
      <w:r>
        <w:rPr>
          <w:rFonts w:ascii="Times New Roman" w:hAnsi="Times New Roman" w:cs="Times New Roman"/>
          <w:sz w:val="24"/>
        </w:rPr>
        <w:t xml:space="preserve"> zero days, five of 13 systems </w:t>
      </w:r>
      <w:ins w:id="1950" w:author="Miller, Harvey J." w:date="2020-08-04T15:29:00Z">
        <w:r w:rsidR="00C34785">
          <w:rPr>
            <w:rFonts w:ascii="Times New Roman" w:hAnsi="Times New Roman" w:cs="Times New Roman"/>
            <w:sz w:val="24"/>
          </w:rPr>
          <w:t xml:space="preserve">in the New York </w:t>
        </w:r>
      </w:ins>
      <w:ins w:id="1951" w:author="Liu, Luyu" w:date="2020-08-05T22:46:00Z">
        <w:r w:rsidR="00997E7C">
          <w:rPr>
            <w:rFonts w:ascii="Times New Roman" w:hAnsi="Times New Roman" w:cs="Times New Roman"/>
            <w:sz w:val="24"/>
          </w:rPr>
          <w:t xml:space="preserve">City </w:t>
        </w:r>
      </w:ins>
      <w:ins w:id="1952" w:author="Miller, Harvey J." w:date="2020-08-04T15:29:00Z">
        <w:r w:rsidR="00C34785">
          <w:rPr>
            <w:rFonts w:ascii="Times New Roman" w:hAnsi="Times New Roman" w:cs="Times New Roman"/>
            <w:sz w:val="24"/>
          </w:rPr>
          <w:t xml:space="preserve">area </w:t>
        </w:r>
      </w:ins>
      <w:r>
        <w:rPr>
          <w:rFonts w:ascii="Times New Roman" w:hAnsi="Times New Roman" w:cs="Times New Roman"/>
          <w:sz w:val="24"/>
        </w:rPr>
        <w:t xml:space="preserve">have positive response intervals, suggesting declines in transit usage in advance of community spread. With </w:t>
      </w:r>
      <w:ins w:id="1953" w:author="Miller, Harvey J." w:date="2020-08-04T15:30: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54" w:author="Miller, Harvey J." w:date="2020-08-04T15:30:00Z">
        <w:del w:id="1955" w:author="Liu, Luyu" w:date="2020-08-05T22:46:00Z">
          <w:r w:rsidR="00C34785" w:rsidDel="00997E7C">
            <w:rPr>
              <w:rFonts w:ascii="Times New Roman" w:hAnsi="Times New Roman" w:cs="Times New Roman"/>
              <w:sz w:val="24"/>
            </w:rPr>
            <w:delText>i</w:delText>
          </w:r>
        </w:del>
      </w:ins>
      <w:ins w:id="1956" w:author="Liu, Luyu" w:date="2020-08-05T22:46:00Z">
        <w:r w:rsidR="00997E7C">
          <w:rPr>
            <w:rFonts w:ascii="Times New Roman" w:hAnsi="Times New Roman" w:cs="Times New Roman"/>
            <w:sz w:val="24"/>
          </w:rPr>
          <w:t>o</w:t>
        </w:r>
      </w:ins>
      <w:ins w:id="1957" w:author="Miller, Harvey J." w:date="2020-08-04T15:30:00Z">
        <w:r w:rsidR="00C34785">
          <w:rPr>
            <w:rFonts w:ascii="Times New Roman" w:hAnsi="Times New Roman" w:cs="Times New Roman"/>
            <w:sz w:val="24"/>
          </w:rPr>
          <w:t>f</w:t>
        </w:r>
      </w:ins>
      <w:del w:id="1958"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[41]","plainTextFormattedCitation":"[41]","previouslyFormattedCitation":"[43]"},"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959" w:author="Liu, Luyu" w:date="2020-07-29T17:38:00Z"/>
          <w:rFonts w:ascii="Times New Roman" w:hAnsi="Times New Roman" w:cs="Times New Roman"/>
          <w:sz w:val="24"/>
        </w:rPr>
        <w:pPrChange w:id="1960" w:author="Liu, Luyu" w:date="2020-07-20T23:14:00Z">
          <w:pPr>
            <w:spacing w:line="480" w:lineRule="auto"/>
          </w:pPr>
        </w:pPrChange>
      </w:pPr>
    </w:p>
    <w:p w14:paraId="0C93A329" w14:textId="370F2470" w:rsidR="00077492" w:rsidDel="00637D19" w:rsidRDefault="00077492">
      <w:pPr>
        <w:spacing w:line="240" w:lineRule="auto"/>
        <w:jc w:val="both"/>
        <w:rPr>
          <w:del w:id="1961" w:author="Liu, Luyu" w:date="2020-08-02T23:01:00Z"/>
          <w:rFonts w:ascii="Times New Roman" w:hAnsi="Times New Roman" w:cs="Times New Roman"/>
          <w:sz w:val="24"/>
        </w:rPr>
        <w:pPrChange w:id="1962" w:author="Liu, Luyu" w:date="2020-08-02T23:01:00Z">
          <w:pPr>
            <w:keepNext/>
            <w:spacing w:line="480" w:lineRule="auto"/>
          </w:pPr>
        </w:pPrChange>
      </w:pPr>
      <w:del w:id="1963"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pPr>
        <w:spacing w:line="240" w:lineRule="auto"/>
        <w:jc w:val="both"/>
        <w:rPr>
          <w:rFonts w:ascii="Times New Roman" w:hAnsi="Times New Roman" w:cs="Times New Roman"/>
          <w:sz w:val="24"/>
        </w:rPr>
        <w:pPrChange w:id="1964" w:author="Liu, Luyu" w:date="2020-08-02T23:01:00Z">
          <w:pPr>
            <w:spacing w:line="480" w:lineRule="auto"/>
            <w:jc w:val="center"/>
          </w:pPr>
        </w:pPrChange>
      </w:pPr>
      <w:bookmarkStart w:id="1965" w:name="_Ref41983922"/>
      <w:del w:id="1966"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967" w:author="Liu, Luyu" w:date="2020-07-29T23:11:00Z">
        <w:r w:rsidDel="006C64A6">
          <w:rPr>
            <w:rFonts w:ascii="Times New Roman" w:hAnsi="Times New Roman" w:cs="Times New Roman"/>
            <w:noProof/>
            <w:sz w:val="24"/>
          </w:rPr>
          <w:delText>3</w:delText>
        </w:r>
      </w:del>
      <w:del w:id="1968" w:author="Liu, Luyu" w:date="2020-08-02T23:01:00Z">
        <w:r w:rsidRPr="0078451C" w:rsidDel="00637D19">
          <w:rPr>
            <w:rFonts w:ascii="Times New Roman" w:hAnsi="Times New Roman" w:cs="Times New Roman"/>
            <w:sz w:val="24"/>
          </w:rPr>
          <w:fldChar w:fldCharType="end"/>
        </w:r>
        <w:bookmarkEnd w:id="1965"/>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30224CD6" w:rsidR="00077492" w:rsidRDefault="00077492">
      <w:pPr>
        <w:keepNext/>
        <w:spacing w:line="240" w:lineRule="auto"/>
        <w:jc w:val="both"/>
        <w:rPr>
          <w:rFonts w:ascii="Times New Roman" w:hAnsi="Times New Roman" w:cs="Times New Roman"/>
          <w:sz w:val="24"/>
        </w:rPr>
        <w:pPrChange w:id="1969" w:author="Miller, Harvey J." w:date="2020-08-04T15:31: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970" w:author="Liu, Luyu" w:date="2020-07-29T17:26:00Z">
        <w:r w:rsidDel="00E71AC6">
          <w:rPr>
            <w:rFonts w:ascii="Times New Roman" w:hAnsi="Times New Roman" w:cs="Times New Roman"/>
            <w:sz w:val="24"/>
          </w:rPr>
          <w:delText>floor</w:delText>
        </w:r>
      </w:del>
      <w:ins w:id="197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w:t>
      </w:r>
      <w:ins w:id="1972" w:author="Miller, Harvey J." w:date="2020-08-04T15:30:00Z">
        <w:r w:rsidR="00C34785">
          <w:rPr>
            <w:rFonts w:ascii="Times New Roman" w:hAnsi="Times New Roman" w:cs="Times New Roman"/>
            <w:sz w:val="24"/>
          </w:rPr>
          <w:t>With a</w:t>
        </w:r>
      </w:ins>
      <w:ins w:id="1973" w:author="Miller, Harvey J." w:date="2020-08-06T10:30:00Z">
        <w:r w:rsidR="00B76D66">
          <w:rPr>
            <w:rFonts w:ascii="Times New Roman" w:hAnsi="Times New Roman" w:cs="Times New Roman"/>
            <w:sz w:val="24"/>
          </w:rPr>
          <w:t>n</w:t>
        </w:r>
      </w:ins>
      <w:ins w:id="1974" w:author="Miller, Harvey J." w:date="2020-08-04T15:30:00Z">
        <w:r w:rsidR="00C34785">
          <w:rPr>
            <w:rFonts w:ascii="Times New Roman" w:hAnsi="Times New Roman" w:cs="Times New Roman"/>
            <w:sz w:val="24"/>
          </w:rPr>
          <w:t xml:space="preserve"> incubation </w:t>
        </w:r>
      </w:ins>
      <w:del w:id="1975" w:author="Miller, Harvey J." w:date="2020-08-04T15:30:00Z">
        <w:r w:rsidDel="00C34785">
          <w:rPr>
            <w:rFonts w:ascii="Times New Roman" w:hAnsi="Times New Roman" w:cs="Times New Roman"/>
            <w:sz w:val="24"/>
          </w:rPr>
          <w:delText xml:space="preserve">For the scenario of </w:delText>
        </w:r>
      </w:del>
      <w:r>
        <w:rPr>
          <w:rFonts w:ascii="Times New Roman" w:hAnsi="Times New Roman" w:cs="Times New Roman"/>
          <w:sz w:val="24"/>
        </w:rPr>
        <w:t xml:space="preserve">lag </w:t>
      </w:r>
      <w:ins w:id="1976" w:author="Miller, Harvey J." w:date="2020-08-04T15:30:00Z">
        <w:r w:rsidR="00C34785">
          <w:rPr>
            <w:rFonts w:ascii="Times New Roman" w:hAnsi="Times New Roman" w:cs="Times New Roman"/>
            <w:sz w:val="24"/>
          </w:rPr>
          <w:t>of</w:t>
        </w:r>
      </w:ins>
      <w:del w:id="1977"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0</w:t>
      </w:r>
      <w:ins w:id="1978" w:author="Miller, Harvey J." w:date="2020-08-04T15:30:00Z">
        <w:r w:rsidR="00C34785">
          <w:rPr>
            <w:rFonts w:ascii="Times New Roman" w:hAnsi="Times New Roman" w:cs="Times New Roman"/>
            <w:sz w:val="24"/>
          </w:rPr>
          <w:t xml:space="preserve"> days</w:t>
        </w:r>
      </w:ins>
      <w:r>
        <w:rPr>
          <w:rFonts w:ascii="Times New Roman" w:hAnsi="Times New Roman" w:cs="Times New Roman"/>
          <w:sz w:val="24"/>
        </w:rPr>
        <w:t>,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[42]","plainTextFormattedCitation":"[42]","previouslyFormattedCitation":"[44]"},"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[42]</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w:t>
      </w:r>
      <w:del w:id="1979" w:author="Miller, Harvey J." w:date="2020-08-06T10:31:00Z">
        <w:r w:rsidDel="00B76D66">
          <w:rPr>
            <w:rFonts w:ascii="Times New Roman" w:hAnsi="Times New Roman" w:cs="Times New Roman"/>
            <w:sz w:val="24"/>
          </w:rPr>
          <w:delText xml:space="preserve">analysis </w:delText>
        </w:r>
      </w:del>
      <w:r>
        <w:rPr>
          <w:rFonts w:ascii="Times New Roman" w:hAnsi="Times New Roman" w:cs="Times New Roman"/>
          <w:sz w:val="24"/>
        </w:rPr>
        <w:t xml:space="preserve">between the cliff point and the date of declaring state emergency moreover support this claim: it shows that an earlier cliff point is positively correlated (p = 0.002) with an earlier emergency date. It </w:t>
      </w:r>
      <w:ins w:id="1980" w:author="Miller, Harvey J." w:date="2020-08-04T15:31:00Z">
        <w:r w:rsidR="00C34785">
          <w:rPr>
            <w:rFonts w:ascii="Times New Roman" w:hAnsi="Times New Roman" w:cs="Times New Roman"/>
            <w:sz w:val="24"/>
          </w:rPr>
          <w:t xml:space="preserve">suggests that </w:t>
        </w:r>
      </w:ins>
      <w:del w:id="1981" w:author="Miller, Harvey J." w:date="2020-08-04T15:31:00Z">
        <w:r w:rsidDel="00C34785">
          <w:rPr>
            <w:rFonts w:ascii="Times New Roman" w:hAnsi="Times New Roman" w:cs="Times New Roman"/>
            <w:sz w:val="24"/>
          </w:rPr>
          <w:delText>shows</w:delText>
        </w:r>
      </w:del>
      <w:ins w:id="1982" w:author="Miller, Harvey J." w:date="2020-08-04T15:31:00Z">
        <w:r w:rsidR="00C34785">
          <w:rPr>
            <w:rFonts w:ascii="Times New Roman" w:hAnsi="Times New Roman" w:cs="Times New Roman"/>
            <w:sz w:val="24"/>
          </w:rPr>
          <w:t xml:space="preserve">transit users’ </w:t>
        </w:r>
      </w:ins>
      <w:del w:id="1983" w:author="Miller, Harvey J." w:date="2020-08-04T15:31:00Z">
        <w:r w:rsidDel="00C34785">
          <w:rPr>
            <w:rFonts w:ascii="Times New Roman" w:hAnsi="Times New Roman" w:cs="Times New Roman"/>
            <w:sz w:val="24"/>
          </w:rPr>
          <w:delText xml:space="preserve"> people’s </w:delText>
        </w:r>
      </w:del>
      <w:r>
        <w:rPr>
          <w:rFonts w:ascii="Times New Roman" w:hAnsi="Times New Roman" w:cs="Times New Roman"/>
          <w:sz w:val="24"/>
        </w:rPr>
        <w:t>response time</w:t>
      </w:r>
      <w:ins w:id="1984" w:author="Miller, Harvey J." w:date="2020-08-04T15:32:00Z">
        <w:r w:rsidR="00C34785">
          <w:rPr>
            <w:rFonts w:ascii="Times New Roman" w:hAnsi="Times New Roman" w:cs="Times New Roman"/>
            <w:sz w:val="24"/>
          </w:rPr>
          <w:t>s</w:t>
        </w:r>
      </w:ins>
      <w:r>
        <w:rPr>
          <w:rFonts w:ascii="Times New Roman" w:hAnsi="Times New Roman" w:cs="Times New Roman"/>
          <w:sz w:val="24"/>
        </w:rPr>
        <w:t xml:space="preserve"> </w:t>
      </w:r>
      <w:ins w:id="1985" w:author="Miller, Harvey J." w:date="2020-08-04T15:32:00Z">
        <w:r w:rsidR="00C34785">
          <w:rPr>
            <w:rFonts w:ascii="Times New Roman" w:hAnsi="Times New Roman" w:cs="Times New Roman"/>
            <w:sz w:val="24"/>
          </w:rPr>
          <w:t>are</w:t>
        </w:r>
      </w:ins>
      <w:del w:id="1986" w:author="Miller, Harvey J." w:date="2020-08-04T15:32:00Z">
        <w:r w:rsidDel="00C34785">
          <w:rPr>
            <w:rFonts w:ascii="Times New Roman" w:hAnsi="Times New Roman" w:cs="Times New Roman"/>
            <w:sz w:val="24"/>
          </w:rPr>
          <w:delText>is</w:delText>
        </w:r>
      </w:del>
      <w:r>
        <w:rPr>
          <w:rFonts w:ascii="Times New Roman" w:hAnsi="Times New Roman" w:cs="Times New Roman"/>
          <w:sz w:val="24"/>
        </w:rPr>
        <w:t xml:space="preserve"> not synchronized with the evolution of the pandemic, but with the local </w:t>
      </w:r>
      <w:del w:id="1987" w:author="Miller, Harvey J." w:date="2020-08-06T10:31:00Z">
        <w:r w:rsidDel="00B76D66">
          <w:rPr>
            <w:rFonts w:ascii="Times New Roman" w:hAnsi="Times New Roman" w:cs="Times New Roman"/>
            <w:sz w:val="24"/>
          </w:rPr>
          <w:delText>government’s polic</w:delText>
        </w:r>
      </w:del>
      <w:ins w:id="1988" w:author="Miller, Harvey J." w:date="2020-08-06T10:31:00Z">
        <w:r w:rsidR="00B76D66">
          <w:rPr>
            <w:rFonts w:ascii="Times New Roman" w:hAnsi="Times New Roman" w:cs="Times New Roman"/>
            <w:sz w:val="24"/>
          </w:rPr>
          <w:t>community’s actions and policies</w:t>
        </w:r>
      </w:ins>
      <w:del w:id="1989" w:author="Miller, Harvey J." w:date="2020-08-06T10:31:00Z">
        <w:r w:rsidDel="00B76D66">
          <w:rPr>
            <w:rFonts w:ascii="Times New Roman" w:hAnsi="Times New Roman" w:cs="Times New Roman"/>
            <w:sz w:val="24"/>
          </w:rPr>
          <w:delText>y</w:delText>
        </w:r>
      </w:del>
      <w:r>
        <w:rPr>
          <w:rFonts w:ascii="Times New Roman" w:hAnsi="Times New Roman" w:cs="Times New Roman"/>
          <w:sz w:val="24"/>
        </w:rPr>
        <w:t>.</w:t>
      </w:r>
    </w:p>
    <w:p w14:paraId="7703D9D5" w14:textId="77777777" w:rsidR="00077492" w:rsidDel="003E4344" w:rsidRDefault="00077492">
      <w:pPr>
        <w:spacing w:line="240" w:lineRule="auto"/>
        <w:jc w:val="both"/>
        <w:rPr>
          <w:del w:id="1990" w:author="Liu, Luyu" w:date="2020-07-29T17:38:00Z"/>
          <w:rFonts w:ascii="Times New Roman" w:hAnsi="Times New Roman" w:cs="Times New Roman"/>
          <w:sz w:val="24"/>
        </w:rPr>
        <w:pPrChange w:id="1991"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992" w:author="Liu, Luyu" w:date="2020-07-29T17:38:00Z"/>
          <w:noProof/>
        </w:rPr>
        <w:pPrChange w:id="1993" w:author="Liu, Luyu" w:date="2020-07-20T23:14:00Z">
          <w:pPr>
            <w:keepNext/>
            <w:spacing w:line="480" w:lineRule="auto"/>
          </w:pPr>
        </w:pPrChange>
      </w:pPr>
    </w:p>
    <w:p w14:paraId="51CB1154" w14:textId="77777777" w:rsidR="00077492" w:rsidDel="003E4344" w:rsidRDefault="00077492">
      <w:pPr>
        <w:spacing w:line="240" w:lineRule="auto"/>
        <w:rPr>
          <w:del w:id="1994" w:author="Liu, Luyu" w:date="2020-07-29T17:38:00Z"/>
          <w:rFonts w:ascii="Times New Roman" w:hAnsi="Times New Roman" w:cs="Times New Roman"/>
          <w:sz w:val="24"/>
        </w:rPr>
        <w:pPrChange w:id="1995" w:author="Liu, Luyu" w:date="2020-07-20T23:14:00Z">
          <w:pPr>
            <w:spacing w:line="480" w:lineRule="auto"/>
          </w:pPr>
        </w:pPrChange>
      </w:pPr>
    </w:p>
    <w:p w14:paraId="7664A778" w14:textId="77777777" w:rsidR="00077492" w:rsidRDefault="00077492">
      <w:pPr>
        <w:spacing w:line="240" w:lineRule="auto"/>
        <w:jc w:val="both"/>
        <w:rPr>
          <w:rFonts w:ascii="Times New Roman" w:hAnsi="Times New Roman" w:cs="Times New Roman"/>
          <w:sz w:val="24"/>
        </w:rPr>
        <w:pPrChange w:id="1996" w:author="Liu, Luyu" w:date="2020-07-29T17:38:00Z">
          <w:pPr>
            <w:spacing w:line="480" w:lineRule="auto"/>
          </w:pPr>
        </w:pPrChange>
      </w:pPr>
    </w:p>
    <w:p w14:paraId="0E798C46" w14:textId="77777777" w:rsidR="00077492" w:rsidRPr="00FF2732" w:rsidRDefault="00077492">
      <w:pPr>
        <w:spacing w:line="240" w:lineRule="auto"/>
        <w:rPr>
          <w:rStyle w:val="SubtleEmphasis"/>
          <w:rPrChange w:id="1997" w:author="Liu, Luyu" w:date="2020-08-02T21:19:00Z">
            <w:rPr/>
          </w:rPrChange>
        </w:rPr>
        <w:pPrChange w:id="1998" w:author="Liu, Luyu" w:date="2020-08-02T21:19:00Z">
          <w:pPr>
            <w:pStyle w:val="ListParagraph"/>
            <w:numPr>
              <w:ilvl w:val="1"/>
              <w:numId w:val="2"/>
            </w:numPr>
            <w:spacing w:line="480" w:lineRule="auto"/>
            <w:ind w:left="360" w:hanging="360"/>
          </w:pPr>
        </w:pPrChange>
      </w:pPr>
      <w:del w:id="1999" w:author="Liu, Luyu" w:date="2020-08-02T21:19:00Z">
        <w:r w:rsidRPr="00FF2732" w:rsidDel="00FF2732">
          <w:rPr>
            <w:rStyle w:val="SubtleEmphasis"/>
            <w:rPrChange w:id="2000" w:author="Liu, Luyu" w:date="2020-08-02T21:19:00Z">
              <w:rPr/>
            </w:rPrChange>
          </w:rPr>
          <w:delText xml:space="preserve"> </w:delText>
        </w:r>
      </w:del>
      <w:r w:rsidRPr="00FF2732">
        <w:rPr>
          <w:rStyle w:val="SubtleEmphasis"/>
          <w:rPrChange w:id="2001" w:author="Liu, Luyu" w:date="2020-08-02T21:19:00Z">
            <w:rPr/>
          </w:rPrChange>
        </w:rPr>
        <w:t>Decay rate</w:t>
      </w:r>
    </w:p>
    <w:p w14:paraId="68071FA3" w14:textId="3C19C51B" w:rsidR="00077492" w:rsidRDefault="00263C5F">
      <w:pPr>
        <w:spacing w:line="240" w:lineRule="auto"/>
        <w:ind w:firstLine="720"/>
        <w:jc w:val="both"/>
        <w:rPr>
          <w:ins w:id="2002" w:author="Miller, Harvey J." w:date="2020-08-04T15:32:00Z"/>
          <w:rFonts w:ascii="Times New Roman" w:hAnsi="Times New Roman" w:cs="Times New Roman"/>
          <w:sz w:val="24"/>
        </w:rPr>
      </w:pPr>
      <w:ins w:id="2003"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2004"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2005"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2006"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2007" w:author="Liu, Luyu" w:date="2020-07-29T17:26:00Z">
        <w:r w:rsidR="00077492" w:rsidDel="00E71AC6">
          <w:rPr>
            <w:rFonts w:ascii="Times New Roman" w:hAnsi="Times New Roman" w:cs="Times New Roman"/>
            <w:sz w:val="24"/>
          </w:rPr>
          <w:delText>floor</w:delText>
        </w:r>
      </w:del>
      <w:ins w:id="2008"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2009" w:author="Liu, Luyu" w:date="2020-07-29T17:26:00Z">
        <w:r w:rsidR="00077492" w:rsidDel="00E71AC6">
          <w:rPr>
            <w:rFonts w:ascii="Times New Roman" w:hAnsi="Times New Roman" w:cs="Times New Roman"/>
            <w:sz w:val="24"/>
          </w:rPr>
          <w:delText>floor</w:delText>
        </w:r>
      </w:del>
      <w:ins w:id="2010"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43AB78D2" w14:textId="77777777" w:rsidR="00C34785" w:rsidRDefault="00C34785">
      <w:pPr>
        <w:spacing w:line="240" w:lineRule="auto"/>
        <w:ind w:firstLine="720"/>
        <w:jc w:val="both"/>
        <w:rPr>
          <w:rFonts w:ascii="Times New Roman" w:hAnsi="Times New Roman" w:cs="Times New Roman"/>
          <w:sz w:val="24"/>
        </w:rPr>
        <w:pPrChange w:id="2011" w:author="Liu, Luyu" w:date="2020-08-02T21:21:00Z">
          <w:pPr>
            <w:spacing w:line="480" w:lineRule="auto"/>
            <w:jc w:val="both"/>
          </w:pPr>
        </w:pPrChange>
      </w:pPr>
    </w:p>
    <w:p w14:paraId="7455919E" w14:textId="77777777" w:rsidR="00077492" w:rsidRPr="00C94C81" w:rsidDel="003E4344" w:rsidRDefault="00077492">
      <w:pPr>
        <w:spacing w:line="240" w:lineRule="auto"/>
        <w:rPr>
          <w:del w:id="2012" w:author="Liu, Luyu" w:date="2020-07-29T17:38:00Z"/>
          <w:rFonts w:ascii="Times New Roman" w:hAnsi="Times New Roman" w:cs="Times New Roman"/>
          <w:b/>
          <w:sz w:val="24"/>
          <w:rPrChange w:id="2013" w:author="Liu, Luyu" w:date="2020-08-02T23:07:00Z">
            <w:rPr>
              <w:del w:id="2014" w:author="Liu, Luyu" w:date="2020-07-29T17:38:00Z"/>
              <w:rFonts w:ascii="Times New Roman" w:hAnsi="Times New Roman" w:cs="Times New Roman"/>
              <w:sz w:val="24"/>
            </w:rPr>
          </w:rPrChange>
        </w:rPr>
        <w:pPrChange w:id="2015" w:author="Liu, Luyu" w:date="2020-08-02T23:07:00Z">
          <w:pPr>
            <w:spacing w:line="480" w:lineRule="auto"/>
          </w:pPr>
        </w:pPrChange>
      </w:pPr>
    </w:p>
    <w:p w14:paraId="11C05FB3" w14:textId="7609D2CA" w:rsidR="00077492" w:rsidRPr="00C94C81" w:rsidDel="003E4344" w:rsidRDefault="00077492">
      <w:pPr>
        <w:keepNext/>
        <w:spacing w:line="240" w:lineRule="auto"/>
        <w:rPr>
          <w:del w:id="2016" w:author="Liu, Luyu" w:date="2020-07-29T17:38:00Z"/>
          <w:rFonts w:ascii="Times New Roman" w:hAnsi="Times New Roman" w:cs="Times New Roman"/>
          <w:b/>
          <w:sz w:val="24"/>
          <w:rPrChange w:id="2017" w:author="Liu, Luyu" w:date="2020-08-02T23:07:00Z">
            <w:rPr>
              <w:del w:id="2018" w:author="Liu, Luyu" w:date="2020-07-29T17:38:00Z"/>
              <w:rFonts w:ascii="Times New Roman" w:hAnsi="Times New Roman" w:cs="Times New Roman"/>
              <w:sz w:val="24"/>
            </w:rPr>
          </w:rPrChange>
        </w:rPr>
        <w:pPrChange w:id="2019" w:author="Liu, Luyu" w:date="2020-08-02T23:07:00Z">
          <w:pPr>
            <w:keepNext/>
            <w:spacing w:line="480" w:lineRule="auto"/>
          </w:pPr>
        </w:pPrChange>
      </w:pPr>
      <w:del w:id="2020" w:author="Liu, Luyu" w:date="2020-07-29T17:38:00Z">
        <w:r w:rsidRPr="00C94C81" w:rsidDel="003E4344">
          <w:rPr>
            <w:b/>
            <w:noProof/>
            <w:rPrChange w:id="2021" w:author="Liu, Luyu" w:date="2020-08-02T23:07:00Z">
              <w:rPr>
                <w:noProof/>
              </w:rPr>
            </w:rPrChange>
          </w:rPr>
          <w:delText xml:space="preserve"> </w:delText>
        </w:r>
        <w:r w:rsidRPr="00C94C81" w:rsidDel="003E4344">
          <w:rPr>
            <w:b/>
            <w:noProof/>
            <w:rPrChange w:id="2022"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pPr>
        <w:spacing w:line="240" w:lineRule="auto"/>
        <w:rPr>
          <w:del w:id="2023" w:author="Liu, Luyu" w:date="2020-07-29T17:38:00Z"/>
          <w:rFonts w:ascii="Times New Roman" w:hAnsi="Times New Roman" w:cs="Times New Roman"/>
          <w:b/>
          <w:sz w:val="24"/>
          <w:rPrChange w:id="2024" w:author="Liu, Luyu" w:date="2020-08-02T23:07:00Z">
            <w:rPr>
              <w:del w:id="2025" w:author="Liu, Luyu" w:date="2020-07-29T17:38:00Z"/>
              <w:rFonts w:ascii="Times New Roman" w:hAnsi="Times New Roman" w:cs="Times New Roman"/>
              <w:sz w:val="24"/>
            </w:rPr>
          </w:rPrChange>
        </w:rPr>
        <w:pPrChange w:id="2026" w:author="Liu, Luyu" w:date="2020-08-02T23:07:00Z">
          <w:pPr>
            <w:spacing w:line="480" w:lineRule="auto"/>
            <w:jc w:val="center"/>
          </w:pPr>
        </w:pPrChange>
      </w:pPr>
      <w:bookmarkStart w:id="2027" w:name="_Ref46958465"/>
      <w:r w:rsidRPr="00C94C81">
        <w:rPr>
          <w:rFonts w:ascii="Times New Roman" w:hAnsi="Times New Roman" w:cs="Times New Roman"/>
          <w:b/>
          <w:sz w:val="24"/>
          <w:rPrChange w:id="2028"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29"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30"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31" w:author="Liu, Luyu" w:date="2020-08-02T23:07:00Z">
            <w:rPr>
              <w:rFonts w:ascii="Times New Roman" w:hAnsi="Times New Roman" w:cs="Times New Roman"/>
              <w:sz w:val="24"/>
            </w:rPr>
          </w:rPrChange>
        </w:rPr>
        <w:fldChar w:fldCharType="separate"/>
      </w:r>
      <w:ins w:id="2032" w:author="Liu, Luyu" w:date="2020-07-29T23:40:00Z">
        <w:r w:rsidR="00263C5F" w:rsidRPr="00C94C81">
          <w:rPr>
            <w:rFonts w:ascii="Times New Roman" w:hAnsi="Times New Roman" w:cs="Times New Roman"/>
            <w:b/>
            <w:noProof/>
            <w:sz w:val="24"/>
            <w:rPrChange w:id="2033" w:author="Liu, Luyu" w:date="2020-08-02T23:07:00Z">
              <w:rPr>
                <w:rFonts w:ascii="Times New Roman" w:hAnsi="Times New Roman" w:cs="Times New Roman"/>
                <w:noProof/>
                <w:sz w:val="24"/>
              </w:rPr>
            </w:rPrChange>
          </w:rPr>
          <w:t>6</w:t>
        </w:r>
      </w:ins>
      <w:del w:id="2034" w:author="Liu, Luyu" w:date="2020-07-29T23:11:00Z">
        <w:r w:rsidRPr="00C94C81" w:rsidDel="006C64A6">
          <w:rPr>
            <w:rFonts w:ascii="Times New Roman" w:hAnsi="Times New Roman" w:cs="Times New Roman"/>
            <w:b/>
            <w:noProof/>
            <w:sz w:val="24"/>
            <w:rPrChange w:id="2035"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2036" w:author="Liu, Luyu" w:date="2020-08-02T23:07:00Z">
            <w:rPr>
              <w:rFonts w:ascii="Times New Roman" w:hAnsi="Times New Roman" w:cs="Times New Roman"/>
              <w:sz w:val="24"/>
            </w:rPr>
          </w:rPrChange>
        </w:rPr>
        <w:fldChar w:fldCharType="end"/>
      </w:r>
      <w:bookmarkEnd w:id="2027"/>
      <w:r w:rsidRPr="00C94C81">
        <w:rPr>
          <w:rFonts w:ascii="Times New Roman" w:hAnsi="Times New Roman" w:cs="Times New Roman"/>
          <w:b/>
          <w:sz w:val="24"/>
          <w:rPrChange w:id="2037"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pPr>
        <w:spacing w:line="240" w:lineRule="auto"/>
        <w:rPr>
          <w:rFonts w:ascii="Times New Roman" w:hAnsi="Times New Roman" w:cs="Times New Roman"/>
          <w:b/>
          <w:sz w:val="24"/>
          <w:rPrChange w:id="2038" w:author="Liu, Luyu" w:date="2020-08-02T23:07:00Z">
            <w:rPr>
              <w:rFonts w:ascii="Times New Roman" w:hAnsi="Times New Roman" w:cs="Times New Roman"/>
              <w:sz w:val="24"/>
            </w:rPr>
          </w:rPrChange>
        </w:rPr>
        <w:pPrChange w:id="2039" w:author="Liu, Luyu" w:date="2020-08-02T23:07:00Z">
          <w:pPr>
            <w:keepNext/>
            <w:spacing w:line="480" w:lineRule="auto"/>
          </w:pPr>
        </w:pPrChange>
      </w:pPr>
    </w:p>
    <w:p w14:paraId="03373DA1" w14:textId="77777777" w:rsidR="00C34785" w:rsidRDefault="00C34785">
      <w:pPr>
        <w:spacing w:line="240" w:lineRule="auto"/>
        <w:ind w:firstLine="720"/>
        <w:jc w:val="both"/>
        <w:rPr>
          <w:ins w:id="2040" w:author="Miller, Harvey J." w:date="2020-08-04T15:32:00Z"/>
          <w:rFonts w:ascii="Times New Roman" w:hAnsi="Times New Roman" w:cs="Times New Roman"/>
          <w:sz w:val="24"/>
        </w:rPr>
      </w:pPr>
    </w:p>
    <w:p w14:paraId="2931084A" w14:textId="3704268E" w:rsidR="00077492" w:rsidRPr="00AC2AE6" w:rsidDel="00F92F58" w:rsidRDefault="00077492">
      <w:pPr>
        <w:spacing w:line="240" w:lineRule="auto"/>
        <w:ind w:firstLine="720"/>
        <w:jc w:val="both"/>
        <w:rPr>
          <w:del w:id="2041" w:author="Liu, Luyu" w:date="2020-07-29T17:41:00Z"/>
          <w:rFonts w:ascii="Times New Roman" w:hAnsi="Times New Roman" w:cs="Times New Roman"/>
          <w:sz w:val="24"/>
        </w:rPr>
        <w:pPrChange w:id="2042"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2043"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2044"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2045" w:author="Liu, Luyu" w:date="2020-07-29T17:26:00Z">
        <w:r w:rsidDel="00E71AC6">
          <w:rPr>
            <w:rFonts w:ascii="Times New Roman" w:hAnsi="Times New Roman" w:cs="Times New Roman"/>
            <w:sz w:val="24"/>
          </w:rPr>
          <w:delText>floor</w:delText>
        </w:r>
      </w:del>
      <w:ins w:id="204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47"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48"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2049"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2050"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xml:space="preserve">. This could be because the general transit passengers may be more aware of the risk of COVID-19 when more cases are reported nationally; the perceived fear grows higher as </w:t>
      </w:r>
      <w:del w:id="2051" w:author="Miller, Harvey J." w:date="2020-08-04T15:33:00Z">
        <w:r w:rsidRPr="00AC2AE6" w:rsidDel="00C34785">
          <w:rPr>
            <w:rFonts w:ascii="Times New Roman" w:hAnsi="Times New Roman" w:cs="Times New Roman"/>
            <w:sz w:val="24"/>
          </w:rPr>
          <w:delText xml:space="preserve">the </w:delText>
        </w:r>
      </w:del>
      <w:r w:rsidRPr="00AC2AE6">
        <w:rPr>
          <w:rFonts w:ascii="Times New Roman" w:hAnsi="Times New Roman" w:cs="Times New Roman"/>
          <w:sz w:val="24"/>
        </w:rPr>
        <w:t xml:space="preserve">time </w:t>
      </w:r>
      <w:r w:rsidRPr="00AC2AE6">
        <w:rPr>
          <w:rFonts w:ascii="Times New Roman" w:hAnsi="Times New Roman" w:cs="Times New Roman"/>
          <w:sz w:val="24"/>
        </w:rPr>
        <w:lastRenderedPageBreak/>
        <w:t>passe</w:t>
      </w:r>
      <w:ins w:id="2052" w:author="Miller, Harvey J." w:date="2020-08-04T15:33:00Z">
        <w:r w:rsidR="00C34785">
          <w:rPr>
            <w:rFonts w:ascii="Times New Roman" w:hAnsi="Times New Roman" w:cs="Times New Roman"/>
            <w:sz w:val="24"/>
          </w:rPr>
          <w:t>s</w:t>
        </w:r>
      </w:ins>
      <w:del w:id="2053" w:author="Miller, Harvey J." w:date="2020-08-04T15:33:00Z">
        <w:r w:rsidRPr="00AC2AE6" w:rsidDel="00C34785">
          <w:rPr>
            <w:rFonts w:ascii="Times New Roman" w:hAnsi="Times New Roman" w:cs="Times New Roman"/>
            <w:sz w:val="24"/>
          </w:rPr>
          <w:delText>d</w:delText>
        </w:r>
      </w:del>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2054" w:author="Liu, Luyu" w:date="2020-07-29T17:26:00Z">
        <w:r w:rsidDel="00E71AC6">
          <w:rPr>
            <w:rFonts w:ascii="Times New Roman" w:hAnsi="Times New Roman" w:cs="Times New Roman"/>
            <w:sz w:val="24"/>
          </w:rPr>
          <w:delText>floor</w:delText>
        </w:r>
      </w:del>
      <w:ins w:id="205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2056" w:author="Liu, Luyu" w:date="2020-07-29T17:26:00Z">
        <w:r w:rsidDel="00E71AC6">
          <w:rPr>
            <w:rFonts w:ascii="Times New Roman" w:hAnsi="Times New Roman" w:cs="Times New Roman"/>
            <w:sz w:val="24"/>
          </w:rPr>
          <w:delText>floor</w:delText>
        </w:r>
      </w:del>
      <w:ins w:id="205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58"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59"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2060"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pPr>
        <w:spacing w:line="240" w:lineRule="auto"/>
        <w:ind w:firstLine="720"/>
        <w:jc w:val="both"/>
        <w:pPrChange w:id="2061" w:author="Liu, Luyu" w:date="2020-07-29T17:41:00Z">
          <w:pPr>
            <w:keepNext/>
            <w:spacing w:line="480" w:lineRule="auto"/>
            <w:jc w:val="center"/>
          </w:pPr>
        </w:pPrChange>
      </w:pPr>
      <w:del w:id="2062"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5F0BD073" w14:textId="77777777" w:rsidR="00C34785" w:rsidRDefault="00C34785">
      <w:pPr>
        <w:spacing w:line="240" w:lineRule="auto"/>
        <w:rPr>
          <w:ins w:id="2063" w:author="Miller, Harvey J." w:date="2020-08-04T15:32:00Z"/>
          <w:rFonts w:ascii="Times New Roman" w:hAnsi="Times New Roman" w:cs="Times New Roman"/>
          <w:b/>
          <w:sz w:val="24"/>
        </w:rPr>
      </w:pPr>
      <w:bookmarkStart w:id="2064" w:name="_Ref41985219"/>
      <w:bookmarkStart w:id="2065" w:name="_Ref41947893"/>
    </w:p>
    <w:p w14:paraId="7F6F8A94" w14:textId="2C7D53FD" w:rsidR="00077492" w:rsidRPr="00C94C81" w:rsidRDefault="00077492">
      <w:pPr>
        <w:spacing w:line="240" w:lineRule="auto"/>
        <w:rPr>
          <w:rFonts w:ascii="Times New Roman" w:hAnsi="Times New Roman" w:cs="Times New Roman"/>
          <w:b/>
          <w:sz w:val="24"/>
          <w:rPrChange w:id="2066" w:author="Liu, Luyu" w:date="2020-08-02T23:07:00Z">
            <w:rPr>
              <w:rFonts w:ascii="Times New Roman" w:hAnsi="Times New Roman" w:cs="Times New Roman"/>
              <w:sz w:val="24"/>
            </w:rPr>
          </w:rPrChange>
        </w:rPr>
        <w:pPrChange w:id="2067" w:author="Liu, Luyu" w:date="2020-08-02T23:07:00Z">
          <w:pPr>
            <w:spacing w:line="480" w:lineRule="auto"/>
            <w:jc w:val="center"/>
          </w:pPr>
        </w:pPrChange>
      </w:pPr>
      <w:r w:rsidRPr="00C94C81">
        <w:rPr>
          <w:rFonts w:ascii="Times New Roman" w:hAnsi="Times New Roman" w:cs="Times New Roman"/>
          <w:b/>
          <w:sz w:val="24"/>
          <w:rPrChange w:id="2068"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69"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70"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71" w:author="Liu, Luyu" w:date="2020-08-02T23:07:00Z">
            <w:rPr>
              <w:rFonts w:ascii="Times New Roman" w:hAnsi="Times New Roman" w:cs="Times New Roman"/>
              <w:sz w:val="24"/>
            </w:rPr>
          </w:rPrChange>
        </w:rPr>
        <w:fldChar w:fldCharType="separate"/>
      </w:r>
      <w:ins w:id="2072" w:author="Liu, Luyu" w:date="2020-07-29T23:34:00Z">
        <w:r w:rsidR="00810688" w:rsidRPr="00C94C81">
          <w:rPr>
            <w:rFonts w:ascii="Times New Roman" w:hAnsi="Times New Roman" w:cs="Times New Roman"/>
            <w:b/>
            <w:noProof/>
            <w:sz w:val="24"/>
            <w:rPrChange w:id="2073" w:author="Liu, Luyu" w:date="2020-08-02T23:07:00Z">
              <w:rPr>
                <w:rFonts w:ascii="Times New Roman" w:hAnsi="Times New Roman" w:cs="Times New Roman"/>
                <w:noProof/>
                <w:sz w:val="24"/>
              </w:rPr>
            </w:rPrChange>
          </w:rPr>
          <w:t>7</w:t>
        </w:r>
      </w:ins>
      <w:del w:id="2074" w:author="Liu, Luyu" w:date="2020-07-29T23:11:00Z">
        <w:r w:rsidRPr="00C94C81" w:rsidDel="006C64A6">
          <w:rPr>
            <w:rFonts w:ascii="Times New Roman" w:hAnsi="Times New Roman" w:cs="Times New Roman"/>
            <w:b/>
            <w:noProof/>
            <w:sz w:val="24"/>
            <w:rPrChange w:id="2075"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2076" w:author="Liu, Luyu" w:date="2020-08-02T23:07:00Z">
            <w:rPr>
              <w:rFonts w:ascii="Times New Roman" w:hAnsi="Times New Roman" w:cs="Times New Roman"/>
              <w:sz w:val="24"/>
            </w:rPr>
          </w:rPrChange>
        </w:rPr>
        <w:fldChar w:fldCharType="end"/>
      </w:r>
      <w:bookmarkEnd w:id="2064"/>
      <w:r w:rsidRPr="00C94C81">
        <w:rPr>
          <w:rFonts w:ascii="Times New Roman" w:hAnsi="Times New Roman" w:cs="Times New Roman"/>
          <w:b/>
          <w:sz w:val="24"/>
          <w:rPrChange w:id="2077" w:author="Liu, Luyu" w:date="2020-08-02T23:07:00Z">
            <w:rPr>
              <w:rFonts w:ascii="Times New Roman" w:hAnsi="Times New Roman" w:cs="Times New Roman"/>
              <w:sz w:val="24"/>
            </w:rPr>
          </w:rPrChange>
        </w:rPr>
        <w:t>. Hyperbolic relationship between decay rates and cliff</w:t>
      </w:r>
      <w:ins w:id="2078" w:author="Liu, Luyu" w:date="2020-07-29T17:41:00Z">
        <w:r w:rsidR="00C60F4B" w:rsidRPr="00C94C81">
          <w:rPr>
            <w:rFonts w:ascii="Times New Roman" w:hAnsi="Times New Roman" w:cs="Times New Roman"/>
            <w:b/>
            <w:sz w:val="24"/>
            <w:rPrChange w:id="2079"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2080" w:author="Liu, Luyu" w:date="2020-08-02T23:07:00Z">
            <w:rPr>
              <w:rFonts w:ascii="Times New Roman" w:hAnsi="Times New Roman" w:cs="Times New Roman"/>
              <w:sz w:val="24"/>
            </w:rPr>
          </w:rPrChange>
        </w:rPr>
        <w:t xml:space="preserve"> points.</w:t>
      </w:r>
    </w:p>
    <w:bookmarkEnd w:id="2065"/>
    <w:p w14:paraId="75244EB1" w14:textId="77777777" w:rsidR="00077492" w:rsidRDefault="00077492">
      <w:pPr>
        <w:spacing w:line="240" w:lineRule="auto"/>
        <w:rPr>
          <w:rFonts w:ascii="Times New Roman" w:hAnsi="Times New Roman" w:cs="Times New Roman"/>
          <w:sz w:val="24"/>
        </w:rPr>
        <w:pPrChange w:id="2081"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2082" w:author="Liu, Luyu" w:date="2020-08-02T21:19:00Z">
            <w:rPr>
              <w:rFonts w:ascii="Times New Roman" w:hAnsi="Times New Roman" w:cs="Times New Roman"/>
              <w:b/>
              <w:sz w:val="24"/>
              <w:highlight w:val="yellow"/>
            </w:rPr>
          </w:rPrChange>
        </w:rPr>
        <w:pPrChange w:id="2083" w:author="Liu, Luyu" w:date="2020-07-20T23:14:00Z">
          <w:pPr>
            <w:spacing w:line="480" w:lineRule="auto"/>
          </w:pPr>
        </w:pPrChange>
      </w:pPr>
      <w:del w:id="2084" w:author="Liu, Luyu" w:date="2020-08-02T21:19:00Z">
        <w:r w:rsidRPr="00FF2732" w:rsidDel="00FF2732">
          <w:rPr>
            <w:rStyle w:val="SubtleEmphasis"/>
            <w:rPrChange w:id="2085" w:author="Liu, Luyu" w:date="2020-08-02T21:19:00Z">
              <w:rPr>
                <w:rFonts w:ascii="Times New Roman" w:hAnsi="Times New Roman" w:cs="Times New Roman"/>
                <w:b/>
                <w:sz w:val="24"/>
              </w:rPr>
            </w:rPrChange>
          </w:rPr>
          <w:delText>3.4.</w:delText>
        </w:r>
        <w:r w:rsidRPr="00FF2732" w:rsidDel="00FF2732">
          <w:rPr>
            <w:rStyle w:val="SubtleEmphasis"/>
            <w:rPrChange w:id="2086" w:author="Liu, Luyu" w:date="2020-08-02T21:19:00Z">
              <w:rPr>
                <w:rFonts w:ascii="Times New Roman" w:hAnsi="Times New Roman" w:cs="Times New Roman"/>
                <w:sz w:val="24"/>
              </w:rPr>
            </w:rPrChange>
          </w:rPr>
          <w:delText xml:space="preserve"> </w:delText>
        </w:r>
      </w:del>
      <w:r w:rsidRPr="00FF2732">
        <w:rPr>
          <w:rStyle w:val="SubtleEmphasis"/>
          <w:rPrChange w:id="2087"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2088" w:author="Liu, Luyu" w:date="2020-08-02T21:19:00Z">
            <w:rPr>
              <w:rFonts w:ascii="Times New Roman" w:hAnsi="Times New Roman" w:cs="Times New Roman"/>
              <w:b/>
              <w:sz w:val="24"/>
              <w:highlight w:val="yellow"/>
            </w:rPr>
          </w:rPrChange>
        </w:rPr>
        <w:t xml:space="preserve"> </w:t>
      </w:r>
    </w:p>
    <w:p w14:paraId="4DC22644" w14:textId="7872E87F" w:rsidR="00077492" w:rsidDel="00C34785" w:rsidRDefault="00077492" w:rsidP="00C34785">
      <w:pPr>
        <w:keepNext/>
        <w:spacing w:line="240" w:lineRule="auto"/>
        <w:jc w:val="both"/>
        <w:rPr>
          <w:del w:id="2089" w:author="Liu, Luyu" w:date="2020-07-29T17:45:00Z"/>
          <w:rFonts w:ascii="Times New Roman" w:hAnsi="Times New Roman" w:cs="Times New Roman"/>
          <w:sz w:val="24"/>
        </w:rPr>
      </w:pPr>
      <w:commentRangeStart w:id="2090"/>
      <w:r>
        <w:rPr>
          <w:rFonts w:ascii="Times New Roman" w:hAnsi="Times New Roman" w:cs="Times New Roman"/>
          <w:sz w:val="24"/>
        </w:rPr>
        <w:t xml:space="preserve">Overall, we observe </w:t>
      </w:r>
      <w:ins w:id="2091" w:author="Miller, Harvey J." w:date="2020-08-06T10:32:00Z">
        <w:r w:rsidR="00B76D66">
          <w:rPr>
            <w:rFonts w:ascii="Times New Roman" w:hAnsi="Times New Roman" w:cs="Times New Roman"/>
            <w:sz w:val="24"/>
          </w:rPr>
          <w:t xml:space="preserve">a relationship </w:t>
        </w:r>
      </w:ins>
      <w:del w:id="2092" w:author="Miller, Harvey J." w:date="2020-08-06T10:32:00Z">
        <w:r w:rsidDel="00B76D66">
          <w:rPr>
            <w:rFonts w:ascii="Times New Roman" w:hAnsi="Times New Roman" w:cs="Times New Roman"/>
            <w:sz w:val="24"/>
          </w:rPr>
          <w:delText xml:space="preserve">a connection </w:delText>
        </w:r>
      </w:del>
      <w:r>
        <w:rPr>
          <w:rFonts w:ascii="Times New Roman" w:hAnsi="Times New Roman" w:cs="Times New Roman"/>
          <w:sz w:val="24"/>
        </w:rPr>
        <w:t xml:space="preserve">between a change in hourly demand patterns (measured by the Procrustes distance) and the total drop in demand due to COVID-19 (measured by the </w:t>
      </w:r>
      <w:del w:id="2093" w:author="Liu, Luyu" w:date="2020-07-29T17:26:00Z">
        <w:r w:rsidDel="00E71AC6">
          <w:rPr>
            <w:rFonts w:ascii="Times New Roman" w:hAnsi="Times New Roman" w:cs="Times New Roman"/>
            <w:sz w:val="24"/>
          </w:rPr>
          <w:delText>floor</w:delText>
        </w:r>
      </w:del>
      <w:ins w:id="209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95"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2096"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2097" w:author="Liu, Luyu" w:date="2020-07-29T17:26:00Z">
        <w:r w:rsidDel="00E71AC6">
          <w:rPr>
            <w:rFonts w:ascii="Times New Roman" w:hAnsi="Times New Roman" w:cs="Times New Roman"/>
            <w:sz w:val="24"/>
          </w:rPr>
          <w:delText>floor</w:delText>
        </w:r>
      </w:del>
      <w:ins w:id="209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99"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2100"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101"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2102"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2103" w:author="Liu, Luyu" w:date="2020-07-29T17:26:00Z">
        <w:r w:rsidDel="00E71AC6">
          <w:rPr>
            <w:rFonts w:ascii="Times New Roman" w:hAnsi="Times New Roman" w:cs="Times New Roman"/>
            <w:sz w:val="24"/>
          </w:rPr>
          <w:delText>floor</w:delText>
        </w:r>
      </w:del>
      <w:ins w:id="210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2105" w:author="Liu, Luyu" w:date="2020-07-29T17:45:00Z">
        <w:r w:rsidRPr="00AD14EC" w:rsidDel="00913806">
          <w:rPr>
            <w:rFonts w:ascii="Times New Roman" w:hAnsi="Times New Roman" w:cs="Times New Roman"/>
            <w:sz w:val="24"/>
          </w:rPr>
          <w:delText xml:space="preserve"> </w:delText>
        </w:r>
      </w:del>
    </w:p>
    <w:p w14:paraId="680DE870" w14:textId="77777777" w:rsidR="00C34785" w:rsidRPr="00AD14EC" w:rsidRDefault="00C34785">
      <w:pPr>
        <w:spacing w:line="240" w:lineRule="auto"/>
        <w:ind w:firstLine="720"/>
        <w:jc w:val="both"/>
        <w:rPr>
          <w:ins w:id="2106" w:author="Miller, Harvey J." w:date="2020-08-04T15:34:00Z"/>
          <w:rFonts w:ascii="Times New Roman" w:hAnsi="Times New Roman" w:cs="Times New Roman"/>
          <w:sz w:val="24"/>
        </w:rPr>
        <w:pPrChange w:id="2107" w:author="Miller, Harvey J." w:date="2020-08-04T15:34:00Z">
          <w:pPr>
            <w:spacing w:line="480" w:lineRule="auto"/>
            <w:jc w:val="both"/>
          </w:pPr>
        </w:pPrChange>
      </w:pPr>
    </w:p>
    <w:p w14:paraId="2C42EBA6" w14:textId="79558FC1" w:rsidR="00077492" w:rsidDel="00356BD4" w:rsidRDefault="00077492">
      <w:pPr>
        <w:spacing w:line="240" w:lineRule="auto"/>
        <w:ind w:firstLine="720"/>
        <w:jc w:val="both"/>
        <w:rPr>
          <w:del w:id="2108" w:author="Liu, Luyu" w:date="2020-08-02T23:11:00Z"/>
          <w:rFonts w:ascii="Times New Roman" w:hAnsi="Times New Roman" w:cs="Times New Roman"/>
          <w:sz w:val="24"/>
        </w:rPr>
        <w:pPrChange w:id="2109" w:author="Miller, Harvey J." w:date="2020-08-04T15:34:00Z">
          <w:pPr>
            <w:spacing w:line="480" w:lineRule="auto"/>
            <w:jc w:val="both"/>
          </w:pPr>
        </w:pPrChange>
      </w:pPr>
    </w:p>
    <w:p w14:paraId="1E571D31" w14:textId="6AE377C9" w:rsidR="00077492" w:rsidRDefault="00077492">
      <w:pPr>
        <w:keepNext/>
        <w:spacing w:line="240" w:lineRule="auto"/>
        <w:jc w:val="both"/>
        <w:rPr>
          <w:noProof/>
        </w:rPr>
        <w:pPrChange w:id="2110" w:author="Miller, Harvey J." w:date="2020-08-04T15:34:00Z">
          <w:pPr>
            <w:keepNext/>
            <w:spacing w:line="480" w:lineRule="auto"/>
          </w:pPr>
        </w:pPrChange>
      </w:pPr>
      <w:del w:id="2111" w:author="Liu, Luyu" w:date="2020-08-02T23:11:00Z">
        <w:r w:rsidRPr="00BA5A34" w:rsidDel="00356BD4">
          <w:rPr>
            <w:noProof/>
          </w:rPr>
          <w:delText xml:space="preserve"> </w:delText>
        </w:r>
      </w:del>
      <w:del w:id="2112"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commentRangeEnd w:id="2090"/>
      <w:r w:rsidR="00C34785">
        <w:rPr>
          <w:rStyle w:val="CommentReference"/>
        </w:rPr>
        <w:commentReference w:id="2090"/>
      </w:r>
    </w:p>
    <w:p w14:paraId="0F07AB22" w14:textId="72905EF4" w:rsidR="00077492" w:rsidDel="00C34785" w:rsidRDefault="00077492">
      <w:pPr>
        <w:spacing w:line="240" w:lineRule="auto"/>
        <w:rPr>
          <w:del w:id="2113" w:author="Liu, Luyu" w:date="2020-07-29T17:45:00Z"/>
          <w:rFonts w:ascii="Times New Roman" w:hAnsi="Times New Roman" w:cs="Times New Roman"/>
          <w:b/>
          <w:sz w:val="24"/>
        </w:rPr>
      </w:pPr>
      <w:bookmarkStart w:id="2114" w:name="_Ref41985257"/>
      <w:r w:rsidRPr="00C94C81">
        <w:rPr>
          <w:rFonts w:ascii="Times New Roman" w:hAnsi="Times New Roman" w:cs="Times New Roman"/>
          <w:b/>
          <w:sz w:val="24"/>
          <w:rPrChange w:id="2115"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16"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17"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18" w:author="Liu, Luyu" w:date="2020-08-02T23:08:00Z">
            <w:rPr>
              <w:rFonts w:ascii="Times New Roman" w:hAnsi="Times New Roman" w:cs="Times New Roman"/>
              <w:sz w:val="24"/>
            </w:rPr>
          </w:rPrChange>
        </w:rPr>
        <w:fldChar w:fldCharType="separate"/>
      </w:r>
      <w:ins w:id="2119" w:author="Liu, Luyu" w:date="2020-07-29T23:42:00Z">
        <w:r w:rsidR="00B82F19" w:rsidRPr="00C94C81">
          <w:rPr>
            <w:rFonts w:ascii="Times New Roman" w:hAnsi="Times New Roman" w:cs="Times New Roman"/>
            <w:b/>
            <w:noProof/>
            <w:sz w:val="24"/>
            <w:rPrChange w:id="2120" w:author="Liu, Luyu" w:date="2020-08-02T23:08:00Z">
              <w:rPr>
                <w:rFonts w:ascii="Times New Roman" w:hAnsi="Times New Roman" w:cs="Times New Roman"/>
                <w:noProof/>
                <w:sz w:val="24"/>
              </w:rPr>
            </w:rPrChange>
          </w:rPr>
          <w:t>8</w:t>
        </w:r>
      </w:ins>
      <w:del w:id="2121" w:author="Liu, Luyu" w:date="2020-07-29T23:11:00Z">
        <w:r w:rsidRPr="00C94C81" w:rsidDel="006C64A6">
          <w:rPr>
            <w:rFonts w:ascii="Times New Roman" w:hAnsi="Times New Roman" w:cs="Times New Roman"/>
            <w:b/>
            <w:noProof/>
            <w:sz w:val="24"/>
            <w:rPrChange w:id="2122"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2123" w:author="Liu, Luyu" w:date="2020-08-02T23:08:00Z">
            <w:rPr>
              <w:rFonts w:ascii="Times New Roman" w:hAnsi="Times New Roman" w:cs="Times New Roman"/>
              <w:sz w:val="24"/>
            </w:rPr>
          </w:rPrChange>
        </w:rPr>
        <w:fldChar w:fldCharType="end"/>
      </w:r>
      <w:bookmarkEnd w:id="2114"/>
      <w:r w:rsidRPr="00C94C81">
        <w:rPr>
          <w:rFonts w:ascii="Times New Roman" w:hAnsi="Times New Roman" w:cs="Times New Roman"/>
          <w:b/>
          <w:sz w:val="24"/>
          <w:rPrChange w:id="2124"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2125" w:name="_Ref41947978"/>
    </w:p>
    <w:p w14:paraId="2797AEFA" w14:textId="77777777" w:rsidR="00C34785" w:rsidRPr="00C94C81" w:rsidRDefault="00C34785">
      <w:pPr>
        <w:spacing w:line="240" w:lineRule="auto"/>
        <w:rPr>
          <w:ins w:id="2126" w:author="Miller, Harvey J." w:date="2020-08-04T15:34:00Z"/>
          <w:rFonts w:ascii="Times New Roman" w:hAnsi="Times New Roman" w:cs="Times New Roman"/>
          <w:b/>
          <w:sz w:val="24"/>
          <w:rPrChange w:id="2127" w:author="Liu, Luyu" w:date="2020-08-02T23:08:00Z">
            <w:rPr>
              <w:ins w:id="2128" w:author="Miller, Harvey J." w:date="2020-08-04T15:34:00Z"/>
              <w:rFonts w:ascii="Times New Roman" w:hAnsi="Times New Roman" w:cs="Times New Roman"/>
              <w:sz w:val="24"/>
            </w:rPr>
          </w:rPrChange>
        </w:rPr>
        <w:pPrChange w:id="2129" w:author="Liu, Luyu" w:date="2020-08-02T23:08:00Z">
          <w:pPr>
            <w:spacing w:line="480" w:lineRule="auto"/>
            <w:jc w:val="center"/>
          </w:pPr>
        </w:pPrChange>
      </w:pPr>
    </w:p>
    <w:p w14:paraId="343CF205" w14:textId="21C72C93" w:rsidR="00077492" w:rsidRPr="00C94C81" w:rsidRDefault="00077492">
      <w:pPr>
        <w:spacing w:line="240" w:lineRule="auto"/>
        <w:rPr>
          <w:rFonts w:ascii="Times New Roman" w:hAnsi="Times New Roman" w:cs="Times New Roman"/>
          <w:b/>
          <w:sz w:val="24"/>
          <w:rPrChange w:id="2130" w:author="Liu, Luyu" w:date="2020-08-02T23:08:00Z">
            <w:rPr>
              <w:rFonts w:ascii="Times New Roman" w:hAnsi="Times New Roman" w:cs="Times New Roman"/>
              <w:sz w:val="24"/>
            </w:rPr>
          </w:rPrChange>
        </w:rPr>
        <w:pPrChange w:id="2131" w:author="Liu, Luyu" w:date="2020-08-02T23:08:00Z">
          <w:pPr>
            <w:spacing w:line="480" w:lineRule="auto"/>
            <w:jc w:val="center"/>
          </w:pPr>
        </w:pPrChange>
      </w:pPr>
      <w:del w:id="2132" w:author="Liu, Luyu" w:date="2020-07-29T17:45:00Z">
        <w:r w:rsidRPr="00C94C81" w:rsidDel="00913806">
          <w:rPr>
            <w:rFonts w:ascii="Times New Roman" w:hAnsi="Times New Roman" w:cs="Times New Roman"/>
            <w:b/>
            <w:noProof/>
            <w:sz w:val="24"/>
            <w:rPrChange w:id="2133"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2125"/>
    </w:p>
    <w:p w14:paraId="211D8C46" w14:textId="20C2AF72" w:rsidR="00077492" w:rsidRPr="00C94C81" w:rsidDel="00913806" w:rsidRDefault="00077492">
      <w:pPr>
        <w:spacing w:line="240" w:lineRule="auto"/>
        <w:rPr>
          <w:del w:id="2134" w:author="Liu, Luyu" w:date="2020-07-29T17:45:00Z"/>
          <w:rFonts w:ascii="Times New Roman" w:hAnsi="Times New Roman" w:cs="Times New Roman"/>
          <w:b/>
          <w:sz w:val="24"/>
          <w:rPrChange w:id="2135" w:author="Liu, Luyu" w:date="2020-08-02T23:08:00Z">
            <w:rPr>
              <w:del w:id="2136" w:author="Liu, Luyu" w:date="2020-07-29T17:45:00Z"/>
              <w:rFonts w:ascii="Times New Roman" w:hAnsi="Times New Roman" w:cs="Times New Roman"/>
              <w:sz w:val="24"/>
            </w:rPr>
          </w:rPrChange>
        </w:rPr>
        <w:pPrChange w:id="2137" w:author="Liu, Luyu" w:date="2020-08-02T23:08:00Z">
          <w:pPr>
            <w:spacing w:line="480" w:lineRule="auto"/>
            <w:jc w:val="center"/>
          </w:pPr>
        </w:pPrChange>
      </w:pPr>
      <w:bookmarkStart w:id="2138" w:name="_Ref41985274"/>
      <w:r w:rsidRPr="00C94C81">
        <w:rPr>
          <w:rFonts w:ascii="Times New Roman" w:hAnsi="Times New Roman" w:cs="Times New Roman"/>
          <w:b/>
          <w:sz w:val="24"/>
          <w:rPrChange w:id="2139"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40"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41"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42" w:author="Liu, Luyu" w:date="2020-08-02T23:08:00Z">
            <w:rPr>
              <w:rFonts w:ascii="Times New Roman" w:hAnsi="Times New Roman" w:cs="Times New Roman"/>
              <w:sz w:val="24"/>
            </w:rPr>
          </w:rPrChange>
        </w:rPr>
        <w:fldChar w:fldCharType="separate"/>
      </w:r>
      <w:ins w:id="2143" w:author="Liu, Luyu" w:date="2020-07-29T23:42:00Z">
        <w:r w:rsidR="00B82F19" w:rsidRPr="00C94C81">
          <w:rPr>
            <w:rFonts w:ascii="Times New Roman" w:hAnsi="Times New Roman" w:cs="Times New Roman"/>
            <w:b/>
            <w:noProof/>
            <w:sz w:val="24"/>
            <w:rPrChange w:id="2144" w:author="Liu, Luyu" w:date="2020-08-02T23:08:00Z">
              <w:rPr>
                <w:rFonts w:ascii="Times New Roman" w:hAnsi="Times New Roman" w:cs="Times New Roman"/>
                <w:noProof/>
                <w:sz w:val="24"/>
              </w:rPr>
            </w:rPrChange>
          </w:rPr>
          <w:t>9</w:t>
        </w:r>
      </w:ins>
      <w:del w:id="2145" w:author="Liu, Luyu" w:date="2020-07-29T23:11:00Z">
        <w:r w:rsidRPr="00C94C81" w:rsidDel="006C64A6">
          <w:rPr>
            <w:rFonts w:ascii="Times New Roman" w:hAnsi="Times New Roman" w:cs="Times New Roman"/>
            <w:b/>
            <w:noProof/>
            <w:sz w:val="24"/>
            <w:rPrChange w:id="2146"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2147" w:author="Liu, Luyu" w:date="2020-08-02T23:08:00Z">
            <w:rPr>
              <w:rFonts w:ascii="Times New Roman" w:hAnsi="Times New Roman" w:cs="Times New Roman"/>
              <w:sz w:val="24"/>
            </w:rPr>
          </w:rPrChange>
        </w:rPr>
        <w:fldChar w:fldCharType="end"/>
      </w:r>
      <w:bookmarkEnd w:id="2138"/>
      <w:r w:rsidRPr="00C94C81">
        <w:rPr>
          <w:rFonts w:ascii="Times New Roman" w:hAnsi="Times New Roman" w:cs="Times New Roman"/>
          <w:b/>
          <w:sz w:val="24"/>
          <w:rPrChange w:id="2148" w:author="Liu, Luyu" w:date="2020-08-02T23:08:00Z">
            <w:rPr>
              <w:rFonts w:ascii="Times New Roman" w:hAnsi="Times New Roman" w:cs="Times New Roman"/>
              <w:sz w:val="24"/>
            </w:rPr>
          </w:rPrChange>
        </w:rPr>
        <w:t xml:space="preserve">. Relationship between average Procrustes distance and </w:t>
      </w:r>
      <w:del w:id="2149" w:author="Liu, Luyu" w:date="2020-07-29T17:26:00Z">
        <w:r w:rsidRPr="00C94C81" w:rsidDel="00E71AC6">
          <w:rPr>
            <w:rFonts w:ascii="Times New Roman" w:hAnsi="Times New Roman" w:cs="Times New Roman"/>
            <w:b/>
            <w:sz w:val="24"/>
            <w:rPrChange w:id="2150" w:author="Liu, Luyu" w:date="2020-08-02T23:08:00Z">
              <w:rPr>
                <w:rFonts w:ascii="Times New Roman" w:hAnsi="Times New Roman" w:cs="Times New Roman"/>
                <w:sz w:val="24"/>
              </w:rPr>
            </w:rPrChange>
          </w:rPr>
          <w:delText>floor</w:delText>
        </w:r>
      </w:del>
      <w:ins w:id="2151" w:author="Liu, Luyu" w:date="2020-07-29T17:26:00Z">
        <w:r w:rsidR="00E71AC6" w:rsidRPr="00C94C81">
          <w:rPr>
            <w:rFonts w:ascii="Times New Roman" w:hAnsi="Times New Roman" w:cs="Times New Roman"/>
            <w:b/>
            <w:sz w:val="24"/>
            <w:rPrChange w:id="2152"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2153" w:author="Liu, Luyu" w:date="2020-08-02T23:08:00Z">
            <w:rPr>
              <w:rFonts w:ascii="Times New Roman" w:hAnsi="Times New Roman" w:cs="Times New Roman"/>
              <w:sz w:val="24"/>
            </w:rPr>
          </w:rPrChange>
        </w:rPr>
        <w:t xml:space="preserve"> value.</w:t>
      </w:r>
    </w:p>
    <w:p w14:paraId="059B26D6" w14:textId="77777777" w:rsidR="00077492" w:rsidRPr="00C94C81" w:rsidRDefault="00077492">
      <w:pPr>
        <w:spacing w:line="240" w:lineRule="auto"/>
        <w:rPr>
          <w:rFonts w:ascii="Times New Roman" w:hAnsi="Times New Roman" w:cs="Times New Roman"/>
          <w:b/>
          <w:sz w:val="24"/>
          <w:rPrChange w:id="2154" w:author="Liu, Luyu" w:date="2020-08-02T23:08:00Z">
            <w:rPr>
              <w:rFonts w:ascii="Times New Roman" w:hAnsi="Times New Roman" w:cs="Times New Roman"/>
              <w:sz w:val="24"/>
            </w:rPr>
          </w:rPrChange>
        </w:rPr>
        <w:pPrChange w:id="2155" w:author="Liu, Luyu" w:date="2020-08-02T23:08:00Z">
          <w:pPr>
            <w:spacing w:line="480" w:lineRule="auto"/>
            <w:ind w:firstLine="720"/>
            <w:jc w:val="both"/>
          </w:pPr>
        </w:pPrChange>
      </w:pPr>
      <w:del w:id="2156" w:author="Liu, Luyu" w:date="2020-07-29T17:45:00Z">
        <w:r w:rsidRPr="00C94C81" w:rsidDel="00913806">
          <w:rPr>
            <w:rFonts w:ascii="Times New Roman" w:hAnsi="Times New Roman" w:cs="Times New Roman"/>
            <w:b/>
            <w:sz w:val="24"/>
            <w:rPrChange w:id="2157" w:author="Liu, Luyu" w:date="2020-08-02T23:08:00Z">
              <w:rPr>
                <w:rFonts w:ascii="Times New Roman" w:hAnsi="Times New Roman" w:cs="Times New Roman"/>
                <w:sz w:val="24"/>
              </w:rPr>
            </w:rPrChange>
          </w:rPr>
          <w:tab/>
        </w:r>
      </w:del>
    </w:p>
    <w:p w14:paraId="6B619213" w14:textId="77777777" w:rsidR="00C34785" w:rsidRDefault="00C34785">
      <w:pPr>
        <w:spacing w:line="240" w:lineRule="auto"/>
        <w:ind w:firstLine="720"/>
        <w:jc w:val="both"/>
        <w:rPr>
          <w:ins w:id="2158" w:author="Miller, Harvey J." w:date="2020-08-04T15:34:00Z"/>
          <w:rFonts w:ascii="Times New Roman" w:hAnsi="Times New Roman" w:cs="Times New Roman"/>
          <w:sz w:val="24"/>
        </w:rPr>
      </w:pPr>
    </w:p>
    <w:p w14:paraId="2C2D8535" w14:textId="76927363" w:rsidR="00077492" w:rsidRDefault="00077492">
      <w:pPr>
        <w:spacing w:line="240" w:lineRule="auto"/>
        <w:ind w:firstLine="720"/>
        <w:jc w:val="both"/>
        <w:rPr>
          <w:rFonts w:ascii="Times New Roman" w:hAnsi="Times New Roman" w:cs="Times New Roman"/>
          <w:sz w:val="24"/>
        </w:rPr>
        <w:pPrChange w:id="2159"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2160"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2161"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6D2BA8E" w14:textId="77777777" w:rsidR="00C34785" w:rsidRDefault="00C34785">
      <w:pPr>
        <w:spacing w:line="240" w:lineRule="auto"/>
        <w:rPr>
          <w:ins w:id="2162" w:author="Miller, Harvey J." w:date="2020-08-04T15:35:00Z"/>
          <w:rFonts w:ascii="Times New Roman" w:hAnsi="Times New Roman" w:cs="Times New Roman"/>
          <w:b/>
          <w:sz w:val="24"/>
        </w:rPr>
      </w:pPr>
    </w:p>
    <w:p w14:paraId="695C1533" w14:textId="73B877A4" w:rsidR="00077492" w:rsidRPr="00C94C81" w:rsidDel="00ED521E" w:rsidRDefault="00077492">
      <w:pPr>
        <w:spacing w:line="240" w:lineRule="auto"/>
        <w:ind w:firstLine="720"/>
        <w:rPr>
          <w:del w:id="2163" w:author="Liu, Luyu" w:date="2020-08-02T23:03:00Z"/>
          <w:rFonts w:ascii="Times New Roman" w:hAnsi="Times New Roman" w:cs="Times New Roman"/>
          <w:b/>
          <w:sz w:val="24"/>
          <w:rPrChange w:id="2164" w:author="Liu, Luyu" w:date="2020-08-02T23:08:00Z">
            <w:rPr>
              <w:del w:id="2165" w:author="Liu, Luyu" w:date="2020-08-02T23:03:00Z"/>
              <w:rFonts w:ascii="Times New Roman" w:hAnsi="Times New Roman" w:cs="Times New Roman"/>
              <w:sz w:val="24"/>
            </w:rPr>
          </w:rPrChange>
        </w:rPr>
        <w:pPrChange w:id="2166" w:author="Liu, Luyu" w:date="2020-08-02T23:08:00Z">
          <w:pPr>
            <w:spacing w:line="480" w:lineRule="auto"/>
            <w:ind w:firstLine="720"/>
            <w:jc w:val="both"/>
          </w:pPr>
        </w:pPrChange>
      </w:pPr>
      <w:del w:id="2167" w:author="Liu, Luyu" w:date="2020-08-02T23:03:00Z">
        <w:r w:rsidRPr="00C94C81" w:rsidDel="00ED521E">
          <w:rPr>
            <w:rFonts w:ascii="Times New Roman" w:hAnsi="Times New Roman" w:cs="Times New Roman"/>
            <w:b/>
            <w:sz w:val="24"/>
            <w:rPrChange w:id="2168"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2169"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70"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71" w:author="Liu, Luyu" w:date="2020-08-02T23:08:00Z">
            <w:rPr>
              <w:rFonts w:ascii="Times New Roman" w:hAnsi="Times New Roman" w:cs="Times New Roman"/>
              <w:sz w:val="24"/>
            </w:rPr>
          </w:rPrChange>
        </w:rPr>
        <w:instrText xml:space="preserve"> \* MERGEFORMAT </w:instrText>
      </w:r>
      <w:del w:id="2172" w:author="Liu, Luyu" w:date="2020-08-02T23:03:00Z">
        <w:r w:rsidRPr="00C94C81" w:rsidDel="00ED521E">
          <w:rPr>
            <w:rFonts w:ascii="Times New Roman" w:hAnsi="Times New Roman" w:cs="Times New Roman"/>
            <w:b/>
            <w:sz w:val="24"/>
            <w:rPrChange w:id="2173"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74" w:author="Liu, Luyu" w:date="2020-08-02T23:08:00Z">
              <w:rPr>
                <w:rFonts w:ascii="Times New Roman" w:hAnsi="Times New Roman" w:cs="Times New Roman"/>
                <w:sz w:val="24"/>
              </w:rPr>
            </w:rPrChange>
          </w:rPr>
          <w:fldChar w:fldCharType="separate"/>
        </w:r>
      </w:del>
      <w:del w:id="2175" w:author="Liu, Luyu" w:date="2020-07-29T23:42:00Z">
        <w:r w:rsidRPr="00C94C81" w:rsidDel="00B82F19">
          <w:rPr>
            <w:rFonts w:ascii="Times New Roman" w:hAnsi="Times New Roman" w:cs="Times New Roman"/>
            <w:b/>
            <w:sz w:val="24"/>
            <w:rPrChange w:id="2176" w:author="Liu, Luyu" w:date="2020-08-02T23:08:00Z">
              <w:rPr>
                <w:rFonts w:ascii="Times New Roman" w:hAnsi="Times New Roman" w:cs="Times New Roman"/>
                <w:sz w:val="24"/>
              </w:rPr>
            </w:rPrChange>
          </w:rPr>
          <w:delText>Fig 8</w:delText>
        </w:r>
      </w:del>
      <w:del w:id="2177" w:author="Liu, Luyu" w:date="2020-08-02T23:03:00Z">
        <w:r w:rsidRPr="00C94C81" w:rsidDel="00ED521E">
          <w:rPr>
            <w:rFonts w:ascii="Times New Roman" w:hAnsi="Times New Roman" w:cs="Times New Roman"/>
            <w:b/>
            <w:sz w:val="24"/>
            <w:rPrChange w:id="2178"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79"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2180"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81"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82" w:author="Liu, Luyu" w:date="2020-08-02T23:08:00Z">
            <w:rPr>
              <w:rFonts w:ascii="Times New Roman" w:hAnsi="Times New Roman" w:cs="Times New Roman"/>
              <w:sz w:val="24"/>
            </w:rPr>
          </w:rPrChange>
        </w:rPr>
        <w:instrText xml:space="preserve"> \* MERGEFORMAT </w:instrText>
      </w:r>
      <w:del w:id="2183" w:author="Liu, Luyu" w:date="2020-08-02T23:03:00Z">
        <w:r w:rsidRPr="00C94C81" w:rsidDel="00ED521E">
          <w:rPr>
            <w:rFonts w:ascii="Times New Roman" w:hAnsi="Times New Roman" w:cs="Times New Roman"/>
            <w:b/>
            <w:sz w:val="24"/>
            <w:rPrChange w:id="2184"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85" w:author="Liu, Luyu" w:date="2020-08-02T23:08:00Z">
              <w:rPr>
                <w:rFonts w:ascii="Times New Roman" w:hAnsi="Times New Roman" w:cs="Times New Roman"/>
                <w:sz w:val="24"/>
              </w:rPr>
            </w:rPrChange>
          </w:rPr>
          <w:fldChar w:fldCharType="separate"/>
        </w:r>
      </w:del>
      <w:del w:id="2186" w:author="Liu, Luyu" w:date="2020-07-29T23:42:00Z">
        <w:r w:rsidRPr="00C94C81" w:rsidDel="00B82F19">
          <w:rPr>
            <w:rFonts w:ascii="Times New Roman" w:hAnsi="Times New Roman" w:cs="Times New Roman"/>
            <w:b/>
            <w:sz w:val="24"/>
            <w:rPrChange w:id="2187" w:author="Liu, Luyu" w:date="2020-08-02T23:08:00Z">
              <w:rPr>
                <w:rFonts w:ascii="Times New Roman" w:hAnsi="Times New Roman" w:cs="Times New Roman"/>
                <w:sz w:val="24"/>
              </w:rPr>
            </w:rPrChange>
          </w:rPr>
          <w:delText>Fig 8</w:delText>
        </w:r>
      </w:del>
      <w:del w:id="2188" w:author="Liu, Luyu" w:date="2020-08-02T23:03:00Z">
        <w:r w:rsidRPr="00C94C81" w:rsidDel="00ED521E">
          <w:rPr>
            <w:rFonts w:ascii="Times New Roman" w:hAnsi="Times New Roman" w:cs="Times New Roman"/>
            <w:b/>
            <w:sz w:val="24"/>
            <w:rPrChange w:id="2189"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90"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pPr>
        <w:spacing w:line="240" w:lineRule="auto"/>
        <w:ind w:firstLine="720"/>
        <w:rPr>
          <w:del w:id="2191" w:author="Liu, Luyu" w:date="2020-07-29T17:46:00Z"/>
          <w:rFonts w:ascii="Times New Roman" w:hAnsi="Times New Roman" w:cs="Times New Roman"/>
          <w:b/>
          <w:sz w:val="24"/>
          <w:rPrChange w:id="2192" w:author="Liu, Luyu" w:date="2020-08-02T23:08:00Z">
            <w:rPr>
              <w:del w:id="2193" w:author="Liu, Luyu" w:date="2020-07-29T17:46:00Z"/>
              <w:rFonts w:ascii="Times New Roman" w:hAnsi="Times New Roman" w:cs="Times New Roman"/>
              <w:sz w:val="24"/>
            </w:rPr>
          </w:rPrChange>
        </w:rPr>
        <w:pPrChange w:id="2194" w:author="Liu, Luyu" w:date="2020-08-02T23:08:00Z">
          <w:pPr>
            <w:spacing w:line="480" w:lineRule="auto"/>
            <w:ind w:firstLine="720"/>
            <w:jc w:val="both"/>
          </w:pPr>
        </w:pPrChange>
      </w:pPr>
    </w:p>
    <w:p w14:paraId="5C7E45C6" w14:textId="6ACDDAF6" w:rsidR="00077492" w:rsidRPr="00C94C81" w:rsidDel="00913806" w:rsidRDefault="00077492">
      <w:pPr>
        <w:keepNext/>
        <w:spacing w:line="240" w:lineRule="auto"/>
        <w:rPr>
          <w:del w:id="2195" w:author="Liu, Luyu" w:date="2020-07-29T17:46:00Z"/>
          <w:b/>
          <w:rPrChange w:id="2196" w:author="Liu, Luyu" w:date="2020-08-02T23:08:00Z">
            <w:rPr>
              <w:del w:id="2197" w:author="Liu, Luyu" w:date="2020-07-29T17:46:00Z"/>
            </w:rPr>
          </w:rPrChange>
        </w:rPr>
        <w:pPrChange w:id="2198" w:author="Liu, Luyu" w:date="2020-08-02T23:08:00Z">
          <w:pPr>
            <w:keepNext/>
            <w:spacing w:line="480" w:lineRule="auto"/>
            <w:jc w:val="center"/>
          </w:pPr>
        </w:pPrChange>
      </w:pPr>
      <w:del w:id="2199" w:author="Liu, Luyu" w:date="2020-07-29T17:46:00Z">
        <w:r w:rsidRPr="00C94C81" w:rsidDel="00913806">
          <w:rPr>
            <w:b/>
            <w:noProof/>
            <w:rPrChange w:id="2200"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pPr>
        <w:spacing w:line="240" w:lineRule="auto"/>
        <w:rPr>
          <w:del w:id="2201" w:author="Liu, Luyu" w:date="2020-08-02T23:08:00Z"/>
          <w:rFonts w:ascii="Times New Roman" w:hAnsi="Times New Roman" w:cs="Times New Roman"/>
          <w:b/>
          <w:sz w:val="24"/>
          <w:rPrChange w:id="2202" w:author="Liu, Luyu" w:date="2020-08-02T23:08:00Z">
            <w:rPr>
              <w:del w:id="2203" w:author="Liu, Luyu" w:date="2020-08-02T23:08:00Z"/>
              <w:rFonts w:ascii="Times New Roman" w:hAnsi="Times New Roman" w:cs="Times New Roman"/>
              <w:sz w:val="24"/>
            </w:rPr>
          </w:rPrChange>
        </w:rPr>
        <w:pPrChange w:id="2204" w:author="Liu, Luyu" w:date="2020-08-02T23:08:00Z">
          <w:pPr>
            <w:spacing w:line="480" w:lineRule="auto"/>
            <w:jc w:val="center"/>
          </w:pPr>
        </w:pPrChange>
      </w:pPr>
      <w:bookmarkStart w:id="2205" w:name="_Ref41985286"/>
      <w:r w:rsidRPr="00C94C81">
        <w:rPr>
          <w:rFonts w:ascii="Times New Roman" w:hAnsi="Times New Roman" w:cs="Times New Roman"/>
          <w:b/>
          <w:sz w:val="24"/>
          <w:rPrChange w:id="2206"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207"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208"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209" w:author="Liu, Luyu" w:date="2020-08-02T23:08:00Z">
            <w:rPr>
              <w:rFonts w:ascii="Times New Roman" w:hAnsi="Times New Roman" w:cs="Times New Roman"/>
              <w:sz w:val="24"/>
            </w:rPr>
          </w:rPrChange>
        </w:rPr>
        <w:fldChar w:fldCharType="separate"/>
      </w:r>
      <w:ins w:id="2210" w:author="Liu, Luyu" w:date="2020-08-02T23:03:00Z">
        <w:r w:rsidR="00ED521E" w:rsidRPr="00C94C81">
          <w:rPr>
            <w:rFonts w:ascii="Times New Roman" w:hAnsi="Times New Roman" w:cs="Times New Roman"/>
            <w:b/>
            <w:noProof/>
            <w:sz w:val="24"/>
            <w:rPrChange w:id="2211" w:author="Liu, Luyu" w:date="2020-08-02T23:08:00Z">
              <w:rPr>
                <w:rFonts w:ascii="Times New Roman" w:hAnsi="Times New Roman" w:cs="Times New Roman"/>
                <w:noProof/>
                <w:sz w:val="24"/>
              </w:rPr>
            </w:rPrChange>
          </w:rPr>
          <w:t>10</w:t>
        </w:r>
      </w:ins>
      <w:del w:id="2212" w:author="Liu, Luyu" w:date="2020-07-29T23:11:00Z">
        <w:r w:rsidRPr="00C94C81" w:rsidDel="006C64A6">
          <w:rPr>
            <w:rFonts w:ascii="Times New Roman" w:hAnsi="Times New Roman" w:cs="Times New Roman"/>
            <w:b/>
            <w:noProof/>
            <w:sz w:val="24"/>
            <w:rPrChange w:id="2213"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2214" w:author="Liu, Luyu" w:date="2020-08-02T23:08:00Z">
            <w:rPr>
              <w:rFonts w:ascii="Times New Roman" w:hAnsi="Times New Roman" w:cs="Times New Roman"/>
              <w:sz w:val="24"/>
            </w:rPr>
          </w:rPrChange>
        </w:rPr>
        <w:fldChar w:fldCharType="end"/>
      </w:r>
      <w:bookmarkEnd w:id="2205"/>
      <w:r w:rsidRPr="00C94C81">
        <w:rPr>
          <w:rFonts w:ascii="Times New Roman" w:hAnsi="Times New Roman" w:cs="Times New Roman"/>
          <w:b/>
          <w:sz w:val="24"/>
          <w:rPrChange w:id="2215" w:author="Liu, Luyu" w:date="2020-08-02T23:08:00Z">
            <w:rPr>
              <w:rFonts w:ascii="Times New Roman" w:hAnsi="Times New Roman" w:cs="Times New Roman"/>
              <w:sz w:val="24"/>
            </w:rPr>
          </w:rPrChange>
        </w:rPr>
        <w:t>. Temporal distribution of all transit system's average Procrustes distance between normal and pandemic curves.</w:t>
      </w:r>
      <w:ins w:id="2216"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pPr>
        <w:spacing w:line="240" w:lineRule="auto"/>
        <w:rPr>
          <w:rFonts w:ascii="Times New Roman" w:hAnsi="Times New Roman" w:cs="Times New Roman"/>
          <w:sz w:val="24"/>
        </w:rPr>
        <w:pPrChange w:id="2217"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442B08F6" w14:textId="77777777" w:rsidR="00C34785" w:rsidRDefault="00C34785">
      <w:pPr>
        <w:spacing w:line="240" w:lineRule="auto"/>
        <w:ind w:firstLine="720"/>
        <w:jc w:val="both"/>
        <w:rPr>
          <w:ins w:id="2218" w:author="Miller, Harvey J." w:date="2020-08-04T15:35:00Z"/>
          <w:rFonts w:ascii="Times New Roman" w:hAnsi="Times New Roman" w:cs="Times New Roman"/>
          <w:sz w:val="24"/>
        </w:rPr>
      </w:pPr>
    </w:p>
    <w:p w14:paraId="37D38BE8" w14:textId="71601AB2" w:rsidR="00077492" w:rsidRDefault="00ED521E">
      <w:pPr>
        <w:spacing w:line="240" w:lineRule="auto"/>
        <w:ind w:firstLine="720"/>
        <w:jc w:val="both"/>
        <w:rPr>
          <w:rFonts w:ascii="Times New Roman" w:hAnsi="Times New Roman" w:cs="Times New Roman"/>
          <w:sz w:val="24"/>
        </w:rPr>
        <w:pPrChange w:id="2219" w:author="Liu, Luyu" w:date="2020-08-02T23:11:00Z">
          <w:pPr>
            <w:keepNext/>
            <w:spacing w:line="480" w:lineRule="auto"/>
            <w:jc w:val="center"/>
          </w:pPr>
        </w:pPrChange>
      </w:pPr>
      <w:ins w:id="2220"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21"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22"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w:t>
        </w:r>
        <w:r>
          <w:rPr>
            <w:rFonts w:ascii="Times New Roman" w:hAnsi="Times New Roman" w:cs="Times New Roman"/>
            <w:sz w:val="24"/>
          </w:rPr>
          <w:lastRenderedPageBreak/>
          <w:t xml:space="preserve">the hourly demand pattern, we note that weekday and weekend hourly demand patterns became more similar. To confirm this, we calculate the Procrustes distances between weekdays and weekends. These distances decreased for all transit systems during the pandemic. Two factors could </w:t>
        </w:r>
      </w:ins>
      <w:ins w:id="2223" w:author="Miller, Harvey J." w:date="2020-08-06T10:37:00Z">
        <w:r w:rsidR="00B76D66">
          <w:rPr>
            <w:rFonts w:ascii="Times New Roman" w:hAnsi="Times New Roman" w:cs="Times New Roman"/>
            <w:sz w:val="24"/>
          </w:rPr>
          <w:t xml:space="preserve">explain </w:t>
        </w:r>
      </w:ins>
      <w:ins w:id="2224" w:author="Liu, Luyu" w:date="2020-08-02T23:03:00Z">
        <w:del w:id="2225" w:author="Miller, Harvey J." w:date="2020-08-06T10:36:00Z">
          <w:r w:rsidDel="00B76D66">
            <w:rPr>
              <w:rFonts w:ascii="Times New Roman" w:hAnsi="Times New Roman" w:cs="Times New Roman"/>
              <w:sz w:val="24"/>
            </w:rPr>
            <w:delText xml:space="preserve">be </w:delText>
          </w:r>
        </w:del>
        <w:del w:id="2226" w:author="Miller, Harvey J." w:date="2020-08-06T10:33:00Z">
          <w:r w:rsidDel="00B76D66">
            <w:rPr>
              <w:rFonts w:ascii="Times New Roman" w:hAnsi="Times New Roman" w:cs="Times New Roman"/>
              <w:sz w:val="24"/>
            </w:rPr>
            <w:delText xml:space="preserve">powering </w:delText>
          </w:r>
        </w:del>
        <w:r>
          <w:rPr>
            <w:rFonts w:ascii="Times New Roman" w:hAnsi="Times New Roman" w:cs="Times New Roman"/>
            <w:sz w:val="24"/>
          </w:rPr>
          <w:t xml:space="preserve">this convergence between weekday and weekend hourly demand patterns. First is the disproportional </w:t>
        </w:r>
        <w:del w:id="2227" w:author="Miller, Harvey J." w:date="2020-08-06T10:33:00Z">
          <w:r w:rsidDel="00B76D66">
            <w:rPr>
              <w:rFonts w:ascii="Times New Roman" w:hAnsi="Times New Roman" w:cs="Times New Roman"/>
              <w:sz w:val="24"/>
            </w:rPr>
            <w:delText xml:space="preserve">sudden </w:delText>
          </w:r>
        </w:del>
        <w:r>
          <w:rPr>
            <w:rFonts w:ascii="Times New Roman" w:hAnsi="Times New Roman" w:cs="Times New Roman"/>
            <w:sz w:val="24"/>
          </w:rPr>
          <w:t xml:space="preserve">decrease of the morning and afternoon commuting activities in the weekdays. This change will generally flatten the peaks and diminish the contrast between normal hours and rush hours. This </w:t>
        </w:r>
        <w:del w:id="2228" w:author="Miller, Harvey J." w:date="2020-08-06T10:37:00Z">
          <w:r w:rsidDel="00B76D66">
            <w:rPr>
              <w:rFonts w:ascii="Times New Roman" w:hAnsi="Times New Roman" w:cs="Times New Roman"/>
              <w:sz w:val="24"/>
            </w:rPr>
            <w:delText xml:space="preserve">process </w:delText>
          </w:r>
        </w:del>
        <w:r>
          <w:rPr>
            <w:rFonts w:ascii="Times New Roman" w:hAnsi="Times New Roman" w:cs="Times New Roman"/>
            <w:sz w:val="24"/>
          </w:rPr>
          <w:t xml:space="preserve">is </w:t>
        </w:r>
        <w:del w:id="2229" w:author="Miller, Harvey J." w:date="2020-08-06T10:37:00Z">
          <w:r w:rsidDel="00B76D66">
            <w:rPr>
              <w:rFonts w:ascii="Times New Roman" w:hAnsi="Times New Roman" w:cs="Times New Roman"/>
              <w:sz w:val="24"/>
            </w:rPr>
            <w:delText xml:space="preserve">essentially </w:delText>
          </w:r>
        </w:del>
        <w:r>
          <w:rPr>
            <w:rFonts w:ascii="Times New Roman" w:hAnsi="Times New Roman" w:cs="Times New Roman"/>
            <w:sz w:val="24"/>
          </w:rPr>
          <w:t xml:space="preserve">driven by the privileged population with non-physical occupations: their absence made weekdays more like weekends. Second, the reduction of </w:t>
        </w:r>
      </w:ins>
      <w:ins w:id="2230" w:author="Miller, Harvey J." w:date="2020-08-04T15:40:00Z">
        <w:r w:rsidR="00653AA7">
          <w:rPr>
            <w:rFonts w:ascii="Times New Roman" w:hAnsi="Times New Roman" w:cs="Times New Roman"/>
            <w:sz w:val="24"/>
          </w:rPr>
          <w:t>non-</w:t>
        </w:r>
      </w:ins>
      <w:ins w:id="2231" w:author="Liu, Luyu" w:date="2020-08-02T23:03:00Z">
        <w:del w:id="2232" w:author="Miller, Harvey J." w:date="2020-08-04T15:40:00Z">
          <w:r w:rsidDel="00653AA7">
            <w:rPr>
              <w:rFonts w:ascii="Times New Roman" w:hAnsi="Times New Roman" w:cs="Times New Roman"/>
              <w:sz w:val="24"/>
            </w:rPr>
            <w:delText>un</w:delText>
          </w:r>
        </w:del>
        <w:r>
          <w:rPr>
            <w:rFonts w:ascii="Times New Roman" w:hAnsi="Times New Roman" w:cs="Times New Roman"/>
            <w:sz w:val="24"/>
          </w:rPr>
          <w:t>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w:t>
        </w:r>
        <w:del w:id="2233" w:author="Miller, Harvey J." w:date="2020-08-06T10:37:00Z">
          <w:r w:rsidDel="00B76D66">
            <w:rPr>
              <w:rFonts w:ascii="Times New Roman" w:hAnsi="Times New Roman" w:cs="Times New Roman"/>
              <w:sz w:val="24"/>
            </w:rPr>
            <w:delText xml:space="preserve"> fo</w:delText>
          </w:r>
        </w:del>
      </w:ins>
      <w:ins w:id="2234" w:author="Miller, Harvey J." w:date="2020-08-06T10:37:00Z">
        <w:r w:rsidR="00B76D66">
          <w:rPr>
            <w:rFonts w:ascii="Times New Roman" w:hAnsi="Times New Roman" w:cs="Times New Roman"/>
            <w:sz w:val="24"/>
          </w:rPr>
          <w:t>:</w:t>
        </w:r>
      </w:ins>
      <w:ins w:id="2235" w:author="Liu, Luyu" w:date="2020-08-02T23:03:00Z">
        <w:del w:id="2236" w:author="Miller, Harvey J." w:date="2020-08-06T10:37:00Z">
          <w:r w:rsidDel="00B76D66">
            <w:rPr>
              <w:rFonts w:ascii="Times New Roman" w:hAnsi="Times New Roman" w:cs="Times New Roman"/>
              <w:sz w:val="24"/>
            </w:rPr>
            <w:delText>r</w:delText>
          </w:r>
        </w:del>
        <w:r>
          <w:rPr>
            <w:rFonts w:ascii="Times New Roman" w:hAnsi="Times New Roman" w:cs="Times New Roman"/>
            <w:sz w:val="24"/>
          </w:rPr>
          <w:t xml:space="preserve"> its population highly relies on public transit and the non-physical occupation</w:t>
        </w:r>
        <w:del w:id="2237" w:author="Miller, Harvey J." w:date="2020-08-04T15:40:00Z">
          <w:r w:rsidDel="00653AA7">
            <w:rPr>
              <w:rFonts w:ascii="Times New Roman" w:hAnsi="Times New Roman" w:cs="Times New Roman"/>
              <w:sz w:val="24"/>
            </w:rPr>
            <w:delText>’s</w:delText>
          </w:r>
        </w:del>
        <w:r>
          <w:rPr>
            <w:rFonts w:ascii="Times New Roman" w:hAnsi="Times New Roman" w:cs="Times New Roman"/>
            <w:sz w:val="24"/>
          </w:rPr>
          <w:t xml:space="preserve">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w:t>
        </w:r>
      </w:ins>
      <w:ins w:id="2238" w:author="Miller, Harvey J." w:date="2020-08-06T10:38:00Z">
        <w:r w:rsidR="00B76D66">
          <w:rPr>
            <w:rFonts w:ascii="Times New Roman" w:hAnsi="Times New Roman" w:cs="Times New Roman"/>
            <w:sz w:val="24"/>
          </w:rPr>
          <w:t>also</w:t>
        </w:r>
      </w:ins>
      <w:ins w:id="2239" w:author="Liu, Luyu" w:date="2020-08-02T23:03:00Z">
        <w:del w:id="2240" w:author="Miller, Harvey J." w:date="2020-08-06T10:38:00Z">
          <w:r w:rsidDel="00B76D66">
            <w:rPr>
              <w:rFonts w:ascii="Times New Roman" w:hAnsi="Times New Roman" w:cs="Times New Roman"/>
              <w:sz w:val="24"/>
            </w:rPr>
            <w:delText>meanwhile</w:delText>
          </w:r>
        </w:del>
        <w:r>
          <w:rPr>
            <w:rFonts w:ascii="Times New Roman" w:hAnsi="Times New Roman" w:cs="Times New Roman"/>
            <w:sz w:val="24"/>
          </w:rPr>
          <w:t xml:space="preserve"> driven by </w:t>
        </w:r>
        <w:del w:id="2241" w:author="Miller, Harvey J." w:date="2020-08-06T10:38:00Z">
          <w:r w:rsidDel="00B76D66">
            <w:rPr>
              <w:rFonts w:ascii="Times New Roman" w:hAnsi="Times New Roman" w:cs="Times New Roman"/>
              <w:sz w:val="24"/>
            </w:rPr>
            <w:delText xml:space="preserve">the </w:delText>
          </w:r>
        </w:del>
      </w:ins>
      <w:ins w:id="2242" w:author="Miller, Harvey J." w:date="2020-08-06T10:34:00Z">
        <w:r w:rsidR="00B76D66">
          <w:rPr>
            <w:rFonts w:ascii="Times New Roman" w:hAnsi="Times New Roman" w:cs="Times New Roman"/>
            <w:sz w:val="24"/>
          </w:rPr>
          <w:t xml:space="preserve">transit dependent essential workers </w:t>
        </w:r>
      </w:ins>
      <w:ins w:id="2243" w:author="Liu, Luyu" w:date="2020-08-02T23:03:00Z">
        <w:del w:id="2244" w:author="Miller, Harvey J." w:date="2020-08-06T10:34:00Z">
          <w:r w:rsidDel="00B76D66">
            <w:rPr>
              <w:rFonts w:ascii="Times New Roman" w:hAnsi="Times New Roman" w:cs="Times New Roman"/>
              <w:sz w:val="24"/>
            </w:rPr>
            <w:delText>underprivile</w:delText>
          </w:r>
        </w:del>
        <w:del w:id="2245" w:author="Miller, Harvey J." w:date="2020-08-06T10:33:00Z">
          <w:r w:rsidDel="00B76D66">
            <w:rPr>
              <w:rFonts w:ascii="Times New Roman" w:hAnsi="Times New Roman" w:cs="Times New Roman"/>
              <w:sz w:val="24"/>
            </w:rPr>
            <w:delText>ged</w:delText>
          </w:r>
        </w:del>
        <w:del w:id="2246" w:author="Miller, Harvey J." w:date="2020-08-06T10:34:00Z">
          <w:r w:rsidDel="00B76D66">
            <w:rPr>
              <w:rFonts w:ascii="Times New Roman" w:hAnsi="Times New Roman" w:cs="Times New Roman"/>
              <w:sz w:val="24"/>
            </w:rPr>
            <w:delText xml:space="preserve"> </w:delText>
          </w:r>
        </w:del>
      </w:ins>
      <w:ins w:id="2247" w:author="Miller, Harvey J." w:date="2020-08-06T10:34:00Z">
        <w:r w:rsidR="00B76D66">
          <w:rPr>
            <w:rFonts w:ascii="Times New Roman" w:hAnsi="Times New Roman" w:cs="Times New Roman"/>
            <w:sz w:val="24"/>
          </w:rPr>
          <w:t xml:space="preserve">with jobs that do not </w:t>
        </w:r>
      </w:ins>
      <w:ins w:id="2248" w:author="Miller, Harvey J." w:date="2020-08-06T10:38:00Z">
        <w:r w:rsidR="00B76D66">
          <w:rPr>
            <w:rFonts w:ascii="Times New Roman" w:hAnsi="Times New Roman" w:cs="Times New Roman"/>
            <w:sz w:val="24"/>
          </w:rPr>
          <w:t>correspond to traditional 9am-5pm weekday schedules</w:t>
        </w:r>
      </w:ins>
      <w:ins w:id="2249" w:author="Liu, Luyu" w:date="2020-08-02T23:03:00Z">
        <w:del w:id="2250" w:author="Miller, Harvey J." w:date="2020-08-06T10:34:00Z">
          <w:r w:rsidDel="00B76D66">
            <w:rPr>
              <w:rFonts w:ascii="Times New Roman" w:hAnsi="Times New Roman" w:cs="Times New Roman"/>
              <w:sz w:val="24"/>
            </w:rPr>
            <w:delText xml:space="preserve">population that still have to work </w:delText>
          </w:r>
        </w:del>
        <w:del w:id="2251" w:author="Miller, Harvey J." w:date="2020-08-06T10:38:00Z">
          <w:r w:rsidDel="00B76D66">
            <w:rPr>
              <w:rFonts w:ascii="Times New Roman" w:hAnsi="Times New Roman" w:cs="Times New Roman"/>
              <w:sz w:val="24"/>
            </w:rPr>
            <w:delText>during the weekends</w:delText>
          </w:r>
        </w:del>
        <w:del w:id="2252" w:author="Miller, Harvey J." w:date="2020-08-06T10:39:00Z">
          <w:r w:rsidDel="00B76D66">
            <w:rPr>
              <w:rFonts w:ascii="Times New Roman" w:hAnsi="Times New Roman" w:cs="Times New Roman"/>
              <w:sz w:val="24"/>
            </w:rPr>
            <w:delText>: their stay made weekends more like weekdays</w:delText>
          </w:r>
        </w:del>
        <w:r>
          <w:rPr>
            <w:rFonts w:ascii="Times New Roman" w:hAnsi="Times New Roman" w:cs="Times New Roman"/>
            <w:sz w:val="24"/>
          </w:rPr>
          <w:t>.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2253" w:author="Liu, Luyu" w:date="2020-07-20T23:14:00Z">
          <w:pPr>
            <w:spacing w:line="480" w:lineRule="auto"/>
          </w:pPr>
        </w:pPrChange>
      </w:pPr>
    </w:p>
    <w:p w14:paraId="43CE2857" w14:textId="5AE1F5F7" w:rsidR="00077492" w:rsidRPr="00057EE9" w:rsidRDefault="00EA3154">
      <w:pPr>
        <w:pStyle w:val="Subtitle"/>
        <w:pPrChange w:id="2254" w:author="Liu, Luyu" w:date="2020-08-02T21:19:00Z">
          <w:pPr>
            <w:pStyle w:val="ListParagraph"/>
            <w:numPr>
              <w:numId w:val="2"/>
            </w:numPr>
            <w:spacing w:line="480" w:lineRule="auto"/>
            <w:ind w:left="360" w:hanging="360"/>
          </w:pPr>
        </w:pPrChange>
      </w:pPr>
      <w:ins w:id="2255" w:author="Miller, Harvey J." w:date="2020-08-04T15:54:00Z">
        <w:r>
          <w:t>Discussion</w:t>
        </w:r>
      </w:ins>
      <w:del w:id="2256" w:author="Miller, Harvey J." w:date="2020-08-04T15:54:00Z">
        <w:r w:rsidR="00077492" w:rsidRPr="00057EE9" w:rsidDel="00EA3154">
          <w:delText>Conclusion</w:delText>
        </w:r>
      </w:del>
    </w:p>
    <w:p w14:paraId="56EE6A52" w14:textId="24AB24B1" w:rsidR="00077492" w:rsidDel="00EA3154" w:rsidRDefault="00077492">
      <w:pPr>
        <w:spacing w:line="240" w:lineRule="auto"/>
        <w:ind w:firstLine="720"/>
        <w:jc w:val="both"/>
        <w:rPr>
          <w:del w:id="2257" w:author="Miller, Harvey J." w:date="2020-08-04T15:56:00Z"/>
          <w:rFonts w:ascii="Times New Roman" w:hAnsi="Times New Roman" w:cs="Times New Roman"/>
          <w:sz w:val="24"/>
        </w:rPr>
        <w:pPrChange w:id="2258" w:author="Liu, Luyu" w:date="2020-08-02T21:21:00Z">
          <w:pPr>
            <w:spacing w:line="480" w:lineRule="auto"/>
            <w:jc w:val="both"/>
          </w:pPr>
        </w:pPrChange>
      </w:pPr>
      <w:del w:id="2259" w:author="Miller, Harvey J." w:date="2020-08-04T15:56:00Z">
        <w:r w:rsidDel="00EA3154">
          <w:rPr>
            <w:rFonts w:ascii="Times New Roman" w:hAnsi="Times New Roman" w:cs="Times New Roman"/>
            <w:sz w:val="24"/>
          </w:rPr>
          <w:delText>In this paper, w</w:delText>
        </w:r>
        <w:r w:rsidRPr="00FA346C" w:rsidDel="00EA3154">
          <w:rPr>
            <w:rFonts w:ascii="Times New Roman" w:hAnsi="Times New Roman" w:cs="Times New Roman"/>
            <w:sz w:val="24"/>
          </w:rPr>
          <w:delText>e use</w:delText>
        </w:r>
      </w:del>
      <w:ins w:id="2260" w:author="Liu, Luyu" w:date="2020-08-02T23:12:00Z">
        <w:del w:id="2261" w:author="Miller, Harvey J." w:date="2020-08-04T15:54:00Z">
          <w:r w:rsidR="00A45F38" w:rsidDel="00EA3154">
            <w:rPr>
              <w:rFonts w:ascii="Times New Roman" w:hAnsi="Times New Roman" w:cs="Times New Roman"/>
              <w:sz w:val="24"/>
            </w:rPr>
            <w:delText>d</w:delText>
          </w:r>
        </w:del>
      </w:ins>
      <w:del w:id="2262" w:author="Miller, Harvey J." w:date="2020-08-04T15:56:00Z">
        <w:r w:rsidRPr="00FA346C" w:rsidDel="00EA3154">
          <w:rPr>
            <w:rFonts w:ascii="Times New Roman" w:hAnsi="Times New Roman" w:cs="Times New Roman"/>
            <w:sz w:val="24"/>
          </w:rPr>
          <w:delText xml:space="preserve"> </w:delText>
        </w:r>
        <w:r w:rsidDel="00EA3154">
          <w:rPr>
            <w:rFonts w:ascii="Times New Roman" w:hAnsi="Times New Roman" w:cs="Times New Roman"/>
            <w:sz w:val="24"/>
          </w:rPr>
          <w:delText xml:space="preserve">activity </w:delText>
        </w:r>
        <w:r w:rsidRPr="00FA346C" w:rsidDel="00EA3154">
          <w:rPr>
            <w:rFonts w:ascii="Times New Roman" w:hAnsi="Times New Roman" w:cs="Times New Roman"/>
            <w:sz w:val="24"/>
          </w:rPr>
          <w:delText>data</w:delText>
        </w:r>
        <w:r w:rsidDel="00EA3154">
          <w:rPr>
            <w:rFonts w:ascii="Times New Roman" w:hAnsi="Times New Roman" w:cs="Times New Roman"/>
            <w:sz w:val="24"/>
          </w:rPr>
          <w:delText xml:space="preserve"> from a widely used public transit navigation app to measure changes in demand for 113 transit systems across the United States during the COVID-19 pandemic.</w:delText>
        </w:r>
        <w:r w:rsidRPr="00FA346C" w:rsidDel="00EA3154">
          <w:rPr>
            <w:rFonts w:ascii="Times New Roman" w:hAnsi="Times New Roman" w:cs="Times New Roman"/>
            <w:sz w:val="24"/>
          </w:rPr>
          <w:delText xml:space="preserve"> We </w:delText>
        </w:r>
        <w:r w:rsidDel="00EA3154">
          <w:rPr>
            <w:rFonts w:ascii="Times New Roman" w:hAnsi="Times New Roman" w:cs="Times New Roman"/>
            <w:sz w:val="24"/>
          </w:rPr>
          <w:delText xml:space="preserve">fit </w:delText>
        </w:r>
        <w:r w:rsidRPr="00FA346C" w:rsidDel="00EA3154">
          <w:rPr>
            <w:rFonts w:ascii="Times New Roman" w:hAnsi="Times New Roman" w:cs="Times New Roman"/>
            <w:sz w:val="24"/>
          </w:rPr>
          <w:delText>logistic</w:delText>
        </w:r>
        <w:r w:rsidDel="00EA3154">
          <w:rPr>
            <w:rFonts w:ascii="Times New Roman" w:hAnsi="Times New Roman" w:cs="Times New Roman"/>
            <w:sz w:val="24"/>
          </w:rPr>
          <w:delText xml:space="preserve"> curves describing declines in daily transit system demand and derive parameters describing the decline dynamics. We also compare</w:delText>
        </w:r>
      </w:del>
      <w:ins w:id="2263" w:author="Liu, Luyu" w:date="2020-08-02T23:12:00Z">
        <w:del w:id="2264" w:author="Miller, Harvey J." w:date="2020-08-04T15:54:00Z">
          <w:r w:rsidR="00A50F10" w:rsidDel="00EA3154">
            <w:rPr>
              <w:rFonts w:ascii="Times New Roman" w:hAnsi="Times New Roman" w:cs="Times New Roman"/>
              <w:sz w:val="24"/>
            </w:rPr>
            <w:delText>d</w:delText>
          </w:r>
        </w:del>
      </w:ins>
      <w:del w:id="2265" w:author="Miller, Harvey J." w:date="2020-08-04T15:56:00Z">
        <w:r w:rsidDel="00EA3154">
          <w:rPr>
            <w:rFonts w:ascii="Times New Roman" w:hAnsi="Times New Roman" w:cs="Times New Roman"/>
            <w:sz w:val="24"/>
          </w:rPr>
          <w:delText xml:space="preserve"> differences in hourly demand profiles on weekdays and weekends.</w:delText>
        </w:r>
      </w:del>
    </w:p>
    <w:p w14:paraId="1371A807" w14:textId="34E1ED34" w:rsidR="00077492" w:rsidRDefault="00077492">
      <w:pPr>
        <w:spacing w:line="240" w:lineRule="auto"/>
        <w:ind w:firstLine="720"/>
        <w:jc w:val="both"/>
        <w:rPr>
          <w:rFonts w:ascii="Times New Roman" w:hAnsi="Times New Roman" w:cs="Times New Roman"/>
          <w:sz w:val="24"/>
        </w:rPr>
        <w:pPrChange w:id="2266"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del w:id="2267" w:author="Liu, Luyu" w:date="2020-07-29T17:26:00Z">
        <w:r w:rsidRPr="007A4B18" w:rsidDel="00E71AC6">
          <w:rPr>
            <w:rFonts w:ascii="Times New Roman" w:hAnsi="Times New Roman" w:cs="Times New Roman"/>
            <w:i/>
            <w:sz w:val="24"/>
          </w:rPr>
          <w:delText>floor</w:delText>
        </w:r>
      </w:del>
      <w:ins w:id="2268"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w:t>
      </w:r>
      <w:ins w:id="2269" w:author="Miller, Harvey J." w:date="2020-08-06T10:41:00Z">
        <w:r w:rsidR="00045329">
          <w:rPr>
            <w:rFonts w:ascii="Times New Roman" w:hAnsi="Times New Roman" w:cs="Times New Roman"/>
            <w:sz w:val="24"/>
          </w:rPr>
          <w:t xml:space="preserve">communities dominated by the </w:t>
        </w:r>
      </w:ins>
      <w:r>
        <w:rPr>
          <w:rFonts w:ascii="Times New Roman" w:hAnsi="Times New Roman" w:cs="Times New Roman"/>
          <w:sz w:val="24"/>
        </w:rPr>
        <w:t xml:space="preserve">information </w:t>
      </w:r>
      <w:ins w:id="2270" w:author="Miller, Harvey J." w:date="2020-08-06T10:41:00Z">
        <w:r w:rsidR="00045329">
          <w:rPr>
            <w:rFonts w:ascii="Times New Roman" w:hAnsi="Times New Roman" w:cs="Times New Roman"/>
            <w:sz w:val="24"/>
          </w:rPr>
          <w:t>sector</w:t>
        </w:r>
      </w:ins>
      <w:del w:id="2271" w:author="Miller, Harvey J." w:date="2020-08-06T10:41:00Z">
        <w:r w:rsidDel="00045329">
          <w:rPr>
            <w:rFonts w:ascii="Times New Roman" w:hAnsi="Times New Roman" w:cs="Times New Roman"/>
            <w:sz w:val="24"/>
          </w:rPr>
          <w:delText>industry</w:delText>
        </w:r>
      </w:del>
      <w:r>
        <w:rPr>
          <w:rFonts w:ascii="Times New Roman" w:hAnsi="Times New Roman" w:cs="Times New Roman"/>
          <w:sz w:val="24"/>
        </w:rPr>
        <w:t xml:space="preserve"> </w:t>
      </w:r>
      <w:del w:id="2272" w:author="Miller, Harvey J." w:date="2020-08-06T10:42:00Z">
        <w:r w:rsidDel="00045329">
          <w:rPr>
            <w:rFonts w:ascii="Times New Roman" w:hAnsi="Times New Roman" w:cs="Times New Roman"/>
            <w:sz w:val="24"/>
          </w:rPr>
          <w:delText xml:space="preserve">dominating areas </w:delText>
        </w:r>
      </w:del>
      <w:r>
        <w:rPr>
          <w:rFonts w:ascii="Times New Roman" w:hAnsi="Times New Roman" w:cs="Times New Roman"/>
          <w:sz w:val="24"/>
        </w:rPr>
        <w:t>and universit</w:t>
      </w:r>
      <w:ins w:id="2273" w:author="Miller, Harvey J." w:date="2020-08-06T10:42:00Z">
        <w:r w:rsidR="00045329">
          <w:rPr>
            <w:rFonts w:ascii="Times New Roman" w:hAnsi="Times New Roman" w:cs="Times New Roman"/>
            <w:sz w:val="24"/>
          </w:rPr>
          <w:t>ies</w:t>
        </w:r>
      </w:ins>
      <w:del w:id="2274" w:author="Miller, Harvey J." w:date="2020-08-06T10:42:00Z">
        <w:r w:rsidDel="00045329">
          <w:rPr>
            <w:rFonts w:ascii="Times New Roman" w:hAnsi="Times New Roman" w:cs="Times New Roman"/>
            <w:sz w:val="24"/>
          </w:rPr>
          <w:delText>y cities</w:delText>
        </w:r>
      </w:del>
      <w:r>
        <w:rPr>
          <w:rFonts w:ascii="Times New Roman" w:hAnsi="Times New Roman" w:cs="Times New Roman"/>
          <w:sz w:val="24"/>
        </w:rPr>
        <w:t xml:space="preserve"> have lower </w:t>
      </w:r>
      <w:del w:id="2275" w:author="Liu, Luyu" w:date="2020-07-29T17:26:00Z">
        <w:r w:rsidDel="00E71AC6">
          <w:rPr>
            <w:rFonts w:ascii="Times New Roman" w:hAnsi="Times New Roman" w:cs="Times New Roman"/>
            <w:sz w:val="24"/>
          </w:rPr>
          <w:delText>floor</w:delText>
        </w:r>
      </w:del>
      <w:ins w:id="227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2277" w:author="Miller, Harvey J." w:date="2020-08-06T10:42:00Z">
        <w:r w:rsidR="00045329">
          <w:rPr>
            <w:rFonts w:ascii="Times New Roman" w:hAnsi="Times New Roman" w:cs="Times New Roman"/>
            <w:sz w:val="24"/>
          </w:rPr>
          <w:t xml:space="preserve">Communities </w:t>
        </w:r>
      </w:ins>
      <w:del w:id="2278" w:author="Miller, Harvey J." w:date="2020-08-06T10:42:00Z">
        <w:r w:rsidDel="00045329">
          <w:rPr>
            <w:rFonts w:ascii="Times New Roman" w:hAnsi="Times New Roman" w:cs="Times New Roman"/>
            <w:sz w:val="24"/>
          </w:rPr>
          <w:delText>Further linear regression with floor</w:delText>
        </w:r>
      </w:del>
      <w:ins w:id="2279" w:author="Liu, Luyu" w:date="2020-07-29T17:26:00Z">
        <w:del w:id="2280" w:author="Miller, Harvey J." w:date="2020-08-06T10:42:00Z">
          <w:r w:rsidR="00E71AC6" w:rsidDel="00045329">
            <w:rPr>
              <w:rFonts w:ascii="Times New Roman" w:hAnsi="Times New Roman" w:cs="Times New Roman"/>
              <w:sz w:val="24"/>
            </w:rPr>
            <w:delText>base</w:delText>
          </w:r>
        </w:del>
      </w:ins>
      <w:del w:id="2281" w:author="Miller, Harvey J." w:date="2020-08-06T10:42:00Z">
        <w:r w:rsidDel="00045329">
          <w:rPr>
            <w:rFonts w:ascii="Times New Roman" w:hAnsi="Times New Roman" w:cs="Times New Roman"/>
            <w:sz w:val="24"/>
          </w:rPr>
          <w:delText xml:space="preserve"> value and different socioeconomic and demographic factors shows that: cities </w:delText>
        </w:r>
      </w:del>
      <w:r>
        <w:rPr>
          <w:rFonts w:ascii="Times New Roman" w:hAnsi="Times New Roman" w:cs="Times New Roman"/>
          <w:sz w:val="24"/>
        </w:rPr>
        <w:t xml:space="preserve">with less non-physical occupations ratio, larger ratio of minority population (African American, Female, Hispanic), more middle-age and senior people over 45 years old, and </w:t>
      </w:r>
      <w:ins w:id="2282" w:author="Miller, Harvey J." w:date="2020-08-06T10:42:00Z">
        <w:r w:rsidR="00045329">
          <w:rPr>
            <w:rFonts w:ascii="Times New Roman" w:hAnsi="Times New Roman" w:cs="Times New Roman"/>
            <w:sz w:val="24"/>
          </w:rPr>
          <w:t>fewer</w:t>
        </w:r>
      </w:ins>
      <w:del w:id="2283" w:author="Miller, Harvey J." w:date="2020-08-06T10:42:00Z">
        <w:r w:rsidDel="00045329">
          <w:rPr>
            <w:rFonts w:ascii="Times New Roman" w:hAnsi="Times New Roman" w:cs="Times New Roman"/>
            <w:sz w:val="24"/>
          </w:rPr>
          <w:delText>lower</w:delText>
        </w:r>
      </w:del>
      <w:r>
        <w:rPr>
          <w:rFonts w:ascii="Times New Roman" w:hAnsi="Times New Roman" w:cs="Times New Roman"/>
          <w:sz w:val="24"/>
        </w:rPr>
        <w:t xml:space="preserve"> “</w:t>
      </w:r>
      <w:ins w:id="2284" w:author="Miller, Harvey J." w:date="2020-08-06T10:42:00Z">
        <w:r w:rsidR="00045329">
          <w:rPr>
            <w:rFonts w:ascii="Times New Roman" w:hAnsi="Times New Roman" w:cs="Times New Roman"/>
            <w:sz w:val="24"/>
          </w:rPr>
          <w:t>c</w:t>
        </w:r>
      </w:ins>
      <w:del w:id="2285" w:author="Miller, Harvey J." w:date="2020-08-06T10:42:00Z">
        <w:r w:rsidDel="00045329">
          <w:rPr>
            <w:rFonts w:ascii="Times New Roman" w:hAnsi="Times New Roman" w:cs="Times New Roman"/>
            <w:sz w:val="24"/>
          </w:rPr>
          <w:delText>C</w:delText>
        </w:r>
      </w:del>
      <w:r>
        <w:rPr>
          <w:rFonts w:ascii="Times New Roman" w:hAnsi="Times New Roman" w:cs="Times New Roman"/>
          <w:sz w:val="24"/>
        </w:rPr>
        <w:t xml:space="preserve">oronavirus” </w:t>
      </w:r>
      <w:del w:id="2286" w:author="Miller, Harvey J." w:date="2020-08-06T10:42:00Z">
        <w:r w:rsidDel="00045329">
          <w:rPr>
            <w:rFonts w:ascii="Times New Roman" w:hAnsi="Times New Roman" w:cs="Times New Roman"/>
            <w:sz w:val="24"/>
          </w:rPr>
          <w:delText xml:space="preserve">relevant </w:delText>
        </w:r>
      </w:del>
      <w:r>
        <w:rPr>
          <w:rFonts w:ascii="Times New Roman" w:hAnsi="Times New Roman" w:cs="Times New Roman"/>
          <w:sz w:val="24"/>
        </w:rPr>
        <w:t>search</w:t>
      </w:r>
      <w:ins w:id="2287" w:author="Miller, Harvey J." w:date="2020-08-06T10:43:00Z">
        <w:r w:rsidR="00045329">
          <w:rPr>
            <w:rFonts w:ascii="Times New Roman" w:hAnsi="Times New Roman" w:cs="Times New Roman"/>
            <w:sz w:val="24"/>
          </w:rPr>
          <w:t>es</w:t>
        </w:r>
      </w:ins>
      <w:r>
        <w:rPr>
          <w:rFonts w:ascii="Times New Roman" w:hAnsi="Times New Roman" w:cs="Times New Roman"/>
          <w:sz w:val="24"/>
        </w:rPr>
        <w:t xml:space="preserve"> </w:t>
      </w:r>
      <w:del w:id="2288" w:author="Miller, Harvey J." w:date="2020-08-06T10:43:00Z">
        <w:r w:rsidDel="00045329">
          <w:rPr>
            <w:rFonts w:ascii="Times New Roman" w:hAnsi="Times New Roman" w:cs="Times New Roman"/>
            <w:sz w:val="24"/>
          </w:rPr>
          <w:delText xml:space="preserve">trend index </w:delText>
        </w:r>
      </w:del>
      <w:r>
        <w:rPr>
          <w:rFonts w:ascii="Times New Roman" w:hAnsi="Times New Roman" w:cs="Times New Roman"/>
          <w:sz w:val="24"/>
        </w:rPr>
        <w:t xml:space="preserve">tend to have higher </w:t>
      </w:r>
      <w:del w:id="2289" w:author="Liu, Luyu" w:date="2020-07-29T17:26:00Z">
        <w:r w:rsidDel="00E71AC6">
          <w:rPr>
            <w:rFonts w:ascii="Times New Roman" w:hAnsi="Times New Roman" w:cs="Times New Roman"/>
            <w:sz w:val="24"/>
          </w:rPr>
          <w:delText>floor</w:delText>
        </w:r>
      </w:del>
      <w:ins w:id="229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53AA7">
        <w:rPr>
          <w:rFonts w:ascii="Times New Roman" w:hAnsi="Times New Roman" w:cs="Times New Roman"/>
          <w:bCs/>
          <w:sz w:val="24"/>
          <w:rPrChange w:id="2291" w:author="Miller, Harvey J." w:date="2020-08-04T15:40:00Z">
            <w:rPr>
              <w:rFonts w:ascii="Times New Roman" w:hAnsi="Times New Roman" w:cs="Times New Roman"/>
              <w:b/>
              <w:sz w:val="24"/>
            </w:rPr>
          </w:rPrChange>
        </w:rPr>
        <w:t>cities with more essential workers and a more vulnerable population tend to maintain higher transit demand levels during COVID-19</w:t>
      </w:r>
      <w:r>
        <w:rPr>
          <w:rFonts w:ascii="Times New Roman" w:hAnsi="Times New Roman" w:cs="Times New Roman"/>
          <w:sz w:val="24"/>
        </w:rPr>
        <w:t xml:space="preserve">. This moreover suggests the necessity of the transit system </w:t>
      </w:r>
      <w:ins w:id="2292" w:author="Miller, Harvey J." w:date="2020-08-06T10:43:00Z">
        <w:r w:rsidR="00045329">
          <w:rPr>
            <w:rFonts w:ascii="Times New Roman" w:hAnsi="Times New Roman" w:cs="Times New Roman"/>
            <w:sz w:val="24"/>
          </w:rPr>
          <w:t>d</w:t>
        </w:r>
      </w:ins>
      <w:del w:id="2293" w:author="Miller, Harvey J." w:date="2020-08-06T10:43:00Z">
        <w:r w:rsidDel="00045329">
          <w:rPr>
            <w:rFonts w:ascii="Times New Roman" w:hAnsi="Times New Roman" w:cs="Times New Roman"/>
            <w:sz w:val="24"/>
          </w:rPr>
          <w:delText>even d</w:delText>
        </w:r>
      </w:del>
      <w:r>
        <w:rPr>
          <w:rFonts w:ascii="Times New Roman" w:hAnsi="Times New Roman" w:cs="Times New Roman"/>
          <w:sz w:val="24"/>
        </w:rPr>
        <w:t xml:space="preserve">uring a pandemic when transit systems lose a great deal of discretionary demand. This should motivate transit planners, policy makers, political leaders, and taxpayers to rethink the role of transit systems not as a business, but as </w:t>
      </w:r>
      <w:ins w:id="2294" w:author="Miller, Harvey J." w:date="2020-08-06T10:49:00Z">
        <w:r w:rsidR="00AB694E">
          <w:rPr>
            <w:rFonts w:ascii="Times New Roman" w:hAnsi="Times New Roman" w:cs="Times New Roman"/>
            <w:sz w:val="24"/>
          </w:rPr>
          <w:t xml:space="preserve">critical infrastructure </w:t>
        </w:r>
      </w:ins>
      <w:ins w:id="2295" w:author="Miller, Harvey J." w:date="2020-08-06T10:50:00Z">
        <w:r w:rsidR="00AB694E">
          <w:rPr>
            <w:rFonts w:ascii="Times New Roman" w:hAnsi="Times New Roman" w:cs="Times New Roman"/>
            <w:sz w:val="24"/>
          </w:rPr>
          <w:t xml:space="preserve">for </w:t>
        </w:r>
      </w:ins>
      <w:ins w:id="2296" w:author="Miller, Harvey J." w:date="2020-08-06T10:49:00Z">
        <w:r w:rsidR="00AB694E">
          <w:rPr>
            <w:rFonts w:ascii="Times New Roman" w:hAnsi="Times New Roman" w:cs="Times New Roman"/>
            <w:sz w:val="24"/>
          </w:rPr>
          <w:t xml:space="preserve">a </w:t>
        </w:r>
      </w:ins>
      <w:ins w:id="2297" w:author="Miller, Harvey J." w:date="2020-08-06T10:43:00Z">
        <w:r w:rsidR="00AB694E">
          <w:rPr>
            <w:rFonts w:ascii="Times New Roman" w:hAnsi="Times New Roman" w:cs="Times New Roman"/>
            <w:sz w:val="24"/>
          </w:rPr>
          <w:t>c</w:t>
        </w:r>
      </w:ins>
      <w:ins w:id="2298" w:author="Miller, Harvey J." w:date="2020-08-06T10:44:00Z">
        <w:r w:rsidR="00AB694E">
          <w:rPr>
            <w:rFonts w:ascii="Times New Roman" w:hAnsi="Times New Roman" w:cs="Times New Roman"/>
            <w:sz w:val="24"/>
          </w:rPr>
          <w:t>ommunity</w:t>
        </w:r>
      </w:ins>
      <w:del w:id="2299" w:author="Miller, Harvey J." w:date="2020-08-06T10:43:00Z">
        <w:r w:rsidDel="00AB694E">
          <w:rPr>
            <w:rFonts w:ascii="Times New Roman" w:hAnsi="Times New Roman" w:cs="Times New Roman"/>
            <w:sz w:val="24"/>
          </w:rPr>
          <w:delText xml:space="preserve">a social welfare </w:delText>
        </w:r>
      </w:del>
      <w:del w:id="2300" w:author="Miller, Harvey J." w:date="2020-08-06T10:44:00Z">
        <w:r w:rsidDel="00AB694E">
          <w:rPr>
            <w:rFonts w:ascii="Times New Roman" w:hAnsi="Times New Roman" w:cs="Times New Roman"/>
            <w:sz w:val="24"/>
          </w:rPr>
          <w:delText>to protect and serve the essential and vulnerable people in their communities</w:delText>
        </w:r>
      </w:del>
      <w:r>
        <w:rPr>
          <w:rFonts w:ascii="Times New Roman" w:hAnsi="Times New Roman" w:cs="Times New Roman"/>
          <w:sz w:val="24"/>
        </w:rPr>
        <w:t>.</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2301" w:author="Liu, Luyu" w:date="2020-07-20T23:14:00Z">
          <w:pPr>
            <w:spacing w:line="480" w:lineRule="auto"/>
            <w:ind w:firstLine="720"/>
            <w:jc w:val="both"/>
          </w:pPr>
        </w:pPrChange>
      </w:pPr>
      <w:r>
        <w:rPr>
          <w:rFonts w:ascii="Times New Roman" w:hAnsi="Times New Roman" w:cs="Times New Roman"/>
          <w:sz w:val="24"/>
        </w:rPr>
        <w:t xml:space="preserve">It is noteworthy that </w:t>
      </w:r>
      <w:del w:id="2302" w:author="Liu, Luyu" w:date="2020-07-29T17:26:00Z">
        <w:r w:rsidDel="00E71AC6">
          <w:rPr>
            <w:rFonts w:ascii="Times New Roman" w:hAnsi="Times New Roman" w:cs="Times New Roman"/>
            <w:sz w:val="24"/>
          </w:rPr>
          <w:delText>floor</w:delText>
        </w:r>
      </w:del>
      <w:ins w:id="230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402DF2E8" w:rsidR="00077492" w:rsidRDefault="00077492">
      <w:pPr>
        <w:spacing w:line="240" w:lineRule="auto"/>
        <w:ind w:firstLine="720"/>
        <w:jc w:val="both"/>
        <w:rPr>
          <w:rFonts w:ascii="Times New Roman" w:hAnsi="Times New Roman" w:cs="Times New Roman"/>
          <w:sz w:val="24"/>
        </w:rPr>
        <w:pPrChange w:id="2304"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2305" w:author="Liu, Luyu" w:date="2020-07-29T17:26:00Z">
        <w:r w:rsidDel="00E71AC6">
          <w:rPr>
            <w:rFonts w:ascii="Times New Roman" w:hAnsi="Times New Roman" w:cs="Times New Roman"/>
            <w:i/>
            <w:sz w:val="24"/>
          </w:rPr>
          <w:delText>floor</w:delText>
        </w:r>
      </w:del>
      <w:ins w:id="2306"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del w:id="2307" w:author="Miller, Harvey J." w:date="2020-08-06T10:44:00Z">
        <w:r w:rsidDel="00AB694E">
          <w:rPr>
            <w:rFonts w:ascii="Times New Roman" w:hAnsi="Times New Roman" w:cs="Times New Roman"/>
            <w:sz w:val="24"/>
          </w:rPr>
          <w:delText>We moreover compare</w:delText>
        </w:r>
      </w:del>
      <w:ins w:id="2308" w:author="Liu, Luyu" w:date="2020-08-02T23:14:00Z">
        <w:del w:id="2309" w:author="Miller, Harvey J." w:date="2020-08-06T10:44:00Z">
          <w:r w:rsidR="00665863" w:rsidDel="00AB694E">
            <w:rPr>
              <w:rFonts w:ascii="Times New Roman" w:hAnsi="Times New Roman" w:cs="Times New Roman"/>
              <w:sz w:val="24"/>
            </w:rPr>
            <w:delText>d</w:delText>
          </w:r>
        </w:del>
      </w:ins>
      <w:del w:id="2310" w:author="Miller, Harvey J." w:date="2020-08-06T10:44:00Z">
        <w:r w:rsidDel="00AB694E">
          <w:rPr>
            <w:rFonts w:ascii="Times New Roman" w:hAnsi="Times New Roman" w:cs="Times New Roman"/>
            <w:sz w:val="24"/>
          </w:rPr>
          <w:delText xml:space="preserve"> cliff/floor</w:delText>
        </w:r>
      </w:del>
      <w:ins w:id="2311" w:author="Liu, Luyu" w:date="2020-07-29T17:26:00Z">
        <w:del w:id="2312" w:author="Miller, Harvey J." w:date="2020-08-06T10:44:00Z">
          <w:r w:rsidR="00E71AC6" w:rsidDel="00AB694E">
            <w:rPr>
              <w:rFonts w:ascii="Times New Roman" w:hAnsi="Times New Roman" w:cs="Times New Roman"/>
              <w:sz w:val="24"/>
            </w:rPr>
            <w:delText>base</w:delText>
          </w:r>
        </w:del>
      </w:ins>
      <w:del w:id="2313" w:author="Miller, Harvey J." w:date="2020-08-06T10:44:00Z">
        <w:r w:rsidDel="00AB694E">
          <w:rPr>
            <w:rFonts w:ascii="Times New Roman" w:hAnsi="Times New Roman" w:cs="Times New Roman"/>
            <w:sz w:val="24"/>
          </w:rPr>
          <w:delText xml:space="preserve"> point with the first day of local community spread and the </w:delText>
        </w:r>
      </w:del>
      <w:ins w:id="2314" w:author="Miller, Harvey J." w:date="2020-08-06T10:45:00Z">
        <w:r w:rsidR="00AB694E">
          <w:rPr>
            <w:rFonts w:ascii="Times New Roman" w:hAnsi="Times New Roman" w:cs="Times New Roman"/>
            <w:sz w:val="24"/>
          </w:rPr>
          <w:t>R</w:t>
        </w:r>
      </w:ins>
      <w:del w:id="2315" w:author="Miller, Harvey J." w:date="2020-08-06T10:44:00Z">
        <w:r w:rsidDel="00AB694E">
          <w:rPr>
            <w:rFonts w:ascii="Times New Roman" w:hAnsi="Times New Roman" w:cs="Times New Roman"/>
            <w:sz w:val="24"/>
          </w:rPr>
          <w:delText>r</w:delText>
        </w:r>
      </w:del>
      <w:r>
        <w:rPr>
          <w:rFonts w:ascii="Times New Roman" w:hAnsi="Times New Roman" w:cs="Times New Roman"/>
          <w:sz w:val="24"/>
        </w:rPr>
        <w:t>esults s</w:t>
      </w:r>
      <w:ins w:id="2316" w:author="Miller, Harvey J." w:date="2020-08-06T10:45:00Z">
        <w:r w:rsidR="00AB694E">
          <w:rPr>
            <w:rFonts w:ascii="Times New Roman" w:hAnsi="Times New Roman" w:cs="Times New Roman"/>
            <w:sz w:val="24"/>
          </w:rPr>
          <w:t>uggest</w:t>
        </w:r>
      </w:ins>
      <w:del w:id="2317" w:author="Miller, Harvey J." w:date="2020-08-06T10:45:00Z">
        <w:r w:rsidDel="00AB694E">
          <w:rPr>
            <w:rFonts w:ascii="Times New Roman" w:hAnsi="Times New Roman" w:cs="Times New Roman"/>
            <w:sz w:val="24"/>
          </w:rPr>
          <w:delText>hows</w:delText>
        </w:r>
      </w:del>
      <w:r>
        <w:rPr>
          <w:rFonts w:ascii="Times New Roman" w:hAnsi="Times New Roman" w:cs="Times New Roman"/>
          <w:sz w:val="24"/>
        </w:rPr>
        <w:t xml:space="preserve"> that </w:t>
      </w:r>
      <w:ins w:id="2318" w:author="Miller, Harvey J." w:date="2020-08-06T10:45:00Z">
        <w:r w:rsidR="00AB694E">
          <w:rPr>
            <w:rFonts w:ascii="Times New Roman" w:hAnsi="Times New Roman" w:cs="Times New Roman"/>
            <w:sz w:val="24"/>
          </w:rPr>
          <w:lastRenderedPageBreak/>
          <w:t xml:space="preserve">that </w:t>
        </w:r>
      </w:ins>
      <w:del w:id="2319" w:author="Miller, Harvey J." w:date="2020-08-06T10:45:00Z">
        <w:r w:rsidDel="00AB694E">
          <w:rPr>
            <w:rFonts w:ascii="Times New Roman" w:hAnsi="Times New Roman" w:cs="Times New Roman"/>
            <w:sz w:val="24"/>
          </w:rPr>
          <w:delText>p</w:delText>
        </w:r>
        <w:r w:rsidRPr="00721447" w:rsidDel="00AB694E">
          <w:rPr>
            <w:rFonts w:ascii="Times New Roman" w:hAnsi="Times New Roman" w:cs="Times New Roman"/>
            <w:sz w:val="24"/>
          </w:rPr>
          <w:delText xml:space="preserve">eople’s </w:delText>
        </w:r>
      </w:del>
      <w:r w:rsidRPr="00721447">
        <w:rPr>
          <w:rFonts w:ascii="Times New Roman" w:hAnsi="Times New Roman" w:cs="Times New Roman"/>
          <w:sz w:val="24"/>
        </w:rPr>
        <w:t xml:space="preserve">response time is not synchronized with the </w:t>
      </w:r>
      <w:ins w:id="2320" w:author="Miller, Harvey J." w:date="2020-08-06T10:45:00Z">
        <w:r w:rsidR="00AB694E">
          <w:rPr>
            <w:rFonts w:ascii="Times New Roman" w:hAnsi="Times New Roman" w:cs="Times New Roman"/>
            <w:sz w:val="24"/>
          </w:rPr>
          <w:t xml:space="preserve">progression </w:t>
        </w:r>
      </w:ins>
      <w:del w:id="2321" w:author="Miller, Harvey J." w:date="2020-08-06T10:45:00Z">
        <w:r w:rsidRPr="00721447" w:rsidDel="00AB694E">
          <w:rPr>
            <w:rFonts w:ascii="Times New Roman" w:hAnsi="Times New Roman" w:cs="Times New Roman"/>
            <w:sz w:val="24"/>
          </w:rPr>
          <w:delText xml:space="preserve">development </w:delText>
        </w:r>
      </w:del>
      <w:r w:rsidRPr="00721447">
        <w:rPr>
          <w:rFonts w:ascii="Times New Roman" w:hAnsi="Times New Roman" w:cs="Times New Roman"/>
          <w:sz w:val="24"/>
        </w:rPr>
        <w:t>of the disease</w:t>
      </w:r>
      <w:ins w:id="2322" w:author="Miller, Harvey J." w:date="2020-08-06T10:45:00Z">
        <w:r w:rsidR="00AB694E">
          <w:rPr>
            <w:rFonts w:ascii="Times New Roman" w:hAnsi="Times New Roman" w:cs="Times New Roman"/>
            <w:sz w:val="24"/>
          </w:rPr>
          <w:t xml:space="preserve"> in a community</w:t>
        </w:r>
      </w:ins>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2323" w:author="Liu, Luyu" w:date="2020-07-29T17:27:00Z">
        <w:r w:rsidDel="00E71AC6">
          <w:rPr>
            <w:rFonts w:ascii="Times New Roman" w:hAnsi="Times New Roman" w:cs="Times New Roman"/>
            <w:sz w:val="24"/>
          </w:rPr>
          <w:delText>floor</w:delText>
        </w:r>
      </w:del>
      <w:ins w:id="2324"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192DE900" w:rsidR="00077492" w:rsidRDefault="00077492">
      <w:pPr>
        <w:spacing w:line="240" w:lineRule="auto"/>
        <w:ind w:firstLine="720"/>
        <w:jc w:val="both"/>
        <w:rPr>
          <w:rFonts w:ascii="Times New Roman" w:hAnsi="Times New Roman" w:cs="Times New Roman"/>
          <w:sz w:val="24"/>
        </w:rPr>
        <w:pPrChange w:id="2325" w:author="Liu, Luyu" w:date="2020-07-20T23:14:00Z">
          <w:pPr>
            <w:spacing w:line="480" w:lineRule="auto"/>
            <w:ind w:firstLine="720"/>
            <w:jc w:val="both"/>
          </w:pPr>
        </w:pPrChange>
      </w:pPr>
      <w:r>
        <w:rPr>
          <w:rFonts w:ascii="Times New Roman" w:hAnsi="Times New Roman" w:cs="Times New Roman"/>
          <w:sz w:val="24"/>
        </w:rPr>
        <w:t xml:space="preserve">The </w:t>
      </w:r>
      <w:del w:id="2326" w:author="Miller, Harvey J." w:date="2020-08-04T15:49:00Z">
        <w:r w:rsidDel="00653AA7">
          <w:rPr>
            <w:rFonts w:ascii="Times New Roman" w:hAnsi="Times New Roman" w:cs="Times New Roman"/>
            <w:sz w:val="24"/>
          </w:rPr>
          <w:delText xml:space="preserve">speed of the decline, </w:delText>
        </w:r>
      </w:del>
      <w:r w:rsidRPr="00655904">
        <w:rPr>
          <w:rFonts w:ascii="Times New Roman" w:hAnsi="Times New Roman" w:cs="Times New Roman"/>
          <w:i/>
          <w:sz w:val="24"/>
        </w:rPr>
        <w:t>decay rate</w:t>
      </w:r>
      <w:del w:id="2327" w:author="Miller, Harvey J." w:date="2020-08-04T15:49:00Z">
        <w:r w:rsidDel="00653AA7">
          <w:rPr>
            <w:rFonts w:ascii="Times New Roman" w:hAnsi="Times New Roman" w:cs="Times New Roman"/>
            <w:sz w:val="24"/>
          </w:rPr>
          <w:delText>,</w:delText>
        </w:r>
      </w:del>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ins w:id="2328" w:author="Liu, Luyu" w:date="2020-08-04T22:45:00Z">
        <w:r w:rsidR="00BC3B1C">
          <w:rPr>
            <w:rFonts w:ascii="Times New Roman" w:hAnsi="Times New Roman" w:cs="Times New Roman"/>
            <w:sz w:val="24"/>
          </w:rPr>
          <w:t xml:space="preserve">the </w:t>
        </w:r>
      </w:ins>
      <w:del w:id="2329" w:author="Liu, Luyu" w:date="2020-08-04T22:45:00Z">
        <w:r w:rsidDel="00BC3B1C">
          <w:rPr>
            <w:rFonts w:ascii="Times New Roman" w:hAnsi="Times New Roman" w:cs="Times New Roman"/>
            <w:sz w:val="24"/>
          </w:rPr>
          <w:delText xml:space="preserve">how </w:delText>
        </w:r>
      </w:del>
      <w:ins w:id="2330" w:author="Miller, Harvey J." w:date="2020-08-04T15:49:00Z">
        <w:r w:rsidR="00653AA7">
          <w:rPr>
            <w:rFonts w:ascii="Times New Roman" w:hAnsi="Times New Roman" w:cs="Times New Roman"/>
            <w:sz w:val="24"/>
          </w:rPr>
          <w:t xml:space="preserve">speed of the </w:t>
        </w:r>
      </w:ins>
      <w:del w:id="2331" w:author="Miller, Harvey J." w:date="2020-08-04T15:49:00Z">
        <w:r w:rsidDel="00653AA7">
          <w:rPr>
            <w:rFonts w:ascii="Times New Roman" w:hAnsi="Times New Roman" w:cs="Times New Roman"/>
            <w:sz w:val="24"/>
          </w:rPr>
          <w:delText xml:space="preserve">fast the </w:delText>
        </w:r>
      </w:del>
      <w:r>
        <w:rPr>
          <w:rFonts w:ascii="Times New Roman" w:hAnsi="Times New Roman" w:cs="Times New Roman"/>
          <w:sz w:val="24"/>
        </w:rPr>
        <w:t>decline process</w:t>
      </w:r>
      <w:del w:id="2332" w:author="Miller, Harvey J." w:date="2020-08-04T15:49:00Z">
        <w:r w:rsidDel="00653AA7">
          <w:rPr>
            <w:rFonts w:ascii="Times New Roman" w:hAnsi="Times New Roman" w:cs="Times New Roman"/>
            <w:sz w:val="24"/>
          </w:rPr>
          <w:delText xml:space="preserve"> is</w:delText>
        </w:r>
      </w:del>
      <w:r>
        <w:rPr>
          <w:rFonts w:ascii="Times New Roman" w:hAnsi="Times New Roman" w:cs="Times New Roman"/>
          <w:sz w:val="24"/>
        </w:rPr>
        <w:t xml:space="preserve">. </w:t>
      </w:r>
      <w:ins w:id="2333" w:author="Miller, Harvey J." w:date="2020-08-06T10:46:00Z">
        <w:r w:rsidR="00AB694E">
          <w:rPr>
            <w:rFonts w:ascii="Times New Roman" w:hAnsi="Times New Roman" w:cs="Times New Roman"/>
            <w:sz w:val="24"/>
          </w:rPr>
          <w:t xml:space="preserve">Our results suggest </w:t>
        </w:r>
      </w:ins>
      <w:del w:id="2334" w:author="Miller, Harvey J." w:date="2020-08-06T10:46:00Z">
        <w:r w:rsidDel="00AB694E">
          <w:rPr>
            <w:rFonts w:ascii="Times New Roman" w:hAnsi="Times New Roman" w:cs="Times New Roman"/>
            <w:sz w:val="24"/>
          </w:rPr>
          <w:delText xml:space="preserve">The correlation reveals </w:delText>
        </w:r>
      </w:del>
      <w:r>
        <w:rPr>
          <w:rFonts w:ascii="Times New Roman" w:hAnsi="Times New Roman" w:cs="Times New Roman"/>
          <w:sz w:val="24"/>
        </w:rPr>
        <w:t xml:space="preserve">that faster decay rate </w:t>
      </w:r>
      <w:ins w:id="2335" w:author="Miller, Harvey J." w:date="2020-08-04T15:50:00Z">
        <w:r w:rsidR="00EA3154">
          <w:rPr>
            <w:rFonts w:ascii="Times New Roman" w:hAnsi="Times New Roman" w:cs="Times New Roman"/>
            <w:sz w:val="24"/>
          </w:rPr>
          <w:t xml:space="preserve">associates </w:t>
        </w:r>
      </w:ins>
      <w:del w:id="2336" w:author="Miller, Harvey J." w:date="2020-08-04T15:50:00Z">
        <w:r w:rsidDel="00EA3154">
          <w:rPr>
            <w:rFonts w:ascii="Times New Roman" w:hAnsi="Times New Roman" w:cs="Times New Roman"/>
            <w:sz w:val="24"/>
          </w:rPr>
          <w:delText xml:space="preserve">is associated </w:delText>
        </w:r>
      </w:del>
      <w:r>
        <w:rPr>
          <w:rFonts w:ascii="Times New Roman" w:hAnsi="Times New Roman" w:cs="Times New Roman"/>
          <w:sz w:val="24"/>
        </w:rPr>
        <w:t xml:space="preserve">with later cliff point and earlier </w:t>
      </w:r>
      <w:del w:id="2337" w:author="Liu, Luyu" w:date="2020-07-29T17:27:00Z">
        <w:r w:rsidDel="00E71AC6">
          <w:rPr>
            <w:rFonts w:ascii="Times New Roman" w:hAnsi="Times New Roman" w:cs="Times New Roman"/>
            <w:sz w:val="24"/>
          </w:rPr>
          <w:delText>floor</w:delText>
        </w:r>
      </w:del>
      <w:ins w:id="2338"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2339" w:author="Liu, Luyu" w:date="2020-08-02T23:15:00Z">
        <w:r w:rsidDel="00101676">
          <w:rPr>
            <w:rFonts w:ascii="Times New Roman" w:hAnsi="Times New Roman" w:cs="Times New Roman"/>
            <w:sz w:val="24"/>
          </w:rPr>
          <w:delText xml:space="preserve">could </w:delText>
        </w:r>
      </w:del>
      <w:ins w:id="2340" w:author="Miller, Harvey J." w:date="2020-08-04T15:50:00Z">
        <w:r w:rsidR="00EA3154">
          <w:rPr>
            <w:rFonts w:ascii="Times New Roman" w:hAnsi="Times New Roman" w:cs="Times New Roman"/>
            <w:sz w:val="24"/>
          </w:rPr>
          <w:t xml:space="preserve">may be due </w:t>
        </w:r>
      </w:ins>
      <w:ins w:id="2341" w:author="Liu, Luyu" w:date="2020-08-02T23:15:00Z">
        <w:del w:id="2342" w:author="Miller, Harvey J." w:date="2020-08-04T15:50:00Z">
          <w:r w:rsidR="00101676" w:rsidDel="00EA3154">
            <w:rPr>
              <w:rFonts w:ascii="Times New Roman" w:hAnsi="Times New Roman" w:cs="Times New Roman"/>
              <w:sz w:val="24"/>
            </w:rPr>
            <w:delText xml:space="preserve">can </w:delText>
          </w:r>
        </w:del>
      </w:ins>
      <w:del w:id="2343" w:author="Miller, Harvey J." w:date="2020-08-04T15:50:00Z">
        <w:r w:rsidDel="00EA3154">
          <w:rPr>
            <w:rFonts w:ascii="Times New Roman" w:hAnsi="Times New Roman" w:cs="Times New Roman"/>
            <w:sz w:val="24"/>
          </w:rPr>
          <w:delText xml:space="preserve">be because </w:delText>
        </w:r>
      </w:del>
      <w:ins w:id="2344" w:author="Miller, Harvey J." w:date="2020-08-04T15:50:00Z">
        <w:r w:rsidR="00EA3154">
          <w:rPr>
            <w:rFonts w:ascii="Times New Roman" w:hAnsi="Times New Roman" w:cs="Times New Roman"/>
            <w:sz w:val="24"/>
          </w:rPr>
          <w:t xml:space="preserve">to </w:t>
        </w:r>
      </w:ins>
      <w:del w:id="2345" w:author="Miller, Harvey J." w:date="2020-08-04T15:50:00Z">
        <w:r w:rsidDel="00EA3154">
          <w:rPr>
            <w:rFonts w:ascii="Times New Roman" w:hAnsi="Times New Roman" w:cs="Times New Roman"/>
            <w:sz w:val="24"/>
          </w:rPr>
          <w:delText xml:space="preserve">of </w:delText>
        </w:r>
      </w:del>
      <w:r>
        <w:rPr>
          <w:rFonts w:ascii="Times New Roman" w:hAnsi="Times New Roman" w:cs="Times New Roman"/>
          <w:sz w:val="24"/>
        </w:rPr>
        <w:t xml:space="preserve">growing awareness </w:t>
      </w:r>
      <w:del w:id="2346" w:author="Miller, Harvey J." w:date="2020-08-04T15:50:00Z">
        <w:r w:rsidDel="00EA3154">
          <w:rPr>
            <w:rFonts w:ascii="Times New Roman" w:hAnsi="Times New Roman" w:cs="Times New Roman" w:hint="eastAsia"/>
            <w:sz w:val="24"/>
          </w:rPr>
          <w:delText>and</w:delText>
        </w:r>
        <w:r w:rsidDel="00EA3154">
          <w:rPr>
            <w:rFonts w:ascii="Times New Roman" w:hAnsi="Times New Roman" w:cs="Times New Roman"/>
            <w:sz w:val="24"/>
          </w:rPr>
          <w:delText xml:space="preserve"> fear </w:delText>
        </w:r>
      </w:del>
      <w:r>
        <w:rPr>
          <w:rFonts w:ascii="Times New Roman" w:hAnsi="Times New Roman" w:cs="Times New Roman"/>
          <w:sz w:val="24"/>
        </w:rPr>
        <w:t>as time passed</w:t>
      </w:r>
      <w:ins w:id="2347" w:author="Miller, Harvey J." w:date="2020-08-04T15:50:00Z">
        <w:r w:rsidR="00EA3154">
          <w:rPr>
            <w:rFonts w:ascii="Times New Roman" w:hAnsi="Times New Roman" w:cs="Times New Roman"/>
            <w:sz w:val="24"/>
          </w:rPr>
          <w:t xml:space="preserve">, causing </w:t>
        </w:r>
      </w:ins>
      <w:del w:id="2348" w:author="Miller, Harvey J." w:date="2020-08-04T15:50:00Z">
        <w:r w:rsidDel="00EA3154">
          <w:rPr>
            <w:rFonts w:ascii="Times New Roman" w:hAnsi="Times New Roman" w:cs="Times New Roman"/>
            <w:sz w:val="24"/>
          </w:rPr>
          <w:delText xml:space="preserve"> to make </w:delText>
        </w:r>
      </w:del>
      <w:r>
        <w:rPr>
          <w:rFonts w:ascii="Times New Roman" w:hAnsi="Times New Roman" w:cs="Times New Roman"/>
          <w:sz w:val="24"/>
        </w:rPr>
        <w:t>people to act faster. This also suggests that the end date of the decline (</w:t>
      </w:r>
      <w:del w:id="2349" w:author="Liu, Luyu" w:date="2020-07-29T17:27:00Z">
        <w:r w:rsidDel="00E71AC6">
          <w:rPr>
            <w:rFonts w:ascii="Times New Roman" w:hAnsi="Times New Roman" w:cs="Times New Roman"/>
            <w:sz w:val="24"/>
          </w:rPr>
          <w:delText>floor</w:delText>
        </w:r>
      </w:del>
      <w:ins w:id="2350"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7DC92A2E" w:rsidR="00077492" w:rsidRDefault="00077492">
      <w:pPr>
        <w:spacing w:line="240" w:lineRule="auto"/>
        <w:ind w:firstLine="720"/>
        <w:jc w:val="both"/>
        <w:rPr>
          <w:rFonts w:ascii="Times New Roman" w:hAnsi="Times New Roman" w:cs="Times New Roman"/>
          <w:sz w:val="24"/>
        </w:rPr>
        <w:pPrChange w:id="2351"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ins w:id="2352" w:author="Miller, Harvey J." w:date="2020-08-06T10:47:00Z">
        <w:r w:rsidR="00AB694E">
          <w:rPr>
            <w:rFonts w:ascii="Times New Roman" w:hAnsi="Times New Roman" w:cs="Times New Roman"/>
            <w:sz w:val="24"/>
          </w:rPr>
          <w:t xml:space="preserve"> </w:t>
        </w:r>
      </w:ins>
      <w:del w:id="2353" w:author="Miller, Harvey J." w:date="2020-08-06T10:46:00Z">
        <w:r w:rsidRPr="002F7278" w:rsidDel="00AB694E">
          <w:rPr>
            <w:rFonts w:ascii="Times New Roman" w:hAnsi="Times New Roman" w:cs="Times New Roman"/>
            <w:sz w:val="24"/>
          </w:rPr>
          <w:delText>The</w:delText>
        </w:r>
        <w:r w:rsidDel="00AB694E">
          <w:rPr>
            <w:rFonts w:ascii="Times New Roman" w:hAnsi="Times New Roman" w:cs="Times New Roman"/>
            <w:sz w:val="24"/>
          </w:rPr>
          <w:delText xml:space="preserve"> pattern of Procrustes distances measuring </w:delText>
        </w:r>
      </w:del>
      <w:ins w:id="2354" w:author="Miller, Harvey J." w:date="2020-08-06T10:47:00Z">
        <w:r w:rsidR="00AB694E">
          <w:rPr>
            <w:rFonts w:ascii="Times New Roman" w:hAnsi="Times New Roman" w:cs="Times New Roman"/>
            <w:sz w:val="24"/>
          </w:rPr>
          <w:t>D</w:t>
        </w:r>
      </w:ins>
      <w:del w:id="2355" w:author="Miller, Harvey J." w:date="2020-08-06T10:47:00Z">
        <w:r w:rsidDel="00AB694E">
          <w:rPr>
            <w:rFonts w:ascii="Times New Roman" w:hAnsi="Times New Roman" w:cs="Times New Roman"/>
            <w:sz w:val="24"/>
          </w:rPr>
          <w:delText>d</w:delText>
        </w:r>
      </w:del>
      <w:r>
        <w:rPr>
          <w:rFonts w:ascii="Times New Roman" w:hAnsi="Times New Roman" w:cs="Times New Roman"/>
          <w:sz w:val="24"/>
        </w:rPr>
        <w:t>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2356" w:author="Liu, Luyu" w:date="2020-07-29T17:27:00Z">
        <w:r w:rsidDel="00E71AC6">
          <w:rPr>
            <w:rFonts w:ascii="Times New Roman" w:hAnsi="Times New Roman" w:cs="Times New Roman"/>
            <w:sz w:val="24"/>
          </w:rPr>
          <w:delText>floor</w:delText>
        </w:r>
      </w:del>
      <w:ins w:id="2357"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2358" w:author="Liu, Luyu" w:date="2020-07-29T17:27:00Z">
        <w:r w:rsidDel="00E71AC6">
          <w:rPr>
            <w:rFonts w:ascii="Times New Roman" w:hAnsi="Times New Roman" w:cs="Times New Roman"/>
            <w:sz w:val="24"/>
          </w:rPr>
          <w:delText>floor</w:delText>
        </w:r>
      </w:del>
      <w:ins w:id="2359"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2360" w:author="Liu, Luyu" w:date="2020-07-29T17:28:00Z">
        <w:r w:rsidDel="00E71AC6">
          <w:rPr>
            <w:rFonts w:ascii="Times New Roman" w:hAnsi="Times New Roman" w:cs="Times New Roman"/>
            <w:sz w:val="24"/>
          </w:rPr>
          <w:delText>floor</w:delText>
        </w:r>
      </w:del>
      <w:ins w:id="2361"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 xml:space="preserve">increased as the pandemic developed. The pandemic also made the weekdays and weekends </w:t>
      </w:r>
      <w:ins w:id="2362" w:author="Miller, Harvey J." w:date="2020-08-04T15:51:00Z">
        <w:r w:rsidR="00EA3154">
          <w:rPr>
            <w:rFonts w:ascii="Times New Roman" w:hAnsi="Times New Roman" w:cs="Times New Roman"/>
            <w:sz w:val="24"/>
          </w:rPr>
          <w:t xml:space="preserve">more similar </w:t>
        </w:r>
      </w:ins>
      <w:del w:id="2363" w:author="Miller, Harvey J." w:date="2020-08-04T15:51:00Z">
        <w:r w:rsidRPr="002F7278" w:rsidDel="00EA3154">
          <w:rPr>
            <w:rFonts w:ascii="Times New Roman" w:hAnsi="Times New Roman" w:cs="Times New Roman"/>
            <w:sz w:val="24"/>
          </w:rPr>
          <w:delText>less different</w:delText>
        </w:r>
        <w:r w:rsidDel="00EA3154">
          <w:rPr>
            <w:rFonts w:ascii="Times New Roman" w:hAnsi="Times New Roman" w:cs="Times New Roman"/>
            <w:sz w:val="24"/>
          </w:rPr>
          <w:delText xml:space="preserve"> due </w:delText>
        </w:r>
      </w:del>
      <w:r>
        <w:rPr>
          <w:rFonts w:ascii="Times New Roman" w:hAnsi="Times New Roman" w:cs="Times New Roman"/>
          <w:sz w:val="24"/>
        </w:rPr>
        <w:t>to d</w:t>
      </w:r>
      <w:r w:rsidRPr="002F7278">
        <w:rPr>
          <w:rFonts w:ascii="Times New Roman" w:hAnsi="Times New Roman" w:cs="Times New Roman"/>
          <w:sz w:val="24"/>
        </w:rPr>
        <w:t>isproportional decrease of the morning an</w:t>
      </w:r>
      <w:r>
        <w:rPr>
          <w:rFonts w:ascii="Times New Roman" w:hAnsi="Times New Roman" w:cs="Times New Roman"/>
          <w:sz w:val="24"/>
        </w:rPr>
        <w:t xml:space="preserve">d afternoon commuting activity, </w:t>
      </w:r>
      <w:ins w:id="2364" w:author="Miller, Harvey J." w:date="2020-08-04T15:52:00Z">
        <w:r w:rsidR="00EA3154">
          <w:rPr>
            <w:rFonts w:ascii="Times New Roman" w:hAnsi="Times New Roman" w:cs="Times New Roman"/>
            <w:sz w:val="24"/>
          </w:rPr>
          <w:t xml:space="preserve">making </w:t>
        </w:r>
      </w:ins>
      <w:del w:id="2365" w:author="Miller, Harvey J." w:date="2020-08-04T15:52:00Z">
        <w:r w:rsidDel="00EA3154">
          <w:rPr>
            <w:rFonts w:ascii="Times New Roman" w:hAnsi="Times New Roman" w:cs="Times New Roman"/>
            <w:sz w:val="24"/>
          </w:rPr>
          <w:delText>which</w:delText>
        </w:r>
        <w:r w:rsidRPr="002F7278" w:rsidDel="00EA3154">
          <w:rPr>
            <w:rFonts w:ascii="Times New Roman" w:hAnsi="Times New Roman" w:cs="Times New Roman"/>
            <w:sz w:val="24"/>
          </w:rPr>
          <w:delText xml:space="preserve"> made </w:delText>
        </w:r>
      </w:del>
      <w:r w:rsidRPr="002F7278">
        <w:rPr>
          <w:rFonts w:ascii="Times New Roman" w:hAnsi="Times New Roman" w:cs="Times New Roman"/>
          <w:sz w:val="24"/>
        </w:rPr>
        <w:t>the difference between rush hour</w:t>
      </w:r>
      <w:r>
        <w:rPr>
          <w:rFonts w:ascii="Times New Roman" w:hAnsi="Times New Roman" w:cs="Times New Roman"/>
          <w:sz w:val="24"/>
        </w:rPr>
        <w:t xml:space="preserve">s and normal hours less obvious; meanwhile weekdays </w:t>
      </w:r>
      <w:ins w:id="2366" w:author="Miller, Harvey J." w:date="2020-08-06T10:47:00Z">
        <w:r w:rsidR="00AB694E" w:rsidRPr="00AB694E">
          <w:rPr>
            <w:rFonts w:ascii="Times New Roman" w:hAnsi="Times New Roman" w:cs="Times New Roman"/>
            <w:sz w:val="24"/>
            <w:rPrChange w:id="2367" w:author="Miller, Harvey J." w:date="2020-08-06T10:47:00Z">
              <w:rPr>
                <w:rFonts w:ascii="Times New Roman" w:hAnsi="Times New Roman" w:cs="Times New Roman"/>
                <w:color w:val="FF0000"/>
                <w:sz w:val="24"/>
              </w:rPr>
            </w:rPrChange>
          </w:rPr>
          <w:t>became</w:t>
        </w:r>
        <w:r w:rsidR="00AB694E">
          <w:rPr>
            <w:rFonts w:ascii="Times New Roman" w:hAnsi="Times New Roman" w:cs="Times New Roman"/>
            <w:color w:val="FF0000"/>
            <w:sz w:val="24"/>
          </w:rPr>
          <w:t xml:space="preserve"> </w:t>
        </w:r>
      </w:ins>
      <w:del w:id="2368" w:author="Miller, Harvey J." w:date="2020-08-06T10:47:00Z">
        <w:r w:rsidRPr="006A5670" w:rsidDel="00AB694E">
          <w:rPr>
            <w:rFonts w:ascii="Times New Roman" w:hAnsi="Times New Roman" w:cs="Times New Roman"/>
            <w:color w:val="FF0000"/>
            <w:sz w:val="24"/>
            <w:rPrChange w:id="2369" w:author="Liu, Luyu" w:date="2020-08-05T22:48:00Z">
              <w:rPr>
                <w:rFonts w:ascii="Times New Roman" w:hAnsi="Times New Roman" w:cs="Times New Roman"/>
                <w:sz w:val="24"/>
              </w:rPr>
            </w:rPrChange>
          </w:rPr>
          <w:delText xml:space="preserve">are </w:delText>
        </w:r>
      </w:del>
      <w:r>
        <w:rPr>
          <w:rFonts w:ascii="Times New Roman" w:hAnsi="Times New Roman" w:cs="Times New Roman"/>
          <w:sz w:val="24"/>
        </w:rPr>
        <w:t xml:space="preserve">more like weekends because the cessation of </w:t>
      </w:r>
      <w:ins w:id="2370" w:author="Miller, Harvey J." w:date="2020-08-04T15:52:00Z">
        <w:r w:rsidR="00EA3154">
          <w:rPr>
            <w:rFonts w:ascii="Times New Roman" w:hAnsi="Times New Roman" w:cs="Times New Roman"/>
            <w:sz w:val="24"/>
          </w:rPr>
          <w:t>non-</w:t>
        </w:r>
      </w:ins>
      <w:del w:id="2371" w:author="Miller, Harvey J." w:date="2020-08-04T15:52:00Z">
        <w:r w:rsidDel="00EA3154">
          <w:rPr>
            <w:rFonts w:ascii="Times New Roman" w:hAnsi="Times New Roman" w:cs="Times New Roman"/>
            <w:sz w:val="24"/>
          </w:rPr>
          <w:delText>un</w:delText>
        </w:r>
      </w:del>
      <w:r>
        <w:rPr>
          <w:rFonts w:ascii="Times New Roman" w:hAnsi="Times New Roman" w:cs="Times New Roman"/>
          <w:sz w:val="24"/>
        </w:rPr>
        <w:t xml:space="preserve">essential businesses made the weekends trips </w:t>
      </w:r>
      <w:ins w:id="2372" w:author="Miller, Harvey J." w:date="2020-08-06T10:47:00Z">
        <w:r w:rsidR="00AB694E">
          <w:rPr>
            <w:rFonts w:ascii="Times New Roman" w:hAnsi="Times New Roman" w:cs="Times New Roman"/>
            <w:sz w:val="24"/>
          </w:rPr>
          <w:t xml:space="preserve">more dominated by </w:t>
        </w:r>
      </w:ins>
      <w:del w:id="2373" w:author="Miller, Harvey J." w:date="2020-08-06T10:47:00Z">
        <w:r w:rsidRPr="006A5670" w:rsidDel="00AB694E">
          <w:rPr>
            <w:rFonts w:ascii="Times New Roman" w:hAnsi="Times New Roman" w:cs="Times New Roman"/>
            <w:color w:val="FF0000"/>
            <w:sz w:val="24"/>
            <w:rPrChange w:id="2374" w:author="Liu, Luyu" w:date="2020-08-05T22:48:00Z">
              <w:rPr>
                <w:rFonts w:ascii="Times New Roman" w:hAnsi="Times New Roman" w:cs="Times New Roman"/>
                <w:sz w:val="24"/>
              </w:rPr>
            </w:rPrChange>
          </w:rPr>
          <w:delText xml:space="preserve">become </w:delText>
        </w:r>
      </w:del>
      <w:r>
        <w:rPr>
          <w:rFonts w:ascii="Times New Roman" w:hAnsi="Times New Roman" w:cs="Times New Roman"/>
          <w:sz w:val="24"/>
        </w:rPr>
        <w:t>commuting</w:t>
      </w:r>
      <w:del w:id="2375" w:author="Miller, Harvey J." w:date="2020-08-06T10:47:00Z">
        <w:r w:rsidDel="00AB694E">
          <w:rPr>
            <w:rFonts w:ascii="Times New Roman" w:hAnsi="Times New Roman" w:cs="Times New Roman"/>
            <w:sz w:val="24"/>
          </w:rPr>
          <w:delText>-</w:delText>
        </w:r>
      </w:del>
      <w:del w:id="2376" w:author="Miller, Harvey J." w:date="2020-08-06T10:48:00Z">
        <w:r w:rsidDel="00AB694E">
          <w:rPr>
            <w:rFonts w:ascii="Times New Roman" w:hAnsi="Times New Roman" w:cs="Times New Roman"/>
            <w:sz w:val="24"/>
          </w:rPr>
          <w:delText>dominating</w:delText>
        </w:r>
      </w:del>
      <w:r>
        <w:rPr>
          <w:rFonts w:ascii="Times New Roman" w:hAnsi="Times New Roman" w:cs="Times New Roman"/>
          <w:sz w:val="24"/>
        </w:rPr>
        <w:t>.</w:t>
      </w:r>
      <w:del w:id="2377" w:author="Liu, Luyu" w:date="2020-08-07T19:39:00Z">
        <w:r w:rsidDel="003C0FA1">
          <w:rPr>
            <w:rFonts w:ascii="Times New Roman" w:hAnsi="Times New Roman" w:cs="Times New Roman"/>
            <w:sz w:val="24"/>
          </w:rPr>
          <w:delText xml:space="preserve"> Moreover, the pandemic shifted the morning and afternoon rush hours. Morning rush hour shift is very heterogeneous for different cities with average shift of -0.05 hours but the afternoon rush hour shifted homogeneously later for 1 hour in average. </w:delText>
        </w:r>
      </w:del>
    </w:p>
    <w:p w14:paraId="5AC036DF" w14:textId="77777777" w:rsidR="00EA3154" w:rsidRDefault="00EA3154">
      <w:pPr>
        <w:spacing w:line="240" w:lineRule="auto"/>
        <w:ind w:firstLine="720"/>
        <w:jc w:val="both"/>
        <w:rPr>
          <w:ins w:id="2378" w:author="Miller, Harvey J." w:date="2020-08-04T15:54:00Z"/>
          <w:rFonts w:ascii="Times New Roman" w:hAnsi="Times New Roman" w:cs="Times New Roman"/>
          <w:sz w:val="24"/>
        </w:rPr>
      </w:pPr>
    </w:p>
    <w:p w14:paraId="3A94B25F" w14:textId="2151A68E" w:rsidR="00EA3154" w:rsidRPr="00057EE9" w:rsidRDefault="00EA3154" w:rsidP="00EA3154">
      <w:pPr>
        <w:pStyle w:val="Subtitle"/>
        <w:rPr>
          <w:ins w:id="2379" w:author="Miller, Harvey J." w:date="2020-08-04T15:55:00Z"/>
        </w:rPr>
      </w:pPr>
      <w:ins w:id="2380" w:author="Miller, Harvey J." w:date="2020-08-04T15:55:00Z">
        <w:r>
          <w:t>Conclusion</w:t>
        </w:r>
      </w:ins>
    </w:p>
    <w:p w14:paraId="33A4DC41" w14:textId="73A95052" w:rsidR="005D3847" w:rsidRDefault="005D3847">
      <w:pPr>
        <w:spacing w:line="240" w:lineRule="auto"/>
        <w:ind w:firstLine="720"/>
        <w:jc w:val="both"/>
        <w:rPr>
          <w:ins w:id="2381" w:author="Miller, Harvey J." w:date="2020-08-04T16:01:00Z"/>
          <w:rFonts w:ascii="Times New Roman" w:hAnsi="Times New Roman" w:cs="Times New Roman"/>
          <w:sz w:val="24"/>
        </w:rPr>
      </w:pPr>
      <w:ins w:id="2382" w:author="Miller, Harvey J." w:date="2020-08-04T16:00:00Z">
        <w:r>
          <w:rPr>
            <w:rFonts w:ascii="Times New Roman" w:hAnsi="Times New Roman" w:cs="Times New Roman"/>
            <w:sz w:val="24"/>
          </w:rPr>
          <w:t xml:space="preserve">This paper is a first approximation </w:t>
        </w:r>
      </w:ins>
      <w:ins w:id="2383" w:author="Miller, Harvey J." w:date="2020-08-04T16:01:00Z">
        <w:r>
          <w:rPr>
            <w:rFonts w:ascii="Times New Roman" w:hAnsi="Times New Roman" w:cs="Times New Roman"/>
            <w:sz w:val="24"/>
          </w:rPr>
          <w:t xml:space="preserve">for understanding </w:t>
        </w:r>
      </w:ins>
      <w:ins w:id="2384" w:author="Miller, Harvey J." w:date="2020-08-04T16:00:00Z">
        <w:r>
          <w:rPr>
            <w:rFonts w:ascii="Times New Roman" w:hAnsi="Times New Roman" w:cs="Times New Roman"/>
            <w:sz w:val="24"/>
          </w:rPr>
          <w:t xml:space="preserve">the </w:t>
        </w:r>
      </w:ins>
      <w:ins w:id="2385" w:author="Miller, Harvey J." w:date="2020-08-06T10:48:00Z">
        <w:r w:rsidR="00AB694E">
          <w:rPr>
            <w:rFonts w:ascii="Times New Roman" w:hAnsi="Times New Roman" w:cs="Times New Roman"/>
            <w:sz w:val="24"/>
          </w:rPr>
          <w:t xml:space="preserve">differential </w:t>
        </w:r>
      </w:ins>
      <w:ins w:id="2386" w:author="Miller, Harvey J." w:date="2020-08-04T16:00:00Z">
        <w:r>
          <w:rPr>
            <w:rFonts w:ascii="Times New Roman" w:hAnsi="Times New Roman" w:cs="Times New Roman"/>
            <w:sz w:val="24"/>
          </w:rPr>
          <w:t xml:space="preserve">impacts of a major pandemic such as COVID-19 on public transit systems in the United States. </w:t>
        </w:r>
      </w:ins>
      <w:ins w:id="2387" w:author="Miller, Harvey J." w:date="2020-08-04T16:01:00Z">
        <w:r>
          <w:rPr>
            <w:rFonts w:ascii="Times New Roman" w:hAnsi="Times New Roman" w:cs="Times New Roman"/>
            <w:sz w:val="24"/>
          </w:rPr>
          <w:t>W</w:t>
        </w:r>
      </w:ins>
      <w:ins w:id="2388" w:author="Miller, Harvey J." w:date="2020-08-04T15:56:00Z">
        <w:r w:rsidR="00EA3154" w:rsidRPr="00FA346C">
          <w:rPr>
            <w:rFonts w:ascii="Times New Roman" w:hAnsi="Times New Roman" w:cs="Times New Roman"/>
            <w:sz w:val="24"/>
          </w:rPr>
          <w:t xml:space="preserve">e use </w:t>
        </w:r>
        <w:r w:rsidR="00EA3154">
          <w:rPr>
            <w:rFonts w:ascii="Times New Roman" w:hAnsi="Times New Roman" w:cs="Times New Roman"/>
            <w:sz w:val="24"/>
          </w:rPr>
          <w:t xml:space="preserve">activity </w:t>
        </w:r>
        <w:r w:rsidR="00EA3154" w:rsidRPr="00FA346C">
          <w:rPr>
            <w:rFonts w:ascii="Times New Roman" w:hAnsi="Times New Roman" w:cs="Times New Roman"/>
            <w:sz w:val="24"/>
          </w:rPr>
          <w:t>data</w:t>
        </w:r>
        <w:r w:rsidR="00EA3154">
          <w:rPr>
            <w:rFonts w:ascii="Times New Roman" w:hAnsi="Times New Roman" w:cs="Times New Roman"/>
            <w:sz w:val="24"/>
          </w:rPr>
          <w:t xml:space="preserve"> from a widely used public transit navigation app to measure </w:t>
        </w:r>
      </w:ins>
      <w:ins w:id="2389" w:author="Miller, Harvey J." w:date="2020-08-04T16:00:00Z">
        <w:r>
          <w:rPr>
            <w:rFonts w:ascii="Times New Roman" w:hAnsi="Times New Roman" w:cs="Times New Roman"/>
            <w:sz w:val="24"/>
          </w:rPr>
          <w:t xml:space="preserve">and compare </w:t>
        </w:r>
      </w:ins>
      <w:ins w:id="2390" w:author="Miller, Harvey J." w:date="2020-08-04T15:56:00Z">
        <w:r w:rsidR="00EA3154">
          <w:rPr>
            <w:rFonts w:ascii="Times New Roman" w:hAnsi="Times New Roman" w:cs="Times New Roman"/>
            <w:sz w:val="24"/>
          </w:rPr>
          <w:t>changes in demand for 113 transit systems across the United States during the COVID-19 pandemic.</w:t>
        </w:r>
        <w:r w:rsidR="00EA3154" w:rsidRPr="00FA346C">
          <w:rPr>
            <w:rFonts w:ascii="Times New Roman" w:hAnsi="Times New Roman" w:cs="Times New Roman"/>
            <w:sz w:val="24"/>
          </w:rPr>
          <w:t xml:space="preserve"> We </w:t>
        </w:r>
        <w:r w:rsidR="00EA3154">
          <w:rPr>
            <w:rFonts w:ascii="Times New Roman" w:hAnsi="Times New Roman" w:cs="Times New Roman"/>
            <w:sz w:val="24"/>
          </w:rPr>
          <w:t xml:space="preserve">fit </w:t>
        </w:r>
        <w:r w:rsidR="00EA3154" w:rsidRPr="00FA346C">
          <w:rPr>
            <w:rFonts w:ascii="Times New Roman" w:hAnsi="Times New Roman" w:cs="Times New Roman"/>
            <w:sz w:val="24"/>
          </w:rPr>
          <w:t>logistic</w:t>
        </w:r>
        <w:r w:rsidR="00EA3154">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 We find differential impacts across </w:t>
        </w:r>
      </w:ins>
      <w:ins w:id="2391" w:author="Miller, Harvey J." w:date="2020-08-04T15:57:00Z">
        <w:r w:rsidR="00EA3154">
          <w:rPr>
            <w:rFonts w:ascii="Times New Roman" w:hAnsi="Times New Roman" w:cs="Times New Roman"/>
            <w:sz w:val="24"/>
          </w:rPr>
          <w:t>communities and social groups</w:t>
        </w:r>
      </w:ins>
      <w:ins w:id="2392" w:author="Miller, Harvey J." w:date="2020-08-04T16:02:00Z">
        <w:r>
          <w:rPr>
            <w:rFonts w:ascii="Times New Roman" w:hAnsi="Times New Roman" w:cs="Times New Roman"/>
            <w:sz w:val="24"/>
          </w:rPr>
          <w:t xml:space="preserve">, </w:t>
        </w:r>
      </w:ins>
      <w:ins w:id="2393" w:author="Miller, Harvey J." w:date="2020-08-04T16:03:00Z">
        <w:r>
          <w:rPr>
            <w:rFonts w:ascii="Times New Roman" w:hAnsi="Times New Roman" w:cs="Times New Roman"/>
            <w:sz w:val="24"/>
          </w:rPr>
          <w:t xml:space="preserve">indicating </w:t>
        </w:r>
      </w:ins>
      <w:ins w:id="2394" w:author="Miller, Harvey J." w:date="2020-08-04T15:57:00Z">
        <w:r w:rsidR="00EA3154">
          <w:rPr>
            <w:rFonts w:ascii="Times New Roman" w:hAnsi="Times New Roman" w:cs="Times New Roman"/>
            <w:sz w:val="24"/>
          </w:rPr>
          <w:t xml:space="preserve">differences in public transit </w:t>
        </w:r>
      </w:ins>
      <w:ins w:id="2395" w:author="Miller, Harvey J." w:date="2020-08-04T15:58:00Z">
        <w:r w:rsidR="00EA3154">
          <w:rPr>
            <w:rFonts w:ascii="Times New Roman" w:hAnsi="Times New Roman" w:cs="Times New Roman"/>
            <w:sz w:val="24"/>
          </w:rPr>
          <w:t>dependency</w:t>
        </w:r>
      </w:ins>
      <w:ins w:id="2396" w:author="Miller, Harvey J." w:date="2020-08-04T16:02:00Z">
        <w:r>
          <w:rPr>
            <w:rFonts w:ascii="Times New Roman" w:hAnsi="Times New Roman" w:cs="Times New Roman"/>
            <w:sz w:val="24"/>
          </w:rPr>
          <w:t xml:space="preserve"> </w:t>
        </w:r>
      </w:ins>
      <w:ins w:id="2397" w:author="Miller, Harvey J." w:date="2020-08-04T16:03:00Z">
        <w:r>
          <w:rPr>
            <w:rFonts w:ascii="Times New Roman" w:hAnsi="Times New Roman" w:cs="Times New Roman"/>
            <w:sz w:val="24"/>
          </w:rPr>
          <w:t xml:space="preserve">that can be explained by </w:t>
        </w:r>
      </w:ins>
      <w:ins w:id="2398" w:author="Miller, Harvey J." w:date="2020-08-04T16:02:00Z">
        <w:r>
          <w:rPr>
            <w:rFonts w:ascii="Times New Roman" w:hAnsi="Times New Roman" w:cs="Times New Roman"/>
            <w:sz w:val="24"/>
          </w:rPr>
          <w:t xml:space="preserve">social factors </w:t>
        </w:r>
      </w:ins>
      <w:ins w:id="2399" w:author="Miller, Harvey J." w:date="2020-08-04T16:03:00Z">
        <w:r>
          <w:rPr>
            <w:rFonts w:ascii="Times New Roman" w:hAnsi="Times New Roman" w:cs="Times New Roman"/>
            <w:sz w:val="24"/>
          </w:rPr>
          <w:t>in each community</w:t>
        </w:r>
      </w:ins>
      <w:ins w:id="2400" w:author="Miller, Harvey J." w:date="2020-08-04T16:00:00Z">
        <w:r>
          <w:rPr>
            <w:rFonts w:ascii="Times New Roman" w:hAnsi="Times New Roman" w:cs="Times New Roman"/>
            <w:sz w:val="24"/>
          </w:rPr>
          <w:t xml:space="preserve">.  </w:t>
        </w:r>
      </w:ins>
      <w:del w:id="2401" w:author="Miller, Harvey J." w:date="2020-08-04T16:00:00Z">
        <w:r w:rsidR="00077492" w:rsidDel="005D3847">
          <w:rPr>
            <w:rFonts w:ascii="Times New Roman" w:hAnsi="Times New Roman" w:cs="Times New Roman"/>
            <w:sz w:val="24"/>
          </w:rPr>
          <w:delText xml:space="preserve">The paper is a first approximation of understanding the heterogeneous impacts of a major pandemic such as COVID-19 on transit systems in the United States. </w:delText>
        </w:r>
      </w:del>
      <w:r w:rsidR="00077492">
        <w:rPr>
          <w:rFonts w:ascii="Times New Roman" w:hAnsi="Times New Roman" w:cs="Times New Roman"/>
          <w:sz w:val="24"/>
        </w:rPr>
        <w:t>Our study highlights public transit as a</w:t>
      </w:r>
      <w:del w:id="2402" w:author="Miller, Harvey J." w:date="2020-08-06T10:49:00Z">
        <w:r w:rsidR="00077492" w:rsidDel="00AB694E">
          <w:rPr>
            <w:rFonts w:ascii="Times New Roman" w:hAnsi="Times New Roman" w:cs="Times New Roman"/>
            <w:sz w:val="24"/>
          </w:rPr>
          <w:delText>n</w:delText>
        </w:r>
      </w:del>
      <w:r w:rsidR="00077492">
        <w:rPr>
          <w:rFonts w:ascii="Times New Roman" w:hAnsi="Times New Roman" w:cs="Times New Roman"/>
          <w:sz w:val="24"/>
        </w:rPr>
        <w:t xml:space="preserve"> </w:t>
      </w:r>
      <w:ins w:id="2403" w:author="Miller, Harvey J." w:date="2020-08-06T10:49:00Z">
        <w:r w:rsidR="00AB694E">
          <w:rPr>
            <w:rFonts w:ascii="Times New Roman" w:hAnsi="Times New Roman" w:cs="Times New Roman"/>
            <w:sz w:val="24"/>
          </w:rPr>
          <w:t xml:space="preserve">critical </w:t>
        </w:r>
      </w:ins>
      <w:del w:id="2404" w:author="Miller, Harvey J." w:date="2020-08-06T10:49:00Z">
        <w:r w:rsidR="00077492" w:rsidDel="00AB694E">
          <w:rPr>
            <w:rFonts w:ascii="Times New Roman" w:hAnsi="Times New Roman" w:cs="Times New Roman"/>
            <w:sz w:val="24"/>
          </w:rPr>
          <w:delText>e</w:delText>
        </w:r>
      </w:del>
      <w:del w:id="2405" w:author="Miller, Harvey J." w:date="2020-08-06T10:48:00Z">
        <w:r w:rsidR="00077492" w:rsidDel="00AB694E">
          <w:rPr>
            <w:rFonts w:ascii="Times New Roman" w:hAnsi="Times New Roman" w:cs="Times New Roman"/>
            <w:sz w:val="24"/>
          </w:rPr>
          <w:delText xml:space="preserve">ssential </w:delText>
        </w:r>
      </w:del>
      <w:ins w:id="2406" w:author="Miller, Harvey J." w:date="2020-08-06T10:50:00Z">
        <w:r w:rsidR="00AB694E">
          <w:rPr>
            <w:rFonts w:ascii="Times New Roman" w:hAnsi="Times New Roman" w:cs="Times New Roman"/>
            <w:sz w:val="24"/>
          </w:rPr>
          <w:t>infrastructure</w:t>
        </w:r>
      </w:ins>
      <w:del w:id="2407" w:author="Miller, Harvey J." w:date="2020-08-06T10:50:00Z">
        <w:r w:rsidR="00077492" w:rsidDel="00AB694E">
          <w:rPr>
            <w:rFonts w:ascii="Times New Roman" w:hAnsi="Times New Roman" w:cs="Times New Roman"/>
            <w:sz w:val="24"/>
          </w:rPr>
          <w:delText>service</w:delText>
        </w:r>
      </w:del>
      <w:r w:rsidR="00077492">
        <w:rPr>
          <w:rFonts w:ascii="Times New Roman" w:hAnsi="Times New Roman" w:cs="Times New Roman"/>
          <w:sz w:val="24"/>
        </w:rPr>
        <w:t xml:space="preserve"> </w:t>
      </w:r>
      <w:ins w:id="2408" w:author="Miller, Harvey J." w:date="2020-08-06T10:48:00Z">
        <w:r w:rsidR="00AB694E">
          <w:rPr>
            <w:rFonts w:ascii="Times New Roman" w:hAnsi="Times New Roman" w:cs="Times New Roman"/>
            <w:sz w:val="24"/>
          </w:rPr>
          <w:t xml:space="preserve">for a community </w:t>
        </w:r>
      </w:ins>
      <w:r w:rsidR="00077492">
        <w:rPr>
          <w:rFonts w:ascii="Times New Roman" w:hAnsi="Times New Roman" w:cs="Times New Roman"/>
          <w:sz w:val="24"/>
        </w:rPr>
        <w:t xml:space="preserve">during a pandemic and the vulnerabilities of some </w:t>
      </w:r>
      <w:ins w:id="2409" w:author="Liu, Luyu" w:date="2020-08-05T22:48:00Z">
        <w:r w:rsidR="006A5670">
          <w:rPr>
            <w:rFonts w:ascii="Times New Roman" w:hAnsi="Times New Roman" w:cs="Times New Roman"/>
            <w:sz w:val="24"/>
          </w:rPr>
          <w:t xml:space="preserve">underprivileged </w:t>
        </w:r>
      </w:ins>
      <w:r w:rsidR="00077492">
        <w:rPr>
          <w:rFonts w:ascii="Times New Roman" w:hAnsi="Times New Roman" w:cs="Times New Roman"/>
          <w:sz w:val="24"/>
        </w:rPr>
        <w:t xml:space="preserve">social groups (women, Hispanic, African-Americans) as they travel to perform essential activities. </w:t>
      </w:r>
    </w:p>
    <w:p w14:paraId="546AFB10" w14:textId="6E043CFE" w:rsidR="00077492" w:rsidRPr="00FF3102" w:rsidRDefault="00077492">
      <w:pPr>
        <w:spacing w:line="240" w:lineRule="auto"/>
        <w:ind w:firstLine="720"/>
        <w:jc w:val="both"/>
        <w:rPr>
          <w:rFonts w:ascii="Times New Roman" w:hAnsi="Times New Roman" w:cs="Times New Roman"/>
          <w:sz w:val="24"/>
        </w:rPr>
        <w:pPrChange w:id="2410" w:author="Liu, Luyu" w:date="2020-07-20T23:14:00Z">
          <w:pPr>
            <w:spacing w:line="480" w:lineRule="auto"/>
            <w:ind w:firstLine="720"/>
            <w:jc w:val="both"/>
          </w:pPr>
        </w:pPrChange>
      </w:pPr>
      <w:r>
        <w:rPr>
          <w:rFonts w:ascii="Times New Roman" w:hAnsi="Times New Roman" w:cs="Times New Roman"/>
          <w:sz w:val="24"/>
        </w:rPr>
        <w:t xml:space="preserve">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 xml:space="preserve">for </w:t>
      </w:r>
      <w:r>
        <w:rPr>
          <w:rFonts w:ascii="Times New Roman" w:hAnsi="Times New Roman" w:cs="Times New Roman"/>
          <w:sz w:val="24"/>
        </w:rPr>
        <w:lastRenderedPageBreak/>
        <w:t>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2411"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2412" w:author="Liu, Luyu" w:date="2020-07-20T23:14:00Z">
          <w:pPr>
            <w:spacing w:line="480" w:lineRule="auto"/>
            <w:ind w:firstLine="720"/>
            <w:jc w:val="both"/>
          </w:pPr>
        </w:pPrChange>
      </w:pPr>
      <w:r>
        <w:rPr>
          <w:rFonts w:ascii="Times New Roman" w:hAnsi="Times New Roman" w:cs="Times New Roman"/>
          <w:sz w:val="24"/>
        </w:rPr>
        <w:t>Finally, there is a</w:t>
      </w:r>
      <w:ins w:id="2413"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2414"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2415" w:author="Liu, Luyu" w:date="2020-08-02T23:15:00Z"/>
          <w:rFonts w:ascii="Times New Roman" w:hAnsi="Times New Roman" w:cs="Times New Roman"/>
          <w:sz w:val="24"/>
        </w:rPr>
        <w:pPrChange w:id="2416" w:author="Liu, Luyu" w:date="2020-07-20T23:14:00Z">
          <w:pPr>
            <w:spacing w:line="480" w:lineRule="auto"/>
          </w:pPr>
        </w:pPrChange>
      </w:pPr>
    </w:p>
    <w:p w14:paraId="44FAA1C9" w14:textId="4A4884DE" w:rsidR="00077492" w:rsidDel="00DF1960" w:rsidRDefault="00077492">
      <w:pPr>
        <w:spacing w:line="240" w:lineRule="auto"/>
        <w:rPr>
          <w:del w:id="2417" w:author="Liu, Luyu" w:date="2020-08-02T23:15:00Z"/>
          <w:rFonts w:ascii="Times New Roman" w:hAnsi="Times New Roman" w:cs="Times New Roman"/>
          <w:sz w:val="24"/>
        </w:rPr>
        <w:pPrChange w:id="2418"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2419" w:author="Liu, Luyu" w:date="2020-07-20T23:14:00Z">
          <w:pPr>
            <w:spacing w:line="480" w:lineRule="auto"/>
          </w:pPr>
        </w:pPrChange>
      </w:pPr>
    </w:p>
    <w:p w14:paraId="3DB1ECD9" w14:textId="24CD5818" w:rsidR="00467860" w:rsidRPr="00467860" w:rsidRDefault="00467860">
      <w:pPr>
        <w:pStyle w:val="Subtitle"/>
        <w:rPr>
          <w:ins w:id="2420" w:author="Liu, Luyu" w:date="2020-08-10T16:46:00Z"/>
          <w:rPrChange w:id="2421" w:author="Liu, Luyu" w:date="2020-08-10T16:47:00Z">
            <w:rPr>
              <w:ins w:id="2422" w:author="Liu, Luyu" w:date="2020-08-10T16:46:00Z"/>
              <w:rFonts w:ascii="Times New Roman" w:hAnsi="Times New Roman" w:cs="Times New Roman"/>
              <w:sz w:val="24"/>
            </w:rPr>
          </w:rPrChange>
        </w:rPr>
        <w:pPrChange w:id="2423" w:author="Liu, Luyu" w:date="2020-08-10T16:47:00Z">
          <w:pPr>
            <w:spacing w:line="480" w:lineRule="auto"/>
          </w:pPr>
        </w:pPrChange>
      </w:pPr>
      <w:ins w:id="2424" w:author="Liu, Luyu" w:date="2020-08-10T16:46:00Z">
        <w:r w:rsidRPr="00467860">
          <w:rPr>
            <w:rPrChange w:id="2425" w:author="Liu, Luyu" w:date="2020-08-10T16:47:00Z">
              <w:rPr>
                <w:b/>
                <w:sz w:val="24"/>
              </w:rPr>
            </w:rPrChange>
          </w:rPr>
          <w:t>Ethics statement</w:t>
        </w:r>
      </w:ins>
    </w:p>
    <w:p w14:paraId="295F4031" w14:textId="13696B7F" w:rsidR="00077492" w:rsidRDefault="00467860">
      <w:pPr>
        <w:spacing w:line="240" w:lineRule="auto"/>
        <w:jc w:val="both"/>
        <w:rPr>
          <w:ins w:id="2426" w:author="Liu, Luyu" w:date="2020-08-10T16:46:00Z"/>
          <w:rFonts w:ascii="Times New Roman" w:hAnsi="Times New Roman" w:cs="Times New Roman"/>
          <w:sz w:val="24"/>
        </w:rPr>
        <w:pPrChange w:id="2427" w:author="Liu, Luyu" w:date="2020-08-10T16:46:00Z">
          <w:pPr>
            <w:spacing w:line="480" w:lineRule="auto"/>
          </w:pPr>
        </w:pPrChange>
      </w:pPr>
      <w:ins w:id="2428" w:author="Liu, Luyu" w:date="2020-08-10T16:46:00Z">
        <w:r w:rsidRPr="00467860">
          <w:rPr>
            <w:rFonts w:ascii="Times New Roman" w:hAnsi="Times New Roman" w:cs="Times New Roman"/>
            <w:sz w:val="24"/>
            <w:rPrChange w:id="2429" w:author="Liu, Luyu" w:date="2020-08-10T16:46:00Z">
              <w:rPr/>
            </w:rPrChange>
          </w:rPr>
          <w:t>The data in this study are, wi</w:t>
        </w:r>
        <w:r>
          <w:rPr>
            <w:rFonts w:ascii="Times New Roman" w:hAnsi="Times New Roman" w:cs="Times New Roman"/>
            <w:sz w:val="24"/>
          </w:rPr>
          <w:t xml:space="preserve">th one exception, public data. </w:t>
        </w:r>
        <w:r w:rsidRPr="00467860">
          <w:rPr>
            <w:rFonts w:ascii="Times New Roman" w:hAnsi="Times New Roman" w:cs="Times New Roman"/>
            <w:sz w:val="24"/>
            <w:rPrChange w:id="2430" w:author="Liu, Luyu" w:date="2020-08-10T16:46:00Z">
              <w:rPr/>
            </w:rPrChange>
          </w:rPr>
          <w:t>There is one proprietary dataset available by request to the third party.  None of the data collected or accessed in this study in this study contain individual personal information.</w:t>
        </w:r>
      </w:ins>
    </w:p>
    <w:p w14:paraId="4E4DAD58" w14:textId="677E20A1" w:rsidR="00467860" w:rsidRDefault="00467860">
      <w:pPr>
        <w:spacing w:line="240" w:lineRule="auto"/>
        <w:jc w:val="both"/>
        <w:rPr>
          <w:ins w:id="2431" w:author="Liu, Luyu" w:date="2020-08-10T16:47:00Z"/>
          <w:rFonts w:ascii="Times New Roman" w:hAnsi="Times New Roman" w:cs="Times New Roman"/>
          <w:sz w:val="24"/>
        </w:rPr>
        <w:pPrChange w:id="2432" w:author="Liu, Luyu" w:date="2020-08-10T16:46:00Z">
          <w:pPr>
            <w:spacing w:line="480" w:lineRule="auto"/>
          </w:pPr>
        </w:pPrChange>
      </w:pPr>
    </w:p>
    <w:p w14:paraId="6CB6B67F" w14:textId="0D3A1F9F" w:rsidR="00467860" w:rsidRPr="00467860" w:rsidRDefault="00747CFC">
      <w:pPr>
        <w:pStyle w:val="Subtitle"/>
        <w:rPr>
          <w:ins w:id="2433" w:author="Liu, Luyu" w:date="2020-08-10T16:48:00Z"/>
          <w:rPrChange w:id="2434" w:author="Liu, Luyu" w:date="2020-08-10T16:48:00Z">
            <w:rPr>
              <w:ins w:id="2435" w:author="Liu, Luyu" w:date="2020-08-10T16:48:00Z"/>
              <w:rFonts w:ascii="Times New Roman" w:hAnsi="Times New Roman" w:cs="Times New Roman"/>
              <w:sz w:val="24"/>
            </w:rPr>
          </w:rPrChange>
        </w:rPr>
        <w:pPrChange w:id="2436" w:author="Liu, Luyu" w:date="2020-08-10T16:48:00Z">
          <w:pPr>
            <w:spacing w:line="480" w:lineRule="auto"/>
          </w:pPr>
        </w:pPrChange>
      </w:pPr>
      <w:ins w:id="2437" w:author="Liu, Luyu" w:date="2020-08-10T16:47:00Z">
        <w:r>
          <w:rPr>
            <w:rPrChange w:id="2438" w:author="Liu, Luyu" w:date="2020-08-10T16:48:00Z">
              <w:rPr>
                <w:b/>
              </w:rPr>
            </w:rPrChange>
          </w:rPr>
          <w:t>Data a</w:t>
        </w:r>
        <w:r w:rsidR="00467860" w:rsidRPr="00467860">
          <w:rPr>
            <w:rPrChange w:id="2439" w:author="Liu, Luyu" w:date="2020-08-10T16:48:00Z">
              <w:rPr>
                <w:b/>
                <w:sz w:val="24"/>
              </w:rPr>
            </w:rPrChange>
          </w:rPr>
          <w:t>vailability</w:t>
        </w:r>
      </w:ins>
      <w:ins w:id="2440" w:author="Liu, Luyu" w:date="2020-08-10T16:48:00Z">
        <w:r w:rsidR="00467860" w:rsidRPr="00467860">
          <w:rPr>
            <w:rPrChange w:id="2441" w:author="Liu, Luyu" w:date="2020-08-10T16:48:00Z">
              <w:rPr>
                <w:b/>
                <w:sz w:val="24"/>
              </w:rPr>
            </w:rPrChange>
          </w:rPr>
          <w:t xml:space="preserve"> statement</w:t>
        </w:r>
      </w:ins>
    </w:p>
    <w:p w14:paraId="65E2809F" w14:textId="1C9B5F4C" w:rsidR="00467860" w:rsidRPr="00467860" w:rsidRDefault="00467860">
      <w:pPr>
        <w:spacing w:line="240" w:lineRule="auto"/>
        <w:jc w:val="both"/>
        <w:rPr>
          <w:rFonts w:ascii="Times New Roman" w:hAnsi="Times New Roman" w:cs="Times New Roman"/>
          <w:sz w:val="24"/>
          <w:szCs w:val="24"/>
          <w:rPrChange w:id="2442" w:author="Liu, Luyu" w:date="2020-08-10T16:50:00Z">
            <w:rPr>
              <w:rFonts w:ascii="Times New Roman" w:hAnsi="Times New Roman" w:cs="Times New Roman"/>
              <w:sz w:val="24"/>
            </w:rPr>
          </w:rPrChange>
        </w:rPr>
        <w:pPrChange w:id="2443" w:author="Liu, Luyu" w:date="2020-08-10T16:46:00Z">
          <w:pPr>
            <w:spacing w:line="480" w:lineRule="auto"/>
          </w:pPr>
        </w:pPrChange>
      </w:pPr>
      <w:ins w:id="2444" w:author="Liu, Luyu" w:date="2020-08-10T16:49:00Z">
        <w:r w:rsidRPr="00467860">
          <w:rPr>
            <w:rFonts w:ascii="Times New Roman" w:hAnsi="Times New Roman" w:cs="Times New Roman"/>
            <w:sz w:val="24"/>
            <w:szCs w:val="24"/>
            <w:rPrChange w:id="2445" w:author="Liu, Luyu" w:date="2020-08-10T16:49:00Z">
              <w:rPr/>
            </w:rPrChange>
          </w:rPr>
          <w:t xml:space="preserve">The daily transit demand data, COVID19 confirmed case data, census demographic data, Google search trend data, values behind the reported average and graphs, and code are available at </w:t>
        </w:r>
      </w:ins>
      <w:ins w:id="2446" w:author="Liu, Luyu" w:date="2020-08-10T21:50:00Z">
        <w:r w:rsidR="006A316F">
          <w:rPr>
            <w:rFonts w:ascii="Times New Roman" w:hAnsi="Times New Roman" w:cs="Times New Roman"/>
            <w:sz w:val="24"/>
            <w:szCs w:val="24"/>
          </w:rPr>
          <w:fldChar w:fldCharType="begin"/>
        </w:r>
        <w:r w:rsidR="006A316F">
          <w:rPr>
            <w:rFonts w:ascii="Times New Roman" w:hAnsi="Times New Roman" w:cs="Times New Roman"/>
            <w:sz w:val="24"/>
            <w:szCs w:val="24"/>
          </w:rPr>
          <w:instrText xml:space="preserve"> HYPERLINK "http://dx.doi.org/10.34740/kaggle/ds/687971" </w:instrText>
        </w:r>
        <w:r w:rsidR="006A316F">
          <w:rPr>
            <w:rFonts w:ascii="Times New Roman" w:hAnsi="Times New Roman" w:cs="Times New Roman"/>
            <w:sz w:val="24"/>
            <w:szCs w:val="24"/>
          </w:rPr>
          <w:fldChar w:fldCharType="separate"/>
        </w:r>
        <w:r w:rsidR="006A316F">
          <w:rPr>
            <w:rStyle w:val="Hyperlink"/>
            <w:rFonts w:ascii="Times New Roman" w:hAnsi="Times New Roman" w:cs="Times New Roman"/>
            <w:sz w:val="24"/>
            <w:szCs w:val="24"/>
          </w:rPr>
          <w:t>http://dx.doi.org/10.34740/kaggle/ds/687971</w:t>
        </w:r>
        <w:r w:rsidR="006A316F">
          <w:rPr>
            <w:rFonts w:ascii="Times New Roman" w:hAnsi="Times New Roman" w:cs="Times New Roman"/>
            <w:sz w:val="24"/>
            <w:szCs w:val="24"/>
          </w:rPr>
          <w:fldChar w:fldCharType="end"/>
        </w:r>
      </w:ins>
      <w:bookmarkStart w:id="2447" w:name="_GoBack"/>
      <w:bookmarkEnd w:id="2447"/>
      <w:ins w:id="2448" w:author="Liu, Luyu" w:date="2020-08-10T16:49:00Z">
        <w:r w:rsidRPr="00467860">
          <w:rPr>
            <w:rFonts w:ascii="Times New Roman" w:hAnsi="Times New Roman" w:cs="Times New Roman"/>
            <w:sz w:val="24"/>
            <w:szCs w:val="24"/>
            <w:rPrChange w:id="2449" w:author="Liu, Luyu" w:date="2020-08-10T16:49:00Z">
              <w:rPr/>
            </w:rPrChange>
          </w:rPr>
          <w:t>. The hourly transit demand data is proprietary.  The archive includes instructions for requesting these data from the third party.</w:t>
        </w:r>
      </w:ins>
    </w:p>
    <w:p w14:paraId="462E6EDE" w14:textId="77777777" w:rsidR="00077492" w:rsidRDefault="00077492">
      <w:pPr>
        <w:spacing w:line="240" w:lineRule="auto"/>
        <w:rPr>
          <w:rFonts w:ascii="Times New Roman" w:hAnsi="Times New Roman" w:cs="Times New Roman"/>
          <w:sz w:val="24"/>
        </w:rPr>
        <w:pPrChange w:id="2450" w:author="Liu, Luyu" w:date="2020-07-20T23:14:00Z">
          <w:pPr>
            <w:spacing w:line="480" w:lineRule="auto"/>
          </w:pPr>
        </w:pPrChange>
      </w:pPr>
    </w:p>
    <w:p w14:paraId="7E601708" w14:textId="77777777" w:rsidR="00077492" w:rsidRPr="009457DC" w:rsidRDefault="00077492">
      <w:pPr>
        <w:pStyle w:val="Subtitle"/>
        <w:pPrChange w:id="2451" w:author="Liu, Luyu" w:date="2020-08-02T21:19:00Z">
          <w:pPr>
            <w:spacing w:line="480" w:lineRule="auto"/>
          </w:pPr>
        </w:pPrChange>
      </w:pPr>
      <w:r w:rsidRPr="009457DC">
        <w:t>Reference</w:t>
      </w:r>
      <w:r>
        <w:t>s</w:t>
      </w:r>
    </w:p>
    <w:p w14:paraId="451195C3" w14:textId="27DAF76B" w:rsidR="00736374" w:rsidRPr="00736374" w:rsidRDefault="00077492"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736374" w:rsidRPr="00736374">
        <w:rPr>
          <w:rFonts w:ascii="Times New Roman" w:hAnsi="Times New Roman" w:cs="Times New Roman"/>
          <w:noProof/>
          <w:sz w:val="24"/>
          <w:szCs w:val="24"/>
        </w:rPr>
        <w:t xml:space="preserve">1. </w:t>
      </w:r>
      <w:r w:rsidR="00736374" w:rsidRPr="0073637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4EAB26F1"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 </w:t>
      </w:r>
      <w:r w:rsidRPr="0073637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1701C1D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 </w:t>
      </w:r>
      <w:r w:rsidRPr="00736374">
        <w:rPr>
          <w:rFonts w:ascii="Times New Roman" w:hAnsi="Times New Roman" w:cs="Times New Roman"/>
          <w:noProof/>
          <w:sz w:val="24"/>
          <w:szCs w:val="24"/>
        </w:rPr>
        <w:tab/>
        <w:t>WMATA. Metro and Covid-19: Steps we’ve taken. 2020 [cited 2 Apr 2020]. Available: https://www.wmata.com/service/status/details/COVID-19.cfm</w:t>
      </w:r>
    </w:p>
    <w:p w14:paraId="3977451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 </w:t>
      </w:r>
      <w:r w:rsidRPr="00736374">
        <w:rPr>
          <w:rFonts w:ascii="Times New Roman" w:hAnsi="Times New Roman" w:cs="Times New Roman"/>
          <w:noProof/>
          <w:sz w:val="24"/>
          <w:szCs w:val="24"/>
        </w:rPr>
        <w:tab/>
        <w:t xml:space="preserve">VIA Metropolitan Transit. 03/24/2020: VIA Continues to Run Essential Service in a Safe </w:t>
      </w:r>
      <w:r w:rsidRPr="00736374">
        <w:rPr>
          <w:rFonts w:ascii="Times New Roman" w:hAnsi="Times New Roman" w:cs="Times New Roman"/>
          <w:noProof/>
          <w:sz w:val="24"/>
          <w:szCs w:val="24"/>
        </w:rPr>
        <w:lastRenderedPageBreak/>
        <w:t>Environment. 2020 [cited 4 Aug 2020]. Available: https://www.viainfo.net/covid-19/</w:t>
      </w:r>
    </w:p>
    <w:p w14:paraId="2FA1EB8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5. </w:t>
      </w:r>
      <w:r w:rsidRPr="0073637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71D57D0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6. </w:t>
      </w:r>
      <w:r w:rsidRPr="0073637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262A26F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7. </w:t>
      </w:r>
      <w:r w:rsidRPr="00736374">
        <w:rPr>
          <w:rFonts w:ascii="Times New Roman" w:hAnsi="Times New Roman" w:cs="Times New Roman"/>
          <w:noProof/>
          <w:sz w:val="24"/>
          <w:szCs w:val="24"/>
        </w:rPr>
        <w:tab/>
        <w:t xml:space="preserve">Zimmerman R. Mass transit infrastructure and urban health. J Urban Heal. 2005;82: 21–32. </w:t>
      </w:r>
    </w:p>
    <w:p w14:paraId="3A26D9FB"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8. </w:t>
      </w:r>
      <w:r w:rsidRPr="00736374">
        <w:rPr>
          <w:rFonts w:ascii="Times New Roman" w:hAnsi="Times New Roman" w:cs="Times New Roman"/>
          <w:noProof/>
          <w:sz w:val="24"/>
          <w:szCs w:val="24"/>
        </w:rPr>
        <w:tab/>
        <w:t xml:space="preserve">Ma X, Liu C, Wen H, Wang Y, Wu Y-J. Understanding commuting patterns using transit smart card data. J Transp Geogr. 2017;58: 135–145. </w:t>
      </w:r>
    </w:p>
    <w:p w14:paraId="7F8547C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9. </w:t>
      </w:r>
      <w:r w:rsidRPr="00736374">
        <w:rPr>
          <w:rFonts w:ascii="Times New Roman" w:hAnsi="Times New Roman" w:cs="Times New Roman"/>
          <w:noProof/>
          <w:sz w:val="24"/>
          <w:szCs w:val="24"/>
        </w:rPr>
        <w:tab/>
        <w:t xml:space="preserve">Wang K-Y. How change of public transportation usage reveals fear of the SARS virus in a city. PLoS One. 2014;9. </w:t>
      </w:r>
    </w:p>
    <w:p w14:paraId="371E7B3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10. </w:t>
      </w:r>
      <w:r w:rsidRPr="0073637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276A17E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11. </w:t>
      </w:r>
      <w:r w:rsidRPr="00736374">
        <w:rPr>
          <w:rFonts w:ascii="Times New Roman" w:hAnsi="Times New Roman" w:cs="Times New Roman"/>
          <w:noProof/>
          <w:sz w:val="24"/>
          <w:szCs w:val="24"/>
        </w:rPr>
        <w:tab/>
        <w:t xml:space="preserve">Carleton P, Hoover S, Fields B, Barnes M, Porter JD. GTFS-Ride: Unifying Standard for Fixed-Route Ridership Data. Transp Res Rec. 2019;2673: 173–181. </w:t>
      </w:r>
    </w:p>
    <w:p w14:paraId="2C236C0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12. </w:t>
      </w:r>
      <w:r w:rsidRPr="00736374">
        <w:rPr>
          <w:rFonts w:ascii="Times New Roman" w:hAnsi="Times New Roman" w:cs="Times New Roman"/>
          <w:noProof/>
          <w:sz w:val="24"/>
          <w:szCs w:val="24"/>
        </w:rPr>
        <w:tab/>
        <w:t xml:space="preserve">Porter JD, Carleton P, Hoover S, Fields B. Statewide Data Standards to Support Current and Future Strategic Public Transit Investment. Oregon. Dept. of Transportation. Research Section; 2018. </w:t>
      </w:r>
    </w:p>
    <w:p w14:paraId="65F43F7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13. </w:t>
      </w:r>
      <w:r w:rsidRPr="0073637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6633291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14. </w:t>
      </w:r>
      <w:r w:rsidRPr="00736374">
        <w:rPr>
          <w:rFonts w:ascii="Times New Roman" w:hAnsi="Times New Roman" w:cs="Times New Roman"/>
          <w:noProof/>
          <w:sz w:val="24"/>
          <w:szCs w:val="24"/>
        </w:rPr>
        <w:tab/>
        <w:t>App Store Preview - Transit • Subway &amp; Bus Times. 2020 [cited 23 May 2020]. Available: https://apps.apple.com/app/apple-store/id498151501</w:t>
      </w:r>
    </w:p>
    <w:p w14:paraId="53BC636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15. </w:t>
      </w:r>
      <w:r w:rsidRPr="00736374">
        <w:rPr>
          <w:rFonts w:ascii="Times New Roman" w:hAnsi="Times New Roman" w:cs="Times New Roman"/>
          <w:noProof/>
          <w:sz w:val="24"/>
          <w:szCs w:val="24"/>
        </w:rPr>
        <w:tab/>
        <w:t>Transit app. How coronavirus is disrupting public transit. 2020. Available: https://transitapp.com/coronavirus#monitor</w:t>
      </w:r>
    </w:p>
    <w:p w14:paraId="7D3E062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16. </w:t>
      </w:r>
      <w:r w:rsidRPr="0073637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4F8039E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17. </w:t>
      </w:r>
      <w:r w:rsidRPr="0073637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0539298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18. </w:t>
      </w:r>
      <w:r w:rsidRPr="0073637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7CFA1F9D"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19. </w:t>
      </w:r>
      <w:r w:rsidRPr="0073637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w:t>
      </w:r>
      <w:r w:rsidRPr="00736374">
        <w:rPr>
          <w:rFonts w:ascii="Times New Roman" w:hAnsi="Times New Roman" w:cs="Times New Roman"/>
          <w:noProof/>
          <w:sz w:val="24"/>
          <w:szCs w:val="24"/>
        </w:rPr>
        <w:lastRenderedPageBreak/>
        <w:t xml:space="preserve">2013;34: 699–728. </w:t>
      </w:r>
    </w:p>
    <w:p w14:paraId="229BBD8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20. </w:t>
      </w:r>
      <w:r w:rsidRPr="00736374">
        <w:rPr>
          <w:rFonts w:ascii="Times New Roman" w:hAnsi="Times New Roman" w:cs="Times New Roman"/>
          <w:noProof/>
          <w:sz w:val="24"/>
          <w:szCs w:val="24"/>
        </w:rPr>
        <w:tab/>
        <w:t xml:space="preserve">Iseki H, Taylor BD. The demographics of public transit subsidies: a case study of Los Angeles. 2010. </w:t>
      </w:r>
    </w:p>
    <w:p w14:paraId="4BC1ADE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21. </w:t>
      </w:r>
      <w:r w:rsidRPr="0073637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6038EE3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22. </w:t>
      </w:r>
      <w:r w:rsidRPr="0073637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0317FE37"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23. </w:t>
      </w:r>
      <w:r w:rsidRPr="0073637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4A8040F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24. </w:t>
      </w:r>
      <w:r w:rsidRPr="0073637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354964C1"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25. </w:t>
      </w:r>
      <w:r w:rsidRPr="00736374">
        <w:rPr>
          <w:rFonts w:ascii="Times New Roman" w:hAnsi="Times New Roman" w:cs="Times New Roman"/>
          <w:noProof/>
          <w:sz w:val="24"/>
          <w:szCs w:val="24"/>
        </w:rPr>
        <w:tab/>
        <w:t>Google. Google Trends - COVID19. 2020 [cited 5 Dec 2020]. Available: https://trends.google.com/trends/explore?date=today 3-m&amp;geo=US&amp;q=COVID19</w:t>
      </w:r>
    </w:p>
    <w:p w14:paraId="5BAB17D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26. </w:t>
      </w:r>
      <w:r w:rsidRPr="0073637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DBEFAE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27. </w:t>
      </w:r>
      <w:r w:rsidRPr="00736374">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32AD7C8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28. </w:t>
      </w:r>
      <w:r w:rsidRPr="0073637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448E97B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29. </w:t>
      </w:r>
      <w:r w:rsidRPr="0073637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2D5E1C9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30. </w:t>
      </w:r>
      <w:r w:rsidRPr="0073637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E7ADA8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31. </w:t>
      </w:r>
      <w:r w:rsidRPr="00736374">
        <w:rPr>
          <w:rFonts w:ascii="Times New Roman" w:hAnsi="Times New Roman" w:cs="Times New Roman"/>
          <w:noProof/>
          <w:sz w:val="24"/>
          <w:szCs w:val="24"/>
        </w:rPr>
        <w:tab/>
        <w:t xml:space="preserve">Cheng H-Y, Jian S-W, Liu D-P, Ng T-C, Huang W-T, Lin H-H. High transmissibility of COVID-19 near symptom onset. medRxiv. 2020. </w:t>
      </w:r>
    </w:p>
    <w:p w14:paraId="1A1DCCC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32. </w:t>
      </w:r>
      <w:r w:rsidRPr="0073637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0444B09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33. </w:t>
      </w:r>
      <w:r w:rsidRPr="00736374">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5A36D48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34. </w:t>
      </w:r>
      <w:r w:rsidRPr="00736374">
        <w:rPr>
          <w:rFonts w:ascii="Times New Roman" w:hAnsi="Times New Roman" w:cs="Times New Roman"/>
          <w:noProof/>
          <w:sz w:val="24"/>
          <w:szCs w:val="24"/>
        </w:rPr>
        <w:tab/>
        <w:t xml:space="preserve">Achenbach J, Mettler K, Sun LH, Guarino B. Coronavirus may have spread undetected for </w:t>
      </w:r>
      <w:r w:rsidRPr="00736374">
        <w:rPr>
          <w:rFonts w:ascii="Times New Roman" w:hAnsi="Times New Roman" w:cs="Times New Roman"/>
          <w:noProof/>
          <w:sz w:val="24"/>
          <w:szCs w:val="24"/>
        </w:rPr>
        <w:lastRenderedPageBreak/>
        <w:t>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0484838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35. </w:t>
      </w:r>
      <w:r w:rsidRPr="0073637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6AB5CFBE"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36. </w:t>
      </w:r>
      <w:r w:rsidRPr="0073637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5BEF8ABB"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37. </w:t>
      </w:r>
      <w:r w:rsidRPr="0073637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0FAA188E"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38. </w:t>
      </w:r>
      <w:r w:rsidRPr="0073637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0B7CB34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39. </w:t>
      </w:r>
      <w:r w:rsidRPr="00736374">
        <w:rPr>
          <w:rFonts w:ascii="Times New Roman" w:hAnsi="Times New Roman" w:cs="Times New Roman"/>
          <w:noProof/>
          <w:sz w:val="24"/>
          <w:szCs w:val="24"/>
        </w:rPr>
        <w:tab/>
        <w:t xml:space="preserve">Giuliano G. Low income, public transit, and mobility. Transp Res Rec. 2005;1927: 63–70. </w:t>
      </w:r>
    </w:p>
    <w:p w14:paraId="49F6DE1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40. </w:t>
      </w:r>
      <w:r w:rsidRPr="00736374">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1EB3321C"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41. </w:t>
      </w:r>
      <w:r w:rsidRPr="0073637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5B962B8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rPr>
      </w:pPr>
      <w:r w:rsidRPr="00736374">
        <w:rPr>
          <w:rFonts w:ascii="Times New Roman" w:hAnsi="Times New Roman" w:cs="Times New Roman"/>
          <w:noProof/>
          <w:sz w:val="24"/>
          <w:szCs w:val="24"/>
        </w:rPr>
        <w:t xml:space="preserve">42. </w:t>
      </w:r>
      <w:r w:rsidRPr="0073637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2452"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2453" w:author="Liu, Luyu" w:date="2020-07-20T23:14:00Z">
          <w:pPr>
            <w:spacing w:line="480" w:lineRule="auto"/>
          </w:pPr>
        </w:pPrChange>
      </w:pPr>
    </w:p>
    <w:p w14:paraId="3AF58EF0" w14:textId="77777777" w:rsidR="00077492" w:rsidRPr="00500CFC" w:rsidRDefault="00077492">
      <w:pPr>
        <w:spacing w:line="240" w:lineRule="auto"/>
        <w:pPrChange w:id="2454" w:author="Liu, Luyu" w:date="2020-07-20T23:14:00Z">
          <w:pPr>
            <w:spacing w:line="480" w:lineRule="auto"/>
          </w:pPr>
        </w:pPrChange>
      </w:pPr>
    </w:p>
    <w:p w14:paraId="79796526" w14:textId="77777777" w:rsidR="008A333B" w:rsidRDefault="008A333B">
      <w:pPr>
        <w:spacing w:line="240" w:lineRule="auto"/>
        <w:pPrChange w:id="2455" w:author="Liu, Luyu" w:date="2020-07-20T23:14:00Z">
          <w:pPr/>
        </w:pPrChange>
      </w:pPr>
    </w:p>
    <w:sectPr w:rsidR="008A333B" w:rsidSect="009C38C1">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4" w:author="Miller, Harvey J." w:date="2020-08-04T13:11:00Z" w:initials="MHJ">
    <w:p w14:paraId="73062118" w14:textId="77777777" w:rsidR="00E821D4" w:rsidRPr="008D5D97" w:rsidRDefault="00E821D4" w:rsidP="008D5D97">
      <w:pPr>
        <w:pStyle w:val="CommentText"/>
      </w:pPr>
      <w:r>
        <w:rPr>
          <w:rStyle w:val="CommentReference"/>
        </w:rPr>
        <w:annotationRef/>
      </w:r>
      <w:r w:rsidRPr="008D5D97">
        <w:t>Can you add a couple of examples of transit agencies that did not decline as much?  (But not NYC – ones that would be more surprising to the reader.  Start the sentence like this:</w:t>
      </w:r>
    </w:p>
    <w:p w14:paraId="4D30782D" w14:textId="77777777" w:rsidR="00E821D4" w:rsidRPr="008D5D97" w:rsidRDefault="00E821D4" w:rsidP="008D5D97">
      <w:pPr>
        <w:pStyle w:val="CommentText"/>
      </w:pPr>
    </w:p>
    <w:p w14:paraId="577F23E6" w14:textId="77777777" w:rsidR="00E821D4" w:rsidRPr="008D5D97" w:rsidRDefault="00E821D4" w:rsidP="008D5D97">
      <w:pPr>
        <w:pStyle w:val="CommentText"/>
      </w:pPr>
      <w:r w:rsidRPr="008D5D97">
        <w:t>In contrast, some transit agencies experienced mode modest declines in ridership …[EXAMPLE] [EXAMPLE]</w:t>
      </w:r>
    </w:p>
    <w:p w14:paraId="5E899F33" w14:textId="43910852" w:rsidR="00E821D4" w:rsidRDefault="00E821D4" w:rsidP="008D5D97">
      <w:pPr>
        <w:pStyle w:val="CommentText"/>
      </w:pPr>
      <w:r w:rsidRPr="008D5D97">
        <w:annotationRef/>
      </w:r>
    </w:p>
  </w:comment>
  <w:comment w:id="188" w:author="Miller, Harvey J." w:date="2020-08-04T10:42:00Z" w:initials="MHJ">
    <w:p w14:paraId="3AF8AC98" w14:textId="0512F698" w:rsidR="00E821D4" w:rsidRDefault="00E821D4">
      <w:pPr>
        <w:pStyle w:val="CommentText"/>
      </w:pPr>
      <w:r>
        <w:rPr>
          <w:rStyle w:val="CommentReference"/>
        </w:rPr>
        <w:annotationRef/>
      </w:r>
      <w:r>
        <w:t>Can you add a couple of examples of transit agencies that did not decline as much?  (But not NYC – ones that would be more surprising to the reader.  Start the sentence like this:</w:t>
      </w:r>
    </w:p>
    <w:p w14:paraId="1E0C4DD3" w14:textId="77777777" w:rsidR="00E821D4" w:rsidRDefault="00E821D4">
      <w:pPr>
        <w:pStyle w:val="CommentText"/>
      </w:pPr>
    </w:p>
    <w:p w14:paraId="6ABDA6CC" w14:textId="63963EF9" w:rsidR="00E821D4" w:rsidRDefault="00E821D4">
      <w:pPr>
        <w:pStyle w:val="CommentText"/>
      </w:pPr>
      <w:r>
        <w:t>In contrast, some transit agencies experienced mode modest declines in ridership …[EXAMPLE] [EXAMPLE]</w:t>
      </w:r>
    </w:p>
  </w:comment>
  <w:comment w:id="358" w:author="Miller, Harvey J." w:date="2020-08-04T12:54:00Z" w:initials="MHJ">
    <w:p w14:paraId="38C678A4" w14:textId="678E10C4" w:rsidR="00E821D4" w:rsidRDefault="00E821D4">
      <w:pPr>
        <w:pStyle w:val="CommentText"/>
      </w:pPr>
      <w:r>
        <w:rPr>
          <w:rStyle w:val="CommentReference"/>
        </w:rPr>
        <w:annotationRef/>
      </w:r>
      <w:r>
        <w:t>Reference [8] is missing.  But I think these fields update automatically?</w:t>
      </w:r>
    </w:p>
  </w:comment>
  <w:comment w:id="359" w:author="Liu, Luyu" w:date="2020-08-04T17:04:00Z" w:initials="LL">
    <w:p w14:paraId="3084CD68" w14:textId="2F9B2D9B" w:rsidR="00E821D4" w:rsidRDefault="00E821D4">
      <w:pPr>
        <w:pStyle w:val="CommentText"/>
      </w:pPr>
      <w:r>
        <w:rPr>
          <w:rStyle w:val="CommentReference"/>
        </w:rPr>
        <w:annotationRef/>
      </w:r>
      <w:r>
        <w:t>Forgot to hit the refresh button.</w:t>
      </w:r>
    </w:p>
  </w:comment>
  <w:comment w:id="399" w:author="Miller, Harvey J." w:date="2020-08-06T08:26:00Z" w:initials="MHJ">
    <w:p w14:paraId="46F3321C" w14:textId="2CE3D334" w:rsidR="00E821D4" w:rsidRDefault="00E821D4">
      <w:pPr>
        <w:pStyle w:val="CommentText"/>
      </w:pPr>
      <w:r>
        <w:rPr>
          <w:rStyle w:val="CommentReference"/>
        </w:rPr>
        <w:annotationRef/>
      </w:r>
      <w:r>
        <w:t xml:space="preserve">I don’t think the details of that study are needed.  Also, it opens a door to someone saying – why didn’t you measure those variables too? </w:t>
      </w:r>
    </w:p>
  </w:comment>
  <w:comment w:id="464" w:author="Miller, Harvey J." w:date="2020-08-04T13:52:00Z" w:initials="MHJ">
    <w:p w14:paraId="1E7CF342" w14:textId="7037ABBA" w:rsidR="00E821D4" w:rsidRDefault="00E821D4">
      <w:pPr>
        <w:pStyle w:val="CommentText"/>
      </w:pPr>
      <w:r>
        <w:rPr>
          <w:rStyle w:val="CommentReference"/>
        </w:rPr>
        <w:annotationRef/>
      </w:r>
      <w:r>
        <w:t>Can add some references to back up my claims?  Not the transit app ones, but the ones earlier in the paragraph about difficulty in getting ridership data, different definitions.</w:t>
      </w:r>
    </w:p>
  </w:comment>
  <w:comment w:id="528" w:author="Miller, Harvey J." w:date="2020-08-04T14:08:00Z" w:initials="MHJ">
    <w:p w14:paraId="6FADAA7D" w14:textId="055C067F" w:rsidR="00E821D4" w:rsidRDefault="00E821D4">
      <w:pPr>
        <w:pStyle w:val="CommentText"/>
      </w:pPr>
      <w:r>
        <w:rPr>
          <w:rStyle w:val="CommentReference"/>
        </w:rPr>
        <w:annotationRef/>
      </w:r>
      <w:r>
        <w:t>Present tense.  Not past tense.</w:t>
      </w:r>
    </w:p>
  </w:comment>
  <w:comment w:id="529" w:author="Liu, Luyu" w:date="2020-08-04T17:07:00Z" w:initials="LL">
    <w:p w14:paraId="687CECD3" w14:textId="43D174E7" w:rsidR="00E821D4" w:rsidRDefault="00E821D4">
      <w:pPr>
        <w:pStyle w:val="CommentText"/>
      </w:pPr>
      <w:r>
        <w:rPr>
          <w:rStyle w:val="CommentReference"/>
        </w:rPr>
        <w:annotationRef/>
      </w:r>
      <w:r>
        <w:t>Oops</w:t>
      </w:r>
    </w:p>
  </w:comment>
  <w:comment w:id="671" w:author="Miller, Harvey J." w:date="2020-08-04T14:11:00Z" w:initials="MHJ">
    <w:p w14:paraId="2C66DB83" w14:textId="2ECDFF86" w:rsidR="00E821D4" w:rsidRDefault="00E821D4">
      <w:pPr>
        <w:pStyle w:val="CommentText"/>
      </w:pPr>
      <w:r>
        <w:rPr>
          <w:rStyle w:val="CommentReference"/>
        </w:rPr>
        <w:annotationRef/>
      </w:r>
      <w:r>
        <w:t xml:space="preserve">What?  You must be more specific here.  Is it from Transit?  </w:t>
      </w:r>
    </w:p>
  </w:comment>
  <w:comment w:id="672" w:author="Liu, Luyu" w:date="2020-08-04T22:03:00Z" w:initials="LL">
    <w:p w14:paraId="2111AF5A" w14:textId="072661CD" w:rsidR="00E821D4" w:rsidRDefault="00E821D4">
      <w:pPr>
        <w:pStyle w:val="CommentText"/>
      </w:pPr>
      <w:r>
        <w:rPr>
          <w:rStyle w:val="CommentReference"/>
        </w:rPr>
        <w:annotationRef/>
      </w:r>
      <w:r>
        <w:t>I am a little concerned about this figure. We did not calculate it, so will plos one ask us for the open data behind this figure?</w:t>
      </w:r>
    </w:p>
  </w:comment>
  <w:comment w:id="673" w:author="Miller, Harvey J." w:date="2020-08-06T08:39:00Z" w:initials="MHJ">
    <w:p w14:paraId="48BFA34E" w14:textId="0CD6547F" w:rsidR="00E821D4" w:rsidRDefault="00E821D4">
      <w:pPr>
        <w:pStyle w:val="CommentText"/>
      </w:pPr>
      <w:r>
        <w:rPr>
          <w:rStyle w:val="CommentReference"/>
        </w:rPr>
        <w:annotationRef/>
      </w:r>
      <w:r>
        <w:t xml:space="preserve">If you say it that way, they will.  And they will ask how you did this.  </w:t>
      </w:r>
    </w:p>
  </w:comment>
  <w:comment w:id="726" w:author="Miller, Harvey J." w:date="2020-08-06T08:51:00Z" w:initials="MHJ">
    <w:p w14:paraId="789FD30C" w14:textId="0852D792" w:rsidR="00E821D4" w:rsidRDefault="00E821D4" w:rsidP="00A83D81">
      <w:pPr>
        <w:pStyle w:val="CommentText"/>
        <w:numPr>
          <w:ilvl w:val="0"/>
          <w:numId w:val="17"/>
        </w:numPr>
      </w:pPr>
      <w:r>
        <w:rPr>
          <w:rStyle w:val="CommentReference"/>
        </w:rPr>
        <w:annotationRef/>
      </w:r>
      <w:r>
        <w:t xml:space="preserve"> Let’s just concentrate on the US market share since that is relevant.  And don’t open the door to which cities promote Transit.  2) I think moving this sentence here is cleaner, and also gives the impression we tested this – which we did. </w:t>
      </w:r>
    </w:p>
  </w:comment>
  <w:comment w:id="813" w:author="Miller, Harvey J." w:date="2020-08-04T14:19:00Z" w:initials="MHJ">
    <w:p w14:paraId="09395633" w14:textId="53D4C1AF" w:rsidR="00E821D4" w:rsidRDefault="00E821D4">
      <w:pPr>
        <w:pStyle w:val="CommentText"/>
      </w:pPr>
      <w:r>
        <w:rPr>
          <w:rStyle w:val="CommentReference"/>
        </w:rPr>
        <w:annotationRef/>
      </w:r>
      <w:r>
        <w:t xml:space="preserve">Might as well just say that.  </w:t>
      </w:r>
    </w:p>
  </w:comment>
  <w:comment w:id="814" w:author="Liu, Luyu" w:date="2020-08-05T22:50:00Z" w:initials="LL">
    <w:p w14:paraId="6226BB28" w14:textId="35F36529" w:rsidR="00E821D4" w:rsidRDefault="00E821D4">
      <w:pPr>
        <w:pStyle w:val="CommentText"/>
      </w:pPr>
      <w:r>
        <w:rPr>
          <w:rStyle w:val="CommentReference"/>
        </w:rPr>
        <w:annotationRef/>
      </w:r>
      <w:r>
        <w:t xml:space="preserve">This is part is kind of messy. I don’t like but * 4. I incorporated this point with the one earlier to put the focus on the data is good. </w:t>
      </w:r>
    </w:p>
  </w:comment>
  <w:comment w:id="819" w:author="Liu, Luyu" w:date="2020-08-05T22:36:00Z" w:initials="LL">
    <w:p w14:paraId="1F17BEBB" w14:textId="2D9F8CC8" w:rsidR="00E821D4" w:rsidRDefault="00E821D4">
      <w:pPr>
        <w:pStyle w:val="CommentText"/>
      </w:pPr>
      <w:r>
        <w:rPr>
          <w:rStyle w:val="CommentReference"/>
        </w:rPr>
        <w:annotationRef/>
      </w:r>
      <w:r>
        <w:t>Aren’t these actions happened in the past? We are describing methods we were conducting? Why we should use present tense?</w:t>
      </w:r>
    </w:p>
    <w:p w14:paraId="635AB9DB" w14:textId="647B6CC0" w:rsidR="00E821D4" w:rsidRDefault="00E821D4">
      <w:pPr>
        <w:pStyle w:val="CommentText"/>
      </w:pPr>
    </w:p>
    <w:p w14:paraId="6E07F656" w14:textId="0E9D9EE6" w:rsidR="00E821D4" w:rsidRDefault="00E821D4">
      <w:pPr>
        <w:pStyle w:val="CommentText"/>
      </w:pPr>
      <w:r>
        <w:t xml:space="preserve">Similarly later we have some verbs. </w:t>
      </w:r>
    </w:p>
  </w:comment>
  <w:comment w:id="820" w:author="Miller, Harvey J." w:date="2020-08-06T09:04:00Z" w:initials="MHJ">
    <w:p w14:paraId="4111B1F3" w14:textId="0DF7DDA4" w:rsidR="00E821D4" w:rsidRDefault="00E821D4" w:rsidP="00475178">
      <w:pPr>
        <w:pStyle w:val="CommentText"/>
      </w:pPr>
      <w:r>
        <w:rPr>
          <w:rStyle w:val="CommentReference"/>
        </w:rPr>
        <w:annotationRef/>
      </w:r>
    </w:p>
  </w:comment>
  <w:comment w:id="951" w:author="Miller, Harvey J." w:date="2020-08-04T14:32:00Z" w:initials="MHJ">
    <w:p w14:paraId="3474C286" w14:textId="3D26FC1F" w:rsidR="00E821D4" w:rsidRDefault="00E821D4">
      <w:pPr>
        <w:pStyle w:val="CommentText"/>
      </w:pPr>
      <w:r>
        <w:rPr>
          <w:rStyle w:val="CommentReference"/>
        </w:rPr>
        <w:annotationRef/>
      </w:r>
      <w:r>
        <w:t xml:space="preserve">The “base value” label is confusing.  You also need to illustrate the decay rate and response intervals. </w:t>
      </w:r>
    </w:p>
  </w:comment>
  <w:comment w:id="1142" w:author="Miller, Harvey J." w:date="2020-08-04T14:44:00Z" w:initials="MHJ">
    <w:p w14:paraId="10EFF9A2" w14:textId="2803532B" w:rsidR="00E821D4" w:rsidRDefault="00E821D4">
      <w:pPr>
        <w:pStyle w:val="CommentText"/>
      </w:pPr>
      <w:r>
        <w:rPr>
          <w:rStyle w:val="CommentReference"/>
        </w:rPr>
        <w:annotationRef/>
      </w:r>
      <w:r>
        <w:t>gender?</w:t>
      </w:r>
    </w:p>
  </w:comment>
  <w:comment w:id="1143" w:author="Liu, Luyu" w:date="2020-08-04T17:10:00Z" w:initials="LL">
    <w:p w14:paraId="0F9F9546" w14:textId="4CB14859" w:rsidR="00E821D4" w:rsidRDefault="00E821D4">
      <w:pPr>
        <w:pStyle w:val="CommentText"/>
      </w:pPr>
      <w:r>
        <w:rPr>
          <w:rStyle w:val="CommentReference"/>
        </w:rPr>
        <w:annotationRef/>
      </w:r>
      <w:r>
        <w:t>Sex, as in ACS data. Census data won’t survey genders, which is a common criticism</w:t>
      </w:r>
    </w:p>
  </w:comment>
  <w:comment w:id="1133" w:author="Miller, Harvey J." w:date="2020-08-04T14:44:00Z" w:initials="MHJ">
    <w:p w14:paraId="6AB91149" w14:textId="3504012D" w:rsidR="00E821D4" w:rsidRDefault="00E821D4">
      <w:pPr>
        <w:pStyle w:val="CommentText"/>
      </w:pPr>
      <w:r>
        <w:rPr>
          <w:rStyle w:val="CommentReference"/>
        </w:rPr>
        <w:annotationRef/>
      </w:r>
      <w:r>
        <w:t>Present tense!</w:t>
      </w:r>
    </w:p>
  </w:comment>
  <w:comment w:id="1637" w:author="Miller, Harvey J." w:date="2020-08-06T09:57:00Z" w:initials="MHJ">
    <w:p w14:paraId="5DCB3492" w14:textId="55B8409D" w:rsidR="00E821D4" w:rsidRDefault="00E821D4">
      <w:pPr>
        <w:pStyle w:val="CommentText"/>
      </w:pPr>
      <w:r>
        <w:rPr>
          <w:rStyle w:val="CommentReference"/>
        </w:rPr>
        <w:annotationRef/>
      </w:r>
      <w:r>
        <w:t>What does this mean?</w:t>
      </w:r>
    </w:p>
  </w:comment>
  <w:comment w:id="1638" w:author="Liu, Luyu" w:date="2020-08-06T11:34:00Z" w:initials="LL">
    <w:p w14:paraId="6845DA6D" w14:textId="016D9399" w:rsidR="00E821D4" w:rsidRDefault="00E821D4">
      <w:pPr>
        <w:pStyle w:val="CommentText"/>
      </w:pPr>
      <w:r>
        <w:rPr>
          <w:rStyle w:val="CommentReference"/>
        </w:rPr>
        <w:annotationRef/>
      </w:r>
      <w:r>
        <w:t>Oops</w:t>
      </w:r>
    </w:p>
  </w:comment>
  <w:comment w:id="1786" w:author="Miller, Harvey J." w:date="2020-08-04T15:15:00Z" w:initials="MHJ">
    <w:p w14:paraId="44452887" w14:textId="79A533B4" w:rsidR="00E821D4" w:rsidRDefault="00E821D4">
      <w:pPr>
        <w:pStyle w:val="CommentText"/>
      </w:pPr>
      <w:r>
        <w:rPr>
          <w:rStyle w:val="CommentReference"/>
        </w:rPr>
        <w:annotationRef/>
      </w:r>
      <w:r>
        <w:t>Wait, what?   Is this correct?   I don’t get this.</w:t>
      </w:r>
    </w:p>
  </w:comment>
  <w:comment w:id="2090" w:author="Miller, Harvey J." w:date="2020-08-04T15:34:00Z" w:initials="MHJ">
    <w:p w14:paraId="1BD407A8" w14:textId="48D78060" w:rsidR="00E821D4" w:rsidRDefault="00E821D4">
      <w:pPr>
        <w:pStyle w:val="CommentText"/>
      </w:pPr>
      <w:r>
        <w:rPr>
          <w:rStyle w:val="CommentReference"/>
        </w:rPr>
        <w:annotationRef/>
      </w:r>
      <w:r>
        <w:t>Make sure the justification is consistent throughout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899F33" w15:done="0"/>
  <w15:commentEx w15:paraId="6ABDA6CC" w15:done="0"/>
  <w15:commentEx w15:paraId="38C678A4" w15:done="1"/>
  <w15:commentEx w15:paraId="3084CD68" w15:paraIdParent="38C678A4" w15:done="1"/>
  <w15:commentEx w15:paraId="46F3321C" w15:done="0"/>
  <w15:commentEx w15:paraId="1E7CF342" w15:done="1"/>
  <w15:commentEx w15:paraId="6FADAA7D" w15:done="1"/>
  <w15:commentEx w15:paraId="687CECD3" w15:paraIdParent="6FADAA7D" w15:done="1"/>
  <w15:commentEx w15:paraId="2C66DB83" w15:done="1"/>
  <w15:commentEx w15:paraId="2111AF5A" w15:paraIdParent="2C66DB83" w15:done="1"/>
  <w15:commentEx w15:paraId="48BFA34E" w15:paraIdParent="2C66DB83" w15:done="1"/>
  <w15:commentEx w15:paraId="789FD30C" w15:done="0"/>
  <w15:commentEx w15:paraId="09395633" w15:done="0"/>
  <w15:commentEx w15:paraId="6226BB28" w15:paraIdParent="09395633" w15:done="0"/>
  <w15:commentEx w15:paraId="6E07F656" w15:done="1"/>
  <w15:commentEx w15:paraId="4111B1F3" w15:paraIdParent="6E07F656" w15:done="1"/>
  <w15:commentEx w15:paraId="3474C286" w15:done="0"/>
  <w15:commentEx w15:paraId="10EFF9A2" w15:done="0"/>
  <w15:commentEx w15:paraId="0F9F9546" w15:paraIdParent="10EFF9A2" w15:done="0"/>
  <w15:commentEx w15:paraId="6AB91149" w15:done="0"/>
  <w15:commentEx w15:paraId="5DCB3492" w15:done="0"/>
  <w15:commentEx w15:paraId="6845DA6D" w15:paraIdParent="5DCB3492" w15:done="0"/>
  <w15:commentEx w15:paraId="44452887" w15:done="1"/>
  <w15:commentEx w15:paraId="1BD407A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09AFD" w16cid:durableId="22D3ADC4"/>
  <w16cid:commentId w16cid:paraId="719FF934" w16cid:durableId="22D63A9D"/>
  <w16cid:commentId w16cid:paraId="5E899F33" w16cid:durableId="22D3DD0F"/>
  <w16cid:commentId w16cid:paraId="6ABDA6CC" w16cid:durableId="22D3BA1D"/>
  <w16cid:commentId w16cid:paraId="38C678A4" w16cid:durableId="22D3D906"/>
  <w16cid:commentId w16cid:paraId="3084CD68" w16cid:durableId="22D63AA1"/>
  <w16cid:commentId w16cid:paraId="46F3321C" w16cid:durableId="22D63D38"/>
  <w16cid:commentId w16cid:paraId="1E7CF342" w16cid:durableId="22D3E6B3"/>
  <w16cid:commentId w16cid:paraId="6FADAA7D" w16cid:durableId="22D3EA45"/>
  <w16cid:commentId w16cid:paraId="687CECD3" w16cid:durableId="22D63AA4"/>
  <w16cid:commentId w16cid:paraId="2C66DB83" w16cid:durableId="22D3EAFF"/>
  <w16cid:commentId w16cid:paraId="2111AF5A" w16cid:durableId="22D63AA6"/>
  <w16cid:commentId w16cid:paraId="48BFA34E" w16cid:durableId="22D64049"/>
  <w16cid:commentId w16cid:paraId="789FD30C" w16cid:durableId="22D642FA"/>
  <w16cid:commentId w16cid:paraId="540F42B8" w16cid:durableId="22D63AA7"/>
  <w16cid:commentId w16cid:paraId="687F7118" w16cid:durableId="22D63AA8"/>
  <w16cid:commentId w16cid:paraId="09395633" w16cid:durableId="22D3ED08"/>
  <w16cid:commentId w16cid:paraId="6226BB28" w16cid:durableId="22D63AAA"/>
  <w16cid:commentId w16cid:paraId="6E07F656" w16cid:durableId="22D63AAB"/>
  <w16cid:commentId w16cid:paraId="4111B1F3" w16cid:durableId="22D64615"/>
  <w16cid:commentId w16cid:paraId="3474C286" w16cid:durableId="22D3F014"/>
  <w16cid:commentId w16cid:paraId="1E3F7393" w16cid:durableId="22D3F13C"/>
  <w16cid:commentId w16cid:paraId="27A6CFD4" w16cid:durableId="22D63AAE"/>
  <w16cid:commentId w16cid:paraId="10EFF9A2" w16cid:durableId="22D3F2CA"/>
  <w16cid:commentId w16cid:paraId="0F9F9546" w16cid:durableId="22D63AB0"/>
  <w16cid:commentId w16cid:paraId="6AB91149" w16cid:durableId="22D3F2B3"/>
  <w16cid:commentId w16cid:paraId="5DCB3492" w16cid:durableId="22D65285"/>
  <w16cid:commentId w16cid:paraId="44452887" w16cid:durableId="22D3F9F4"/>
  <w16cid:commentId w16cid:paraId="1BD407A8" w16cid:durableId="22D3FE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44E9A" w14:textId="77777777" w:rsidR="00702979" w:rsidRDefault="00702979">
      <w:pPr>
        <w:spacing w:after="0" w:line="240" w:lineRule="auto"/>
      </w:pPr>
      <w:r>
        <w:separator/>
      </w:r>
    </w:p>
  </w:endnote>
  <w:endnote w:type="continuationSeparator" w:id="0">
    <w:p w14:paraId="62225F8B" w14:textId="77777777" w:rsidR="00702979" w:rsidRDefault="00702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5D8E3763" w:rsidR="00E821D4" w:rsidRDefault="00E821D4">
        <w:pPr>
          <w:pStyle w:val="Footer"/>
          <w:jc w:val="right"/>
        </w:pPr>
        <w:r>
          <w:fldChar w:fldCharType="begin"/>
        </w:r>
        <w:r>
          <w:instrText xml:space="preserve"> PAGE   \* MERGEFORMAT </w:instrText>
        </w:r>
        <w:r>
          <w:fldChar w:fldCharType="separate"/>
        </w:r>
        <w:r w:rsidR="006A316F">
          <w:rPr>
            <w:noProof/>
          </w:rPr>
          <w:t>21</w:t>
        </w:r>
        <w:r>
          <w:rPr>
            <w:noProof/>
          </w:rPr>
          <w:fldChar w:fldCharType="end"/>
        </w:r>
      </w:p>
    </w:sdtContent>
  </w:sdt>
  <w:p w14:paraId="0E5DF4F2" w14:textId="77777777" w:rsidR="00E821D4" w:rsidRDefault="00E82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AAD8A" w14:textId="77777777" w:rsidR="00702979" w:rsidRDefault="00702979">
      <w:pPr>
        <w:spacing w:after="0" w:line="240" w:lineRule="auto"/>
      </w:pPr>
      <w:r>
        <w:separator/>
      </w:r>
    </w:p>
  </w:footnote>
  <w:footnote w:type="continuationSeparator" w:id="0">
    <w:p w14:paraId="23E47F9A" w14:textId="77777777" w:rsidR="00702979" w:rsidRDefault="00702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A6341C"/>
    <w:multiLevelType w:val="hybridMultilevel"/>
    <w:tmpl w:val="D8DE4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9C053D1"/>
    <w:multiLevelType w:val="hybridMultilevel"/>
    <w:tmpl w:val="60AAE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17"/>
  </w:num>
  <w:num w:numId="3">
    <w:abstractNumId w:val="1"/>
  </w:num>
  <w:num w:numId="4">
    <w:abstractNumId w:val="5"/>
  </w:num>
  <w:num w:numId="5">
    <w:abstractNumId w:val="13"/>
  </w:num>
  <w:num w:numId="6">
    <w:abstractNumId w:val="7"/>
  </w:num>
  <w:num w:numId="7">
    <w:abstractNumId w:val="9"/>
  </w:num>
  <w:num w:numId="8">
    <w:abstractNumId w:val="3"/>
  </w:num>
  <w:num w:numId="9">
    <w:abstractNumId w:val="16"/>
  </w:num>
  <w:num w:numId="10">
    <w:abstractNumId w:val="12"/>
  </w:num>
  <w:num w:numId="11">
    <w:abstractNumId w:val="8"/>
  </w:num>
  <w:num w:numId="12">
    <w:abstractNumId w:val="11"/>
  </w:num>
  <w:num w:numId="13">
    <w:abstractNumId w:val="6"/>
  </w:num>
  <w:num w:numId="14">
    <w:abstractNumId w:val="0"/>
  </w:num>
  <w:num w:numId="15">
    <w:abstractNumId w:val="2"/>
  </w:num>
  <w:num w:numId="16">
    <w:abstractNumId w:val="15"/>
  </w:num>
  <w:num w:numId="17">
    <w:abstractNumId w:val="14"/>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Miller, Harvey J.">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118E"/>
    <w:rsid w:val="00012747"/>
    <w:rsid w:val="0001493B"/>
    <w:rsid w:val="0003385A"/>
    <w:rsid w:val="00040853"/>
    <w:rsid w:val="00043B09"/>
    <w:rsid w:val="00045329"/>
    <w:rsid w:val="00046923"/>
    <w:rsid w:val="000522C4"/>
    <w:rsid w:val="00053D48"/>
    <w:rsid w:val="00057EE9"/>
    <w:rsid w:val="00062967"/>
    <w:rsid w:val="00070B50"/>
    <w:rsid w:val="00072152"/>
    <w:rsid w:val="000737F4"/>
    <w:rsid w:val="00075952"/>
    <w:rsid w:val="00077492"/>
    <w:rsid w:val="000841ED"/>
    <w:rsid w:val="00092329"/>
    <w:rsid w:val="000E1061"/>
    <w:rsid w:val="000E7AE1"/>
    <w:rsid w:val="000F2EDD"/>
    <w:rsid w:val="000F49FB"/>
    <w:rsid w:val="00100375"/>
    <w:rsid w:val="00101676"/>
    <w:rsid w:val="0010496F"/>
    <w:rsid w:val="0011092E"/>
    <w:rsid w:val="00120BD9"/>
    <w:rsid w:val="0012456D"/>
    <w:rsid w:val="001272E3"/>
    <w:rsid w:val="0013248A"/>
    <w:rsid w:val="0013371E"/>
    <w:rsid w:val="00146C45"/>
    <w:rsid w:val="00155894"/>
    <w:rsid w:val="0015721A"/>
    <w:rsid w:val="00160817"/>
    <w:rsid w:val="00166595"/>
    <w:rsid w:val="00185CA3"/>
    <w:rsid w:val="0019668F"/>
    <w:rsid w:val="001A2D51"/>
    <w:rsid w:val="001B18E3"/>
    <w:rsid w:val="001B6711"/>
    <w:rsid w:val="001B68B1"/>
    <w:rsid w:val="001E1146"/>
    <w:rsid w:val="001E30D4"/>
    <w:rsid w:val="001E3C34"/>
    <w:rsid w:val="001F3ACA"/>
    <w:rsid w:val="001F4F23"/>
    <w:rsid w:val="00202A15"/>
    <w:rsid w:val="0020549A"/>
    <w:rsid w:val="00210E64"/>
    <w:rsid w:val="002130A1"/>
    <w:rsid w:val="002130AB"/>
    <w:rsid w:val="00215B64"/>
    <w:rsid w:val="00216ABB"/>
    <w:rsid w:val="0022091A"/>
    <w:rsid w:val="0023011C"/>
    <w:rsid w:val="002316DB"/>
    <w:rsid w:val="00247372"/>
    <w:rsid w:val="00256A5D"/>
    <w:rsid w:val="00263C5F"/>
    <w:rsid w:val="002659F6"/>
    <w:rsid w:val="00270A59"/>
    <w:rsid w:val="00270FB1"/>
    <w:rsid w:val="002713F6"/>
    <w:rsid w:val="00272057"/>
    <w:rsid w:val="00272B35"/>
    <w:rsid w:val="00273080"/>
    <w:rsid w:val="002730D3"/>
    <w:rsid w:val="00290C45"/>
    <w:rsid w:val="00292150"/>
    <w:rsid w:val="002A5EC0"/>
    <w:rsid w:val="002A7F68"/>
    <w:rsid w:val="002B02F4"/>
    <w:rsid w:val="002B0DCA"/>
    <w:rsid w:val="002B24EC"/>
    <w:rsid w:val="002B4D79"/>
    <w:rsid w:val="002D56E6"/>
    <w:rsid w:val="002E0632"/>
    <w:rsid w:val="002F1079"/>
    <w:rsid w:val="002F1B36"/>
    <w:rsid w:val="0032102D"/>
    <w:rsid w:val="003239E3"/>
    <w:rsid w:val="00323EC2"/>
    <w:rsid w:val="00326A80"/>
    <w:rsid w:val="00330CB0"/>
    <w:rsid w:val="00344B27"/>
    <w:rsid w:val="00347592"/>
    <w:rsid w:val="00356580"/>
    <w:rsid w:val="00356BD4"/>
    <w:rsid w:val="00356BE5"/>
    <w:rsid w:val="00357EE7"/>
    <w:rsid w:val="0036092A"/>
    <w:rsid w:val="003678DE"/>
    <w:rsid w:val="0038075C"/>
    <w:rsid w:val="00381777"/>
    <w:rsid w:val="00383ECA"/>
    <w:rsid w:val="00396B7D"/>
    <w:rsid w:val="003972EC"/>
    <w:rsid w:val="00397CE7"/>
    <w:rsid w:val="003B1579"/>
    <w:rsid w:val="003B5A72"/>
    <w:rsid w:val="003B6C07"/>
    <w:rsid w:val="003C0FA1"/>
    <w:rsid w:val="003C2F55"/>
    <w:rsid w:val="003E4344"/>
    <w:rsid w:val="003E5814"/>
    <w:rsid w:val="003F0F75"/>
    <w:rsid w:val="00401B8E"/>
    <w:rsid w:val="004125CF"/>
    <w:rsid w:val="00414BCD"/>
    <w:rsid w:val="00424DAB"/>
    <w:rsid w:val="00434877"/>
    <w:rsid w:val="004452E9"/>
    <w:rsid w:val="00446080"/>
    <w:rsid w:val="00456CA0"/>
    <w:rsid w:val="00464C3E"/>
    <w:rsid w:val="00467860"/>
    <w:rsid w:val="00475178"/>
    <w:rsid w:val="004756B0"/>
    <w:rsid w:val="00477C77"/>
    <w:rsid w:val="00483118"/>
    <w:rsid w:val="00487B11"/>
    <w:rsid w:val="0049221F"/>
    <w:rsid w:val="00492B0C"/>
    <w:rsid w:val="004B32C6"/>
    <w:rsid w:val="004B5C3C"/>
    <w:rsid w:val="004C0F8B"/>
    <w:rsid w:val="004C179B"/>
    <w:rsid w:val="004C1FEE"/>
    <w:rsid w:val="004E2FFB"/>
    <w:rsid w:val="004E4F8E"/>
    <w:rsid w:val="004F3A40"/>
    <w:rsid w:val="0050689E"/>
    <w:rsid w:val="0052072A"/>
    <w:rsid w:val="00523F3D"/>
    <w:rsid w:val="005251B7"/>
    <w:rsid w:val="005254FE"/>
    <w:rsid w:val="00541974"/>
    <w:rsid w:val="00542001"/>
    <w:rsid w:val="00542738"/>
    <w:rsid w:val="00544D0B"/>
    <w:rsid w:val="00545573"/>
    <w:rsid w:val="00557E87"/>
    <w:rsid w:val="00581AB5"/>
    <w:rsid w:val="00587BB2"/>
    <w:rsid w:val="00591BCA"/>
    <w:rsid w:val="0059321C"/>
    <w:rsid w:val="00593F10"/>
    <w:rsid w:val="005944DC"/>
    <w:rsid w:val="005A083D"/>
    <w:rsid w:val="005A2387"/>
    <w:rsid w:val="005A2709"/>
    <w:rsid w:val="005B7FEC"/>
    <w:rsid w:val="005C1F65"/>
    <w:rsid w:val="005C635A"/>
    <w:rsid w:val="005D209C"/>
    <w:rsid w:val="005D3847"/>
    <w:rsid w:val="005D7633"/>
    <w:rsid w:val="005E3D14"/>
    <w:rsid w:val="005E7EC6"/>
    <w:rsid w:val="005F359C"/>
    <w:rsid w:val="005F6B5B"/>
    <w:rsid w:val="005F746B"/>
    <w:rsid w:val="00601710"/>
    <w:rsid w:val="00601772"/>
    <w:rsid w:val="00610E0F"/>
    <w:rsid w:val="00610EAA"/>
    <w:rsid w:val="0061172F"/>
    <w:rsid w:val="006152F3"/>
    <w:rsid w:val="0061628C"/>
    <w:rsid w:val="006264B9"/>
    <w:rsid w:val="00627190"/>
    <w:rsid w:val="00636611"/>
    <w:rsid w:val="00636D1A"/>
    <w:rsid w:val="00637D19"/>
    <w:rsid w:val="0064213A"/>
    <w:rsid w:val="00647ECC"/>
    <w:rsid w:val="006525F6"/>
    <w:rsid w:val="00653514"/>
    <w:rsid w:val="00653AA7"/>
    <w:rsid w:val="00661E8D"/>
    <w:rsid w:val="00665863"/>
    <w:rsid w:val="00673ED5"/>
    <w:rsid w:val="006811AE"/>
    <w:rsid w:val="0068579A"/>
    <w:rsid w:val="00686BE5"/>
    <w:rsid w:val="00695001"/>
    <w:rsid w:val="00695658"/>
    <w:rsid w:val="006A1FF6"/>
    <w:rsid w:val="006A316F"/>
    <w:rsid w:val="006A5670"/>
    <w:rsid w:val="006A7A63"/>
    <w:rsid w:val="006B1119"/>
    <w:rsid w:val="006B51BC"/>
    <w:rsid w:val="006B7C71"/>
    <w:rsid w:val="006C15BB"/>
    <w:rsid w:val="006C4A81"/>
    <w:rsid w:val="006C64A6"/>
    <w:rsid w:val="006D69AA"/>
    <w:rsid w:val="006E50AC"/>
    <w:rsid w:val="00702979"/>
    <w:rsid w:val="00711347"/>
    <w:rsid w:val="0071544B"/>
    <w:rsid w:val="00724907"/>
    <w:rsid w:val="00725725"/>
    <w:rsid w:val="00736374"/>
    <w:rsid w:val="0074093C"/>
    <w:rsid w:val="00741C77"/>
    <w:rsid w:val="007455D1"/>
    <w:rsid w:val="00745FE3"/>
    <w:rsid w:val="00747CFC"/>
    <w:rsid w:val="00751F3B"/>
    <w:rsid w:val="00756A46"/>
    <w:rsid w:val="00757F5E"/>
    <w:rsid w:val="0076256B"/>
    <w:rsid w:val="00762774"/>
    <w:rsid w:val="00770DD5"/>
    <w:rsid w:val="00796437"/>
    <w:rsid w:val="007971DF"/>
    <w:rsid w:val="007A0372"/>
    <w:rsid w:val="007A5620"/>
    <w:rsid w:val="007B4D7B"/>
    <w:rsid w:val="007C2873"/>
    <w:rsid w:val="007C6C3B"/>
    <w:rsid w:val="007D36F4"/>
    <w:rsid w:val="007D7210"/>
    <w:rsid w:val="007E180A"/>
    <w:rsid w:val="007E3F5C"/>
    <w:rsid w:val="0080193A"/>
    <w:rsid w:val="00801A3D"/>
    <w:rsid w:val="00802BE4"/>
    <w:rsid w:val="00803EC8"/>
    <w:rsid w:val="00806CD9"/>
    <w:rsid w:val="008101AB"/>
    <w:rsid w:val="00810688"/>
    <w:rsid w:val="00820427"/>
    <w:rsid w:val="008207D7"/>
    <w:rsid w:val="00820C6F"/>
    <w:rsid w:val="00824A9B"/>
    <w:rsid w:val="00827526"/>
    <w:rsid w:val="00832EF1"/>
    <w:rsid w:val="0085475B"/>
    <w:rsid w:val="00860697"/>
    <w:rsid w:val="00870A96"/>
    <w:rsid w:val="00874979"/>
    <w:rsid w:val="008A333B"/>
    <w:rsid w:val="008A4871"/>
    <w:rsid w:val="008A6B31"/>
    <w:rsid w:val="008B65FF"/>
    <w:rsid w:val="008C448E"/>
    <w:rsid w:val="008D35BC"/>
    <w:rsid w:val="008D3C09"/>
    <w:rsid w:val="008D4436"/>
    <w:rsid w:val="008D5D97"/>
    <w:rsid w:val="008E322B"/>
    <w:rsid w:val="008E37A7"/>
    <w:rsid w:val="008E523F"/>
    <w:rsid w:val="008E60FF"/>
    <w:rsid w:val="00902543"/>
    <w:rsid w:val="00913806"/>
    <w:rsid w:val="009156B5"/>
    <w:rsid w:val="00923C9C"/>
    <w:rsid w:val="009303D7"/>
    <w:rsid w:val="00931A82"/>
    <w:rsid w:val="009536B5"/>
    <w:rsid w:val="009573D3"/>
    <w:rsid w:val="0096225B"/>
    <w:rsid w:val="009654AF"/>
    <w:rsid w:val="00965789"/>
    <w:rsid w:val="009733E9"/>
    <w:rsid w:val="00975C7C"/>
    <w:rsid w:val="0097739B"/>
    <w:rsid w:val="00993C84"/>
    <w:rsid w:val="00994523"/>
    <w:rsid w:val="00997E7C"/>
    <w:rsid w:val="009A045A"/>
    <w:rsid w:val="009A07A2"/>
    <w:rsid w:val="009A300F"/>
    <w:rsid w:val="009A5D7D"/>
    <w:rsid w:val="009B25D0"/>
    <w:rsid w:val="009B6887"/>
    <w:rsid w:val="009B7BD8"/>
    <w:rsid w:val="009C1505"/>
    <w:rsid w:val="009C38C1"/>
    <w:rsid w:val="009D1FD2"/>
    <w:rsid w:val="009E6663"/>
    <w:rsid w:val="009F217C"/>
    <w:rsid w:val="009F25C0"/>
    <w:rsid w:val="00A00698"/>
    <w:rsid w:val="00A02E2F"/>
    <w:rsid w:val="00A123AE"/>
    <w:rsid w:val="00A1299D"/>
    <w:rsid w:val="00A45F38"/>
    <w:rsid w:val="00A50F10"/>
    <w:rsid w:val="00A52694"/>
    <w:rsid w:val="00A629E4"/>
    <w:rsid w:val="00A6679C"/>
    <w:rsid w:val="00A73AC5"/>
    <w:rsid w:val="00A83D81"/>
    <w:rsid w:val="00A96E03"/>
    <w:rsid w:val="00AA080F"/>
    <w:rsid w:val="00AA3AEC"/>
    <w:rsid w:val="00AB4354"/>
    <w:rsid w:val="00AB6493"/>
    <w:rsid w:val="00AB694E"/>
    <w:rsid w:val="00AB758D"/>
    <w:rsid w:val="00AC2661"/>
    <w:rsid w:val="00AC61AA"/>
    <w:rsid w:val="00AD3883"/>
    <w:rsid w:val="00AE0E6C"/>
    <w:rsid w:val="00AE3241"/>
    <w:rsid w:val="00AF26FD"/>
    <w:rsid w:val="00AF67CF"/>
    <w:rsid w:val="00AF6A1D"/>
    <w:rsid w:val="00B0069D"/>
    <w:rsid w:val="00B2642B"/>
    <w:rsid w:val="00B3371E"/>
    <w:rsid w:val="00B45FB9"/>
    <w:rsid w:val="00B5301C"/>
    <w:rsid w:val="00B55650"/>
    <w:rsid w:val="00B56A1C"/>
    <w:rsid w:val="00B610AE"/>
    <w:rsid w:val="00B671A3"/>
    <w:rsid w:val="00B76D66"/>
    <w:rsid w:val="00B82F19"/>
    <w:rsid w:val="00B97D05"/>
    <w:rsid w:val="00BC2ADD"/>
    <w:rsid w:val="00BC3B1C"/>
    <w:rsid w:val="00BD12A2"/>
    <w:rsid w:val="00BD67B7"/>
    <w:rsid w:val="00BE21C1"/>
    <w:rsid w:val="00BE759B"/>
    <w:rsid w:val="00BF06FB"/>
    <w:rsid w:val="00C11446"/>
    <w:rsid w:val="00C1522E"/>
    <w:rsid w:val="00C1577D"/>
    <w:rsid w:val="00C2220C"/>
    <w:rsid w:val="00C34785"/>
    <w:rsid w:val="00C35D8B"/>
    <w:rsid w:val="00C43A94"/>
    <w:rsid w:val="00C44CA3"/>
    <w:rsid w:val="00C52B19"/>
    <w:rsid w:val="00C55626"/>
    <w:rsid w:val="00C60F4B"/>
    <w:rsid w:val="00C647E3"/>
    <w:rsid w:val="00C74B03"/>
    <w:rsid w:val="00C759BB"/>
    <w:rsid w:val="00C94C81"/>
    <w:rsid w:val="00CC1D5A"/>
    <w:rsid w:val="00CC2174"/>
    <w:rsid w:val="00CC4048"/>
    <w:rsid w:val="00CC514D"/>
    <w:rsid w:val="00CC7F95"/>
    <w:rsid w:val="00CD0E45"/>
    <w:rsid w:val="00CD338B"/>
    <w:rsid w:val="00CD3C15"/>
    <w:rsid w:val="00CD4C63"/>
    <w:rsid w:val="00CE443E"/>
    <w:rsid w:val="00CE5C47"/>
    <w:rsid w:val="00CE678E"/>
    <w:rsid w:val="00CE7730"/>
    <w:rsid w:val="00CF1294"/>
    <w:rsid w:val="00CF322A"/>
    <w:rsid w:val="00CF6BB1"/>
    <w:rsid w:val="00D02036"/>
    <w:rsid w:val="00D103DB"/>
    <w:rsid w:val="00D119F5"/>
    <w:rsid w:val="00D20056"/>
    <w:rsid w:val="00D2269C"/>
    <w:rsid w:val="00D2338B"/>
    <w:rsid w:val="00D32EF1"/>
    <w:rsid w:val="00D34E22"/>
    <w:rsid w:val="00D45D99"/>
    <w:rsid w:val="00D53A48"/>
    <w:rsid w:val="00D55FF5"/>
    <w:rsid w:val="00D6391E"/>
    <w:rsid w:val="00D63DF9"/>
    <w:rsid w:val="00D65812"/>
    <w:rsid w:val="00D66A3F"/>
    <w:rsid w:val="00D73FC1"/>
    <w:rsid w:val="00D743A3"/>
    <w:rsid w:val="00D75BD2"/>
    <w:rsid w:val="00D81646"/>
    <w:rsid w:val="00D950D7"/>
    <w:rsid w:val="00DA0B4A"/>
    <w:rsid w:val="00DA1B89"/>
    <w:rsid w:val="00DA2EDC"/>
    <w:rsid w:val="00DB46CC"/>
    <w:rsid w:val="00DC02FD"/>
    <w:rsid w:val="00DC3260"/>
    <w:rsid w:val="00DE638C"/>
    <w:rsid w:val="00DE68A2"/>
    <w:rsid w:val="00DF1960"/>
    <w:rsid w:val="00DF3BC3"/>
    <w:rsid w:val="00E02617"/>
    <w:rsid w:val="00E23D4C"/>
    <w:rsid w:val="00E33862"/>
    <w:rsid w:val="00E620B5"/>
    <w:rsid w:val="00E6336F"/>
    <w:rsid w:val="00E642A0"/>
    <w:rsid w:val="00E670AA"/>
    <w:rsid w:val="00E70748"/>
    <w:rsid w:val="00E71AC6"/>
    <w:rsid w:val="00E71C09"/>
    <w:rsid w:val="00E821D4"/>
    <w:rsid w:val="00E828B8"/>
    <w:rsid w:val="00E847F4"/>
    <w:rsid w:val="00E95296"/>
    <w:rsid w:val="00EA025D"/>
    <w:rsid w:val="00EA1A59"/>
    <w:rsid w:val="00EA3154"/>
    <w:rsid w:val="00EA4E55"/>
    <w:rsid w:val="00EB0148"/>
    <w:rsid w:val="00EB6B89"/>
    <w:rsid w:val="00EC009C"/>
    <w:rsid w:val="00EC0492"/>
    <w:rsid w:val="00EC1F9F"/>
    <w:rsid w:val="00EC5317"/>
    <w:rsid w:val="00EC596F"/>
    <w:rsid w:val="00ED521E"/>
    <w:rsid w:val="00ED527A"/>
    <w:rsid w:val="00EE2E3D"/>
    <w:rsid w:val="00EE58B8"/>
    <w:rsid w:val="00EE684B"/>
    <w:rsid w:val="00F04299"/>
    <w:rsid w:val="00F07605"/>
    <w:rsid w:val="00F13EE2"/>
    <w:rsid w:val="00F176CD"/>
    <w:rsid w:val="00F30C24"/>
    <w:rsid w:val="00F33037"/>
    <w:rsid w:val="00F422F3"/>
    <w:rsid w:val="00F502E3"/>
    <w:rsid w:val="00F53F13"/>
    <w:rsid w:val="00F654AF"/>
    <w:rsid w:val="00F65DE6"/>
    <w:rsid w:val="00F709BE"/>
    <w:rsid w:val="00F74D62"/>
    <w:rsid w:val="00F7740E"/>
    <w:rsid w:val="00F811DE"/>
    <w:rsid w:val="00F9165D"/>
    <w:rsid w:val="00F92F58"/>
    <w:rsid w:val="00F95316"/>
    <w:rsid w:val="00FA2EC6"/>
    <w:rsid w:val="00FC1479"/>
    <w:rsid w:val="00FC5EF1"/>
    <w:rsid w:val="00FC7AD7"/>
    <w:rsid w:val="00FD24C9"/>
    <w:rsid w:val="00FD70E5"/>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95973">
      <w:bodyDiv w:val="1"/>
      <w:marLeft w:val="0"/>
      <w:marRight w:val="0"/>
      <w:marTop w:val="0"/>
      <w:marBottom w:val="0"/>
      <w:divBdr>
        <w:top w:val="none" w:sz="0" w:space="0" w:color="auto"/>
        <w:left w:val="none" w:sz="0" w:space="0" w:color="auto"/>
        <w:bottom w:val="none" w:sz="0" w:space="0" w:color="auto"/>
        <w:right w:val="none" w:sz="0" w:space="0" w:color="auto"/>
      </w:divBdr>
    </w:div>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358BA-2C68-417A-8659-51EFD6367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21</Pages>
  <Words>19521</Words>
  <Characters>111273</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22</cp:revision>
  <dcterms:created xsi:type="dcterms:W3CDTF">2020-08-06T15:37:00Z</dcterms:created>
  <dcterms:modified xsi:type="dcterms:W3CDTF">2020-08-11T01:50:00Z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