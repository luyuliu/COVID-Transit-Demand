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DC4867" w14:textId="77777777" w:rsidR="00CE39F5" w:rsidRPr="0008482F" w:rsidRDefault="00CE39F5">
      <w:pPr>
        <w:pStyle w:val="Heading1"/>
        <w:spacing w:before="120" w:after="120"/>
        <w:jc w:val="both"/>
        <w:pPrChange w:id="0" w:author="Miller, Harvey J." w:date="2020-08-10T11:56:00Z">
          <w:pPr>
            <w:pStyle w:val="Heading1"/>
            <w:spacing w:before="120" w:after="120"/>
          </w:pPr>
        </w:pPrChange>
      </w:pPr>
      <w:r w:rsidRPr="0008482F">
        <w:t xml:space="preserve">Editor’s </w:t>
      </w:r>
      <w:r w:rsidRPr="005B6E7F">
        <w:t>comments</w:t>
      </w:r>
      <w:r w:rsidRPr="0008482F">
        <w:t>:</w:t>
      </w:r>
    </w:p>
    <w:p w14:paraId="41D28663" w14:textId="77777777" w:rsidR="00416DD4" w:rsidRPr="0008482F" w:rsidRDefault="00CE39F5">
      <w:pPr>
        <w:pStyle w:val="NormalWeb"/>
        <w:spacing w:before="120" w:beforeAutospacing="0" w:after="120" w:afterAutospacing="0"/>
        <w:jc w:val="both"/>
        <w:pPrChange w:id="1" w:author="Miller, Harvey J." w:date="2020-08-10T11:56:00Z">
          <w:pPr>
            <w:pStyle w:val="NormalWeb"/>
            <w:spacing w:before="120" w:beforeAutospacing="0" w:after="120" w:afterAutospacing="0"/>
          </w:pPr>
        </w:pPrChange>
      </w:pPr>
      <w:r w:rsidRPr="0008482F">
        <w:t>When submitting your revision, we need you to address these additional requirements.</w:t>
      </w:r>
    </w:p>
    <w:p w14:paraId="447A5E41" w14:textId="77777777" w:rsidR="00CE39F5" w:rsidRPr="0008482F" w:rsidRDefault="00CE39F5">
      <w:pPr>
        <w:pStyle w:val="Heading2"/>
        <w:spacing w:before="120" w:after="120"/>
        <w:jc w:val="both"/>
        <w:pPrChange w:id="2" w:author="Miller, Harvey J." w:date="2020-08-10T11:56:00Z">
          <w:pPr>
            <w:pStyle w:val="Heading2"/>
            <w:spacing w:before="120" w:after="120"/>
          </w:pPr>
        </w:pPrChange>
      </w:pPr>
      <w:r w:rsidRPr="0008482F">
        <w:t>Please ensure that your manuscript meets PLOS ONE's style requirements, including those for file naming. The PLOS ONE style templates can be found at</w:t>
      </w:r>
    </w:p>
    <w:p w14:paraId="257EB8BC" w14:textId="77777777" w:rsidR="00CE39F5" w:rsidRPr="0008482F" w:rsidRDefault="00B5341F">
      <w:pPr>
        <w:pStyle w:val="NormalWeb"/>
        <w:spacing w:before="120" w:beforeAutospacing="0" w:after="120" w:afterAutospacing="0"/>
        <w:jc w:val="both"/>
        <w:pPrChange w:id="3" w:author="Miller, Harvey J." w:date="2020-08-10T11:56:00Z">
          <w:pPr>
            <w:pStyle w:val="NormalWeb"/>
            <w:spacing w:before="120" w:beforeAutospacing="0" w:after="120" w:afterAutospacing="0"/>
          </w:pPr>
        </w:pPrChange>
      </w:pPr>
      <w:r>
        <w:fldChar w:fldCharType="begin"/>
      </w:r>
      <w:r>
        <w:instrText xml:space="preserve"> HYPERLINK "https://urldefense.com/v3/__https:/journals.plos.org/plosone/s/file?id=wjVg*PLOSOne_formatting_sample_main_body.pdf__;Lw!!KGKeukY!kucfxaRme5LxitUh5oRFWfbWbKThYIMPJSo5NhND4z1Uk5sRRVTtOjrKWSj7QRjyxMk$" </w:instrText>
      </w:r>
      <w:r>
        <w:fldChar w:fldCharType="separate"/>
      </w:r>
      <w:r w:rsidR="00CE39F5" w:rsidRPr="0008482F">
        <w:rPr>
          <w:rStyle w:val="Hyperlink"/>
        </w:rPr>
        <w:t>https://journals.plos.org/plosone/s/file?id=wjVg/PLOSOne_formatting_sample_main_body.pdf</w:t>
      </w:r>
      <w:r>
        <w:rPr>
          <w:rStyle w:val="Hyperlink"/>
        </w:rPr>
        <w:fldChar w:fldCharType="end"/>
      </w:r>
      <w:r w:rsidR="00CE39F5" w:rsidRPr="0008482F">
        <w:t xml:space="preserve"> and</w:t>
      </w:r>
    </w:p>
    <w:p w14:paraId="0981C4F7" w14:textId="77777777" w:rsidR="00E54975" w:rsidRDefault="00B5341F">
      <w:pPr>
        <w:pStyle w:val="NormalWeb"/>
        <w:spacing w:before="120" w:beforeAutospacing="0" w:after="120" w:afterAutospacing="0"/>
        <w:jc w:val="both"/>
        <w:pPrChange w:id="4" w:author="Miller, Harvey J." w:date="2020-08-10T11:56:00Z">
          <w:pPr>
            <w:pStyle w:val="NormalWeb"/>
            <w:spacing w:before="120" w:beforeAutospacing="0" w:after="120" w:afterAutospacing="0"/>
          </w:pPr>
        </w:pPrChange>
      </w:pPr>
      <w:r>
        <w:fldChar w:fldCharType="begin"/>
      </w:r>
      <w:r>
        <w:instrText xml:space="preserve"> HYPERLINK "https://urldefense.com/v3/__https:/journals.plos.org/plosone/s/file?id=ba62*PLOSOne_formatting_sample_title_authors_affiliations.pdf__;Lw!!KGKeukY!kucfxaRme5LxitUh5oRFWfbWbKThYIMPJSo5NhND4z1Uk5sRRVTtOjrKWSj7y-wtUI0$" </w:instrText>
      </w:r>
      <w:r>
        <w:fldChar w:fldCharType="separate"/>
      </w:r>
      <w:r w:rsidR="00CE39F5" w:rsidRPr="0008482F">
        <w:rPr>
          <w:rStyle w:val="Hyperlink"/>
        </w:rPr>
        <w:t>https://journals.plos.org/plosone/s/file?id=ba62/PLOSOne_formatting_sample_title_authors_affiliations.pdf</w:t>
      </w:r>
      <w:r>
        <w:rPr>
          <w:rStyle w:val="Hyperlink"/>
        </w:rPr>
        <w:fldChar w:fldCharType="end"/>
      </w:r>
    </w:p>
    <w:p w14:paraId="526DE1D7" w14:textId="77777777" w:rsidR="000B5B09" w:rsidRDefault="000B5B09">
      <w:pPr>
        <w:pStyle w:val="NormalWeb"/>
        <w:spacing w:before="120" w:beforeAutospacing="0" w:after="120" w:afterAutospacing="0"/>
        <w:jc w:val="both"/>
        <w:pPrChange w:id="5" w:author="Miller, Harvey J." w:date="2020-08-10T11:56:00Z">
          <w:pPr>
            <w:pStyle w:val="NormalWeb"/>
            <w:spacing w:before="120" w:beforeAutospacing="0" w:after="120" w:afterAutospacing="0"/>
          </w:pPr>
        </w:pPrChange>
      </w:pPr>
      <w:r w:rsidRPr="00AF4BC4">
        <w:rPr>
          <w:rFonts w:hint="eastAsia"/>
          <w:b/>
        </w:rPr>
        <w:t>Respo</w:t>
      </w:r>
      <w:r w:rsidRPr="00AF4BC4">
        <w:rPr>
          <w:b/>
        </w:rPr>
        <w:t>nse</w:t>
      </w:r>
      <w:r>
        <w:t xml:space="preserve">: We </w:t>
      </w:r>
      <w:r w:rsidR="002C62A6">
        <w:t xml:space="preserve">confirm that our submission is </w:t>
      </w:r>
      <w:r>
        <w:t>consistent with the two templates</w:t>
      </w:r>
      <w:r w:rsidR="002C62A6">
        <w:t xml:space="preserve"> above</w:t>
      </w:r>
      <w:r>
        <w:t>.</w:t>
      </w:r>
    </w:p>
    <w:p w14:paraId="5C7DD217" w14:textId="77777777" w:rsidR="000B5B09" w:rsidRPr="0008482F" w:rsidRDefault="000B5B09">
      <w:pPr>
        <w:pStyle w:val="NormalWeb"/>
        <w:spacing w:before="120" w:beforeAutospacing="0" w:after="120" w:afterAutospacing="0"/>
        <w:jc w:val="both"/>
        <w:pPrChange w:id="6" w:author="Miller, Harvey J." w:date="2020-08-10T11:56:00Z">
          <w:pPr>
            <w:pStyle w:val="NormalWeb"/>
            <w:spacing w:before="120" w:beforeAutospacing="0" w:after="120" w:afterAutospacing="0"/>
          </w:pPr>
        </w:pPrChange>
      </w:pPr>
    </w:p>
    <w:p w14:paraId="61F1A627" w14:textId="77777777" w:rsidR="005B6E7F" w:rsidRDefault="00CE39F5">
      <w:pPr>
        <w:pStyle w:val="Heading2"/>
        <w:spacing w:before="120" w:after="120"/>
        <w:jc w:val="both"/>
        <w:pPrChange w:id="7" w:author="Miller, Harvey J." w:date="2020-08-10T11:56:00Z">
          <w:pPr>
            <w:pStyle w:val="Heading2"/>
            <w:spacing w:before="120" w:after="120"/>
          </w:pPr>
        </w:pPrChange>
      </w:pPr>
      <w:r w:rsidRPr="0008482F">
        <w:t xml:space="preserve">In ethics statement in the manuscript and in the online submission form, please confirm that </w:t>
      </w:r>
      <w:bookmarkStart w:id="8" w:name="_Hlk47964317"/>
      <w:r w:rsidRPr="0008482F">
        <w:t>only publicly available data have been used in your study, and that no users' personal information have been accessed or collected</w:t>
      </w:r>
      <w:bookmarkEnd w:id="8"/>
      <w:r w:rsidRPr="0008482F">
        <w:t>.</w:t>
      </w:r>
    </w:p>
    <w:p w14:paraId="118F6A64" w14:textId="1BEA394D" w:rsidR="00B22146" w:rsidRDefault="004537F7" w:rsidP="00C739B1">
      <w:pPr>
        <w:spacing w:before="120" w:after="120"/>
        <w:jc w:val="both"/>
        <w:rPr>
          <w:ins w:id="9" w:author="Miller, Harvey J." w:date="2020-08-10T15:10:00Z"/>
        </w:rPr>
      </w:pPr>
      <w:r w:rsidRPr="004537F7">
        <w:rPr>
          <w:b/>
        </w:rPr>
        <w:t>Response</w:t>
      </w:r>
      <w:r>
        <w:t xml:space="preserve">: </w:t>
      </w:r>
      <w:ins w:id="10" w:author="Miller, Harvey J." w:date="2020-08-10T15:10:00Z">
        <w:r w:rsidR="00C739B1">
          <w:t>We modified the Ethics Statement as follows:</w:t>
        </w:r>
      </w:ins>
      <w:del w:id="11" w:author="Miller, Harvey J." w:date="2020-08-10T14:55:00Z">
        <w:r w:rsidR="00F41BFD" w:rsidDel="004D74FB">
          <w:delText>a</w:delText>
        </w:r>
        <w:r w:rsidR="00E54975" w:rsidDel="004D74FB">
          <w:delText xml:space="preserve">ll </w:delText>
        </w:r>
      </w:del>
      <w:del w:id="12" w:author="Miller, Harvey J." w:date="2020-08-10T09:56:00Z">
        <w:r w:rsidR="00E54975" w:rsidDel="002C62A6">
          <w:delText xml:space="preserve">the </w:delText>
        </w:r>
      </w:del>
      <w:del w:id="13" w:author="Miller, Harvey J." w:date="2020-08-10T15:10:00Z">
        <w:r w:rsidR="00E54975" w:rsidDel="00C739B1">
          <w:delText>data</w:delText>
        </w:r>
        <w:r w:rsidR="00F41BFD" w:rsidRPr="00F41BFD" w:rsidDel="00C739B1">
          <w:delText xml:space="preserve"> </w:delText>
        </w:r>
        <w:r w:rsidR="00F41BFD" w:rsidDel="00C739B1">
          <w:delText xml:space="preserve">used </w:delText>
        </w:r>
      </w:del>
      <w:del w:id="14" w:author="Miller, Harvey J." w:date="2020-08-10T09:56:00Z">
        <w:r w:rsidR="00F41BFD" w:rsidDel="002C62A6">
          <w:delText xml:space="preserve">by </w:delText>
        </w:r>
      </w:del>
      <w:del w:id="15" w:author="Miller, Harvey J." w:date="2020-08-10T15:10:00Z">
        <w:r w:rsidR="00F41BFD" w:rsidDel="00C739B1">
          <w:delText xml:space="preserve">this paper, except for the </w:delText>
        </w:r>
      </w:del>
      <w:del w:id="16" w:author="Miller, Harvey J." w:date="2020-08-10T14:59:00Z">
        <w:r w:rsidR="00F41BFD" w:rsidDel="00B22146">
          <w:delText xml:space="preserve">raw </w:delText>
        </w:r>
      </w:del>
      <w:bookmarkStart w:id="17" w:name="_Hlk47963994"/>
      <w:del w:id="18" w:author="Miller, Harvey J." w:date="2020-08-10T15:10:00Z">
        <w:r w:rsidR="00F41BFD" w:rsidDel="00C739B1">
          <w:delText>hourly transit demand data</w:delText>
        </w:r>
      </w:del>
      <w:bookmarkEnd w:id="17"/>
      <w:del w:id="19" w:author="Miller, Harvey J." w:date="2020-08-10T14:59:00Z">
        <w:r w:rsidR="00F41BFD" w:rsidDel="00B22146">
          <w:delText>,</w:delText>
        </w:r>
      </w:del>
      <w:del w:id="20" w:author="Miller, Harvey J." w:date="2020-08-10T14:56:00Z">
        <w:r w:rsidR="00E54975" w:rsidDel="004D74FB">
          <w:delText xml:space="preserve"> are publicly accessible</w:delText>
        </w:r>
      </w:del>
      <w:del w:id="21" w:author="Miller, Harvey J." w:date="2020-08-10T09:56:00Z">
        <w:r w:rsidR="00D63ACA" w:rsidDel="002C62A6">
          <w:delText xml:space="preserve"> and t</w:delText>
        </w:r>
      </w:del>
      <w:del w:id="22" w:author="Miller, Harvey J." w:date="2020-08-10T14:55:00Z">
        <w:r w:rsidR="00D63ACA" w:rsidDel="004D74FB">
          <w:delText>here is no users’ personal information access</w:delText>
        </w:r>
        <w:r w:rsidR="00C954A7" w:rsidDel="004D74FB">
          <w:delText xml:space="preserve">ed or collected </w:delText>
        </w:r>
        <w:r w:rsidR="00F41BFD" w:rsidDel="004D74FB">
          <w:delText xml:space="preserve">for </w:delText>
        </w:r>
        <w:r w:rsidR="00C954A7" w:rsidDel="004D74FB">
          <w:delText>this paper</w:delText>
        </w:r>
        <w:r w:rsidR="00D63ACA" w:rsidDel="004D74FB">
          <w:delText>.</w:delText>
        </w:r>
        <w:r w:rsidR="004E3700" w:rsidDel="004D74FB">
          <w:delText xml:space="preserve"> </w:delText>
        </w:r>
      </w:del>
    </w:p>
    <w:p w14:paraId="1B6E7259" w14:textId="744D84FE" w:rsidR="00C739B1" w:rsidRDefault="00C739B1">
      <w:pPr>
        <w:ind w:left="576"/>
        <w:jc w:val="both"/>
        <w:rPr>
          <w:ins w:id="23" w:author="Miller, Harvey J." w:date="2020-08-10T15:10:00Z"/>
        </w:rPr>
        <w:pPrChange w:id="24" w:author="Miller, Harvey J." w:date="2020-08-10T15:14:00Z">
          <w:pPr>
            <w:jc w:val="both"/>
          </w:pPr>
        </w:pPrChange>
      </w:pPr>
      <w:ins w:id="25" w:author="Miller, Harvey J." w:date="2020-08-10T15:10:00Z">
        <w:r w:rsidRPr="007B7455">
          <w:rPr>
            <w:b/>
          </w:rPr>
          <w:t>[Ethics statement]</w:t>
        </w:r>
        <w:r>
          <w:t>:</w:t>
        </w:r>
      </w:ins>
      <w:ins w:id="26" w:author="Miller, Harvey J." w:date="2020-08-10T15:14:00Z">
        <w:r>
          <w:t xml:space="preserve"> </w:t>
        </w:r>
        <w:r w:rsidRPr="00C739B1">
          <w:t xml:space="preserve">The data in this study are, with one exception, public data.  There is one proprietary dataset available by request to the third party.  None of the data collected or accessed in this study in this study contain individual personal information.  </w:t>
        </w:r>
      </w:ins>
      <w:ins w:id="27" w:author="Miller, Harvey J." w:date="2020-08-10T15:10:00Z">
        <w:r>
          <w:t xml:space="preserve"> </w:t>
        </w:r>
        <w:r w:rsidRPr="00390D3D">
          <w:t xml:space="preserve"> </w:t>
        </w:r>
      </w:ins>
    </w:p>
    <w:p w14:paraId="51F215A1" w14:textId="0AEF7F64" w:rsidR="00B22146" w:rsidDel="00B22146" w:rsidRDefault="00B22146">
      <w:pPr>
        <w:spacing w:before="120" w:after="120"/>
        <w:ind w:left="576"/>
        <w:jc w:val="both"/>
        <w:rPr>
          <w:ins w:id="28" w:author="Harvey" w:date="2020-08-10T10:15:00Z"/>
          <w:del w:id="29" w:author="Miller, Harvey J." w:date="2020-08-10T15:02:00Z"/>
        </w:rPr>
        <w:pPrChange w:id="30" w:author="Miller, Harvey J." w:date="2020-08-10T15:02:00Z">
          <w:pPr>
            <w:spacing w:before="120" w:after="120"/>
          </w:pPr>
        </w:pPrChange>
      </w:pPr>
    </w:p>
    <w:p w14:paraId="624A7ED7" w14:textId="75617D73" w:rsidR="00D63ACA" w:rsidDel="004D74FB" w:rsidRDefault="00F41BFD">
      <w:pPr>
        <w:spacing w:before="120" w:after="120"/>
        <w:jc w:val="both"/>
        <w:rPr>
          <w:del w:id="31" w:author="Miller, Harvey J." w:date="2020-08-10T14:54:00Z"/>
        </w:rPr>
        <w:pPrChange w:id="32" w:author="Miller, Harvey J." w:date="2020-08-10T11:56:00Z">
          <w:pPr>
            <w:spacing w:before="120" w:after="120"/>
          </w:pPr>
        </w:pPrChange>
      </w:pPr>
      <w:del w:id="33" w:author="Miller, Harvey J." w:date="2020-08-10T11:56:00Z">
        <w:r w:rsidRPr="005E1FEA" w:rsidDel="005E1FEA">
          <w:rPr>
            <w:highlight w:val="yellow"/>
            <w:rPrChange w:id="34" w:author="Miller, Harvey J." w:date="2020-08-10T11:56:00Z">
              <w:rPr/>
            </w:rPrChange>
          </w:rPr>
          <w:delText xml:space="preserve">The hourly transit demand data is a third-party data that we requested from the Transit app; </w:delText>
        </w:r>
      </w:del>
      <w:del w:id="35" w:author="Miller, Harvey J." w:date="2020-08-10T09:57:00Z">
        <w:r w:rsidR="00743A56" w:rsidRPr="005E1FEA" w:rsidDel="002C62A6">
          <w:rPr>
            <w:highlight w:val="yellow"/>
            <w:rPrChange w:id="36" w:author="Miller, Harvey J." w:date="2020-08-10T11:56:00Z">
              <w:rPr/>
            </w:rPrChange>
          </w:rPr>
          <w:delText xml:space="preserve">because </w:delText>
        </w:r>
      </w:del>
      <w:del w:id="37" w:author="Miller, Harvey J." w:date="2020-08-10T11:56:00Z">
        <w:r w:rsidRPr="005E1FEA" w:rsidDel="005E1FEA">
          <w:rPr>
            <w:highlight w:val="yellow"/>
            <w:rPrChange w:id="38" w:author="Miller, Harvey J." w:date="2020-08-10T11:56:00Z">
              <w:rPr/>
            </w:rPrChange>
          </w:rPr>
          <w:delText>we cannot legally distribute th</w:delText>
        </w:r>
      </w:del>
      <w:del w:id="39" w:author="Miller, Harvey J." w:date="2020-08-10T09:58:00Z">
        <w:r w:rsidRPr="005E1FEA" w:rsidDel="002C62A6">
          <w:rPr>
            <w:highlight w:val="yellow"/>
            <w:rPrChange w:id="40" w:author="Miller, Harvey J." w:date="2020-08-10T11:56:00Z">
              <w:rPr/>
            </w:rPrChange>
          </w:rPr>
          <w:delText>e</w:delText>
        </w:r>
      </w:del>
      <w:del w:id="41" w:author="Miller, Harvey J." w:date="2020-08-10T09:57:00Z">
        <w:r w:rsidRPr="005E1FEA" w:rsidDel="002C62A6">
          <w:rPr>
            <w:highlight w:val="yellow"/>
            <w:rPrChange w:id="42" w:author="Miller, Harvey J." w:date="2020-08-10T11:56:00Z">
              <w:rPr/>
            </w:rPrChange>
          </w:rPr>
          <w:delText>m</w:delText>
        </w:r>
      </w:del>
      <w:del w:id="43" w:author="Miller, Harvey J." w:date="2020-08-10T09:58:00Z">
        <w:r w:rsidR="00DD545E" w:rsidRPr="005E1FEA" w:rsidDel="002C62A6">
          <w:rPr>
            <w:highlight w:val="yellow"/>
            <w:rPrChange w:id="44" w:author="Miller, Harvey J." w:date="2020-08-10T11:56:00Z">
              <w:rPr/>
            </w:rPrChange>
          </w:rPr>
          <w:delText>,</w:delText>
        </w:r>
      </w:del>
      <w:del w:id="45" w:author="Miller, Harvey J." w:date="2020-08-10T10:10:00Z">
        <w:r w:rsidR="00743A56" w:rsidRPr="005E1FEA" w:rsidDel="004A0DDE">
          <w:rPr>
            <w:highlight w:val="yellow"/>
            <w:rPrChange w:id="46" w:author="Miller, Harvey J." w:date="2020-08-10T11:56:00Z">
              <w:rPr/>
            </w:rPrChange>
          </w:rPr>
          <w:delText xml:space="preserve"> we stick to the third-party data sharing protocol of PLOS ONE</w:delText>
        </w:r>
      </w:del>
      <w:del w:id="47" w:author="Miller, Harvey J." w:date="2020-08-10T09:59:00Z">
        <w:r w:rsidR="00743A56" w:rsidRPr="005E1FEA" w:rsidDel="002C62A6">
          <w:rPr>
            <w:highlight w:val="yellow"/>
            <w:rPrChange w:id="48" w:author="Miller, Harvey J." w:date="2020-08-10T11:56:00Z">
              <w:rPr/>
            </w:rPrChange>
          </w:rPr>
          <w:delText xml:space="preserve"> described he</w:delText>
        </w:r>
      </w:del>
      <w:del w:id="49" w:author="Miller, Harvey J." w:date="2020-08-10T09:58:00Z">
        <w:r w:rsidR="00743A56" w:rsidRPr="005E1FEA" w:rsidDel="002C62A6">
          <w:rPr>
            <w:highlight w:val="yellow"/>
            <w:rPrChange w:id="50" w:author="Miller, Harvey J." w:date="2020-08-10T11:56:00Z">
              <w:rPr/>
            </w:rPrChange>
          </w:rPr>
          <w:delText>re</w:delText>
        </w:r>
      </w:del>
      <w:ins w:id="51" w:author="Harvey" w:date="2020-08-10T10:15:00Z">
        <w:del w:id="52" w:author="Miller, Harvey J." w:date="2020-08-10T14:54:00Z">
          <w:r w:rsidR="004A0DDE" w:rsidRPr="005E1FEA" w:rsidDel="004D74FB">
            <w:rPr>
              <w:highlight w:val="yellow"/>
              <w:rPrChange w:id="53" w:author="Miller, Harvey J." w:date="2020-08-10T11:56:00Z">
                <w:rPr/>
              </w:rPrChange>
            </w:rPr>
            <w:delText>S</w:delText>
          </w:r>
        </w:del>
      </w:ins>
      <w:del w:id="54" w:author="Miller, Harvey J." w:date="2020-08-10T10:11:00Z">
        <w:r w:rsidR="00743A56" w:rsidRPr="005E1FEA" w:rsidDel="004A0DDE">
          <w:rPr>
            <w:highlight w:val="yellow"/>
            <w:rPrChange w:id="55" w:author="Miller, Harvey J." w:date="2020-08-10T11:56:00Z">
              <w:rPr/>
            </w:rPrChange>
          </w:rPr>
          <w:delText xml:space="preserve">: </w:delText>
        </w:r>
        <w:r w:rsidR="00B5341F" w:rsidRPr="005E1FEA" w:rsidDel="004A0DDE">
          <w:rPr>
            <w:highlight w:val="yellow"/>
            <w:rPrChange w:id="56" w:author="Miller, Harvey J." w:date="2020-08-10T11:56:00Z">
              <w:rPr/>
            </w:rPrChange>
          </w:rPr>
          <w:fldChar w:fldCharType="begin"/>
        </w:r>
        <w:r w:rsidR="00B5341F" w:rsidRPr="005E1FEA" w:rsidDel="004A0DDE">
          <w:rPr>
            <w:highlight w:val="yellow"/>
            <w:rPrChange w:id="57" w:author="Miller, Harvey J." w:date="2020-08-10T11:56:00Z">
              <w:rPr/>
            </w:rPrChange>
          </w:rPr>
          <w:delInstrText xml:space="preserve"> HYPERLINK "https://journals.plos.org/plosone/s/data-availability" \l "loc-acceptable-data-access-restrictions" </w:delInstrText>
        </w:r>
        <w:r w:rsidR="00B5341F" w:rsidRPr="005E1FEA" w:rsidDel="004A0DDE">
          <w:rPr>
            <w:highlight w:val="yellow"/>
            <w:rPrChange w:id="58" w:author="Miller, Harvey J." w:date="2020-08-10T11:56:00Z">
              <w:rPr>
                <w:rStyle w:val="Hyperlink"/>
              </w:rPr>
            </w:rPrChange>
          </w:rPr>
          <w:fldChar w:fldCharType="separate"/>
        </w:r>
        <w:r w:rsidR="00743A56" w:rsidRPr="005E1FEA" w:rsidDel="004A0DDE">
          <w:rPr>
            <w:rStyle w:val="Hyperlink"/>
            <w:highlight w:val="yellow"/>
            <w:rPrChange w:id="59" w:author="Miller, Harvey J." w:date="2020-08-10T11:56:00Z">
              <w:rPr>
                <w:rStyle w:val="Hyperlink"/>
              </w:rPr>
            </w:rPrChange>
          </w:rPr>
          <w:delText>https://journals.plos.org/plosone/s/data-availability#loc-acceptable-data-access-restrictions</w:delText>
        </w:r>
        <w:r w:rsidR="00B5341F" w:rsidRPr="005E1FEA" w:rsidDel="004A0DDE">
          <w:rPr>
            <w:rStyle w:val="Hyperlink"/>
            <w:highlight w:val="yellow"/>
            <w:rPrChange w:id="60" w:author="Miller, Harvey J." w:date="2020-08-10T11:56:00Z">
              <w:rPr>
                <w:rStyle w:val="Hyperlink"/>
              </w:rPr>
            </w:rPrChange>
          </w:rPr>
          <w:fldChar w:fldCharType="end"/>
        </w:r>
        <w:r w:rsidRPr="005E1FEA" w:rsidDel="004A0DDE">
          <w:rPr>
            <w:highlight w:val="yellow"/>
            <w:rPrChange w:id="61" w:author="Miller, Harvey J." w:date="2020-08-10T11:56:00Z">
              <w:rPr/>
            </w:rPrChange>
          </w:rPr>
          <w:delText xml:space="preserve">. </w:delText>
        </w:r>
      </w:del>
      <w:del w:id="62" w:author="Miller, Harvey J." w:date="2020-08-10T10:12:00Z">
        <w:r w:rsidRPr="005E1FEA" w:rsidDel="004A0DDE">
          <w:rPr>
            <w:highlight w:val="yellow"/>
            <w:rPrChange w:id="63" w:author="Miller, Harvey J." w:date="2020-08-10T11:56:00Z">
              <w:rPr/>
            </w:rPrChange>
          </w:rPr>
          <w:delText>W</w:delText>
        </w:r>
      </w:del>
      <w:del w:id="64" w:author="Miller, Harvey J." w:date="2020-08-10T14:54:00Z">
        <w:r w:rsidRPr="005E1FEA" w:rsidDel="004D74FB">
          <w:rPr>
            <w:highlight w:val="yellow"/>
            <w:rPrChange w:id="65" w:author="Miller, Harvey J." w:date="2020-08-10T11:56:00Z">
              <w:rPr/>
            </w:rPrChange>
          </w:rPr>
          <w:delText xml:space="preserve">e describe </w:delText>
        </w:r>
        <w:r w:rsidR="00531B2C" w:rsidRPr="005E1FEA" w:rsidDel="004D74FB">
          <w:rPr>
            <w:highlight w:val="yellow"/>
            <w:rPrChange w:id="66" w:author="Miller, Harvey J." w:date="2020-08-10T11:56:00Z">
              <w:rPr/>
            </w:rPrChange>
          </w:rPr>
          <w:delText xml:space="preserve">the method to </w:delText>
        </w:r>
        <w:r w:rsidR="005B513B" w:rsidRPr="005E1FEA" w:rsidDel="004D74FB">
          <w:rPr>
            <w:highlight w:val="yellow"/>
            <w:rPrChange w:id="67" w:author="Miller, Harvey J." w:date="2020-08-10T11:56:00Z">
              <w:rPr/>
            </w:rPrChange>
          </w:rPr>
          <w:delText xml:space="preserve">request and </w:delText>
        </w:r>
        <w:r w:rsidR="00531B2C" w:rsidRPr="005E1FEA" w:rsidDel="004D74FB">
          <w:rPr>
            <w:highlight w:val="yellow"/>
            <w:rPrChange w:id="68" w:author="Miller, Harvey J." w:date="2020-08-10T11:56:00Z">
              <w:rPr/>
            </w:rPrChange>
          </w:rPr>
          <w:delText>access the data</w:delText>
        </w:r>
        <w:r w:rsidRPr="005E1FEA" w:rsidDel="004D74FB">
          <w:rPr>
            <w:highlight w:val="yellow"/>
            <w:rPrChange w:id="69" w:author="Miller, Harvey J." w:date="2020-08-10T11:56:00Z">
              <w:rPr/>
            </w:rPrChange>
          </w:rPr>
          <w:delText xml:space="preserve"> in a document in the Kaggle </w:delText>
        </w:r>
        <w:r w:rsidR="00466C3F" w:rsidRPr="005E1FEA" w:rsidDel="004D74FB">
          <w:rPr>
            <w:highlight w:val="yellow"/>
            <w:rPrChange w:id="70" w:author="Miller, Harvey J." w:date="2020-08-10T11:56:00Z">
              <w:rPr/>
            </w:rPrChange>
          </w:rPr>
          <w:delText>data repository (/data/hourly_ridership/readme.md)</w:delText>
        </w:r>
        <w:r w:rsidR="007A2840" w:rsidRPr="005E1FEA" w:rsidDel="004D74FB">
          <w:rPr>
            <w:highlight w:val="yellow"/>
            <w:rPrChange w:id="71" w:author="Miller, Harvey J." w:date="2020-08-10T11:56:00Z">
              <w:rPr/>
            </w:rPrChange>
          </w:rPr>
          <w:delText xml:space="preserve"> and </w:delText>
        </w:r>
        <w:commentRangeStart w:id="72"/>
        <w:r w:rsidR="007A2840" w:rsidRPr="005E1FEA" w:rsidDel="004D74FB">
          <w:rPr>
            <w:highlight w:val="yellow"/>
            <w:rPrChange w:id="73" w:author="Miller, Harvey J." w:date="2020-08-10T11:56:00Z">
              <w:rPr/>
            </w:rPrChange>
          </w:rPr>
          <w:delText>the data availability statement</w:delText>
        </w:r>
        <w:r w:rsidR="00C40453" w:rsidRPr="005E1FEA" w:rsidDel="004D74FB">
          <w:rPr>
            <w:highlight w:val="yellow"/>
            <w:rPrChange w:id="74" w:author="Miller, Harvey J." w:date="2020-08-10T11:56:00Z">
              <w:rPr/>
            </w:rPrChange>
          </w:rPr>
          <w:delText>: we requested the hourly ridership by submitting the Transit COVID-19 data request form (</w:delText>
        </w:r>
        <w:r w:rsidR="00B5341F" w:rsidRPr="005E1FEA" w:rsidDel="004D74FB">
          <w:rPr>
            <w:highlight w:val="yellow"/>
            <w:rPrChange w:id="75" w:author="Miller, Harvey J." w:date="2020-08-10T11:56:00Z">
              <w:rPr/>
            </w:rPrChange>
          </w:rPr>
          <w:fldChar w:fldCharType="begin"/>
        </w:r>
        <w:r w:rsidR="00B5341F" w:rsidRPr="005E1FEA" w:rsidDel="004D74FB">
          <w:rPr>
            <w:highlight w:val="yellow"/>
            <w:rPrChange w:id="76" w:author="Miller, Harvey J." w:date="2020-08-10T11:56:00Z">
              <w:rPr/>
            </w:rPrChange>
          </w:rPr>
          <w:delInstrText xml:space="preserve"> HYPERLINK "https://docs.google.com/forms/d/e/1FAIpQLSf2s1qO1_xNJbxbDwopODgdgl1kR1BBho61AEiC4Yo1e5u6hg/viewform" </w:delInstrText>
        </w:r>
        <w:r w:rsidR="00B5341F" w:rsidRPr="005E1FEA" w:rsidDel="004D74FB">
          <w:rPr>
            <w:highlight w:val="yellow"/>
            <w:rPrChange w:id="77" w:author="Miller, Harvey J." w:date="2020-08-10T11:56:00Z">
              <w:rPr>
                <w:rStyle w:val="Hyperlink"/>
              </w:rPr>
            </w:rPrChange>
          </w:rPr>
          <w:fldChar w:fldCharType="separate"/>
        </w:r>
        <w:r w:rsidR="00C40453" w:rsidRPr="005E1FEA" w:rsidDel="004D74FB">
          <w:rPr>
            <w:rStyle w:val="Hyperlink"/>
            <w:highlight w:val="yellow"/>
            <w:rPrChange w:id="78" w:author="Miller, Harvey J." w:date="2020-08-10T11:56:00Z">
              <w:rPr>
                <w:rStyle w:val="Hyperlink"/>
              </w:rPr>
            </w:rPrChange>
          </w:rPr>
          <w:delText>https://docs.google.com/forms/d/e/1FAIpQLSf2s1qO1_xNJbxbDwopODgdgl1kR1BBho61AEiC4Yo1e5u6hg/viewform</w:delText>
        </w:r>
        <w:r w:rsidR="00B5341F" w:rsidRPr="005E1FEA" w:rsidDel="004D74FB">
          <w:rPr>
            <w:rStyle w:val="Hyperlink"/>
            <w:highlight w:val="yellow"/>
            <w:rPrChange w:id="79" w:author="Miller, Harvey J." w:date="2020-08-10T11:56:00Z">
              <w:rPr>
                <w:rStyle w:val="Hyperlink"/>
              </w:rPr>
            </w:rPrChange>
          </w:rPr>
          <w:fldChar w:fldCharType="end"/>
        </w:r>
        <w:r w:rsidR="00C40453" w:rsidRPr="005E1FEA" w:rsidDel="004D74FB">
          <w:rPr>
            <w:highlight w:val="yellow"/>
            <w:rPrChange w:id="80" w:author="Miller, Harvey J." w:date="2020-08-10T11:56:00Z">
              <w:rPr/>
            </w:rPrChange>
          </w:rPr>
          <w:delText>). Other researchers should fill in the form and </w:delText>
        </w:r>
        <w:r w:rsidR="0040557B" w:rsidRPr="005E1FEA" w:rsidDel="004D74FB">
          <w:rPr>
            <w:highlight w:val="yellow"/>
            <w:rPrChange w:id="81" w:author="Miller, Harvey J." w:date="2020-08-10T11:56:00Z">
              <w:rPr/>
            </w:rPrChange>
          </w:rPr>
          <w:delText xml:space="preserve">submit the application to the </w:delText>
        </w:r>
        <w:r w:rsidR="004F67FC" w:rsidRPr="005E1FEA" w:rsidDel="004D74FB">
          <w:rPr>
            <w:highlight w:val="yellow"/>
            <w:rPrChange w:id="82" w:author="Miller, Harvey J." w:date="2020-08-10T11:56:00Z">
              <w:rPr/>
            </w:rPrChange>
          </w:rPr>
          <w:delText>Transit app</w:delText>
        </w:r>
        <w:r w:rsidR="00C40453" w:rsidRPr="005E1FEA" w:rsidDel="004D74FB">
          <w:rPr>
            <w:highlight w:val="yellow"/>
            <w:rPrChange w:id="83" w:author="Miller, Harvey J." w:date="2020-08-10T11:56:00Z">
              <w:rPr/>
            </w:rPrChange>
          </w:rPr>
          <w:delText>.</w:delText>
        </w:r>
        <w:r w:rsidR="00B658D7" w:rsidRPr="005E1FEA" w:rsidDel="004D74FB">
          <w:rPr>
            <w:highlight w:val="yellow"/>
            <w:rPrChange w:id="84" w:author="Miller, Harvey J." w:date="2020-08-10T11:56:00Z">
              <w:rPr/>
            </w:rPrChange>
          </w:rPr>
          <w:delText xml:space="preserve"> </w:delText>
        </w:r>
        <w:r w:rsidR="004E3700" w:rsidRPr="005E1FEA" w:rsidDel="004D74FB">
          <w:rPr>
            <w:highlight w:val="yellow"/>
            <w:rPrChange w:id="85" w:author="Miller, Harvey J." w:date="2020-08-10T11:56:00Z">
              <w:rPr/>
            </w:rPrChange>
          </w:rPr>
          <w:delText xml:space="preserve">We </w:delText>
        </w:r>
        <w:r w:rsidRPr="005E1FEA" w:rsidDel="004D74FB">
          <w:rPr>
            <w:highlight w:val="yellow"/>
            <w:rPrChange w:id="86" w:author="Miller, Harvey J." w:date="2020-08-10T11:56:00Z">
              <w:rPr/>
            </w:rPrChange>
          </w:rPr>
          <w:delText xml:space="preserve">also </w:delText>
        </w:r>
        <w:r w:rsidR="004E3700" w:rsidRPr="005E1FEA" w:rsidDel="004D74FB">
          <w:rPr>
            <w:highlight w:val="yellow"/>
            <w:rPrChange w:id="87" w:author="Miller, Harvey J." w:date="2020-08-10T11:56:00Z">
              <w:rPr/>
            </w:rPrChange>
          </w:rPr>
          <w:delText>confirmed this in the online submission form.</w:delText>
        </w:r>
        <w:commentRangeEnd w:id="72"/>
        <w:r w:rsidR="002C62A6" w:rsidRPr="005E1FEA" w:rsidDel="004D74FB">
          <w:rPr>
            <w:rStyle w:val="CommentReference"/>
            <w:highlight w:val="yellow"/>
            <w:rPrChange w:id="88" w:author="Miller, Harvey J." w:date="2020-08-10T11:56:00Z">
              <w:rPr>
                <w:rStyle w:val="CommentReference"/>
              </w:rPr>
            </w:rPrChange>
          </w:rPr>
          <w:commentReference w:id="72"/>
        </w:r>
      </w:del>
    </w:p>
    <w:p w14:paraId="5EF0F5C4" w14:textId="77777777" w:rsidR="00E54975" w:rsidRPr="005B6E7F" w:rsidRDefault="00E54975">
      <w:pPr>
        <w:spacing w:before="120" w:after="120"/>
        <w:jc w:val="both"/>
        <w:pPrChange w:id="89" w:author="Miller, Harvey J." w:date="2020-08-10T11:56:00Z">
          <w:pPr>
            <w:spacing w:before="120" w:after="120"/>
          </w:pPr>
        </w:pPrChange>
      </w:pPr>
    </w:p>
    <w:p w14:paraId="5D113D1D" w14:textId="77777777" w:rsidR="00CE39F5" w:rsidRPr="005B6E7F" w:rsidRDefault="00CE39F5">
      <w:pPr>
        <w:pStyle w:val="Heading2"/>
        <w:spacing w:before="120" w:after="120"/>
        <w:jc w:val="both"/>
        <w:pPrChange w:id="90" w:author="Miller, Harvey J." w:date="2020-08-10T11:56:00Z">
          <w:pPr>
            <w:pStyle w:val="Heading2"/>
            <w:spacing w:before="120" w:after="120"/>
          </w:pPr>
        </w:pPrChange>
      </w:pPr>
      <w:r w:rsidRPr="005B6E7F">
        <w:t>We note that you have stated that you will provide repository information for your data at acceptance. Should your manuscript be accepted for publication, we will hold it until you provide the relevant accession numbers or DOIs necessary to access your data. If you wish to make changes to your Data Availability statement, please describe these changes in your cover letter and we will update your Data Availability statement to reflect the information you provide.</w:t>
      </w:r>
    </w:p>
    <w:p w14:paraId="7962645D" w14:textId="50E14E5B" w:rsidR="00692609" w:rsidRDefault="00297931" w:rsidP="008550D1">
      <w:pPr>
        <w:jc w:val="both"/>
        <w:rPr>
          <w:ins w:id="91" w:author="Miller, Harvey J." w:date="2020-08-10T15:17:00Z"/>
        </w:rPr>
      </w:pPr>
      <w:r w:rsidRPr="004E3700">
        <w:rPr>
          <w:b/>
        </w:rPr>
        <w:t>Response</w:t>
      </w:r>
      <w:r w:rsidR="004516CC">
        <w:rPr>
          <w:b/>
        </w:rPr>
        <w:t>:</w:t>
      </w:r>
      <w:r w:rsidR="004E3700">
        <w:t xml:space="preserve"> </w:t>
      </w:r>
      <w:ins w:id="92" w:author="Miller, Harvey J." w:date="2020-08-10T15:15:00Z">
        <w:r w:rsidR="00C739B1">
          <w:t>We created an archive with a DOI for our open data, and methods.  We also include the procedure for requesting the proprietary data</w:t>
        </w:r>
      </w:ins>
      <w:ins w:id="93" w:author="Miller, Harvey J." w:date="2020-08-10T15:16:00Z">
        <w:r w:rsidR="00C739B1">
          <w:t>.  We modified our Data Availability Statement as follows:</w:t>
        </w:r>
      </w:ins>
      <w:del w:id="94" w:author="Miller, Harvey J." w:date="2020-08-10T15:15:00Z">
        <w:r w:rsidR="00792B94" w:rsidDel="00C739B1">
          <w:delText>We share</w:delText>
        </w:r>
      </w:del>
      <w:ins w:id="95" w:author="Harvey" w:date="2020-08-10T10:15:00Z">
        <w:del w:id="96" w:author="Miller, Harvey J." w:date="2020-08-10T15:15:00Z">
          <w:r w:rsidR="004A0DDE" w:rsidDel="00C739B1">
            <w:delText xml:space="preserve">the open </w:delText>
          </w:r>
        </w:del>
      </w:ins>
      <w:del w:id="97" w:author="Miller, Harvey J." w:date="2020-08-10T10:00:00Z">
        <w:r w:rsidR="00792B94" w:rsidDel="002C62A6">
          <w:delText xml:space="preserve">d </w:delText>
        </w:r>
        <w:r w:rsidR="00A20397" w:rsidDel="002C62A6">
          <w:delText xml:space="preserve">the necessary </w:delText>
        </w:r>
      </w:del>
      <w:del w:id="98" w:author="Miller, Harvey J." w:date="2020-08-10T15:15:00Z">
        <w:r w:rsidR="00792B94" w:rsidDel="00C739B1">
          <w:delText xml:space="preserve">data at: </w:delText>
        </w:r>
        <w:r w:rsidR="00B5341F" w:rsidDel="00C739B1">
          <w:fldChar w:fldCharType="begin"/>
        </w:r>
        <w:r w:rsidR="00B5341F" w:rsidDel="00C739B1">
          <w:delInstrText xml:space="preserve"> HYPERLINK "https://www.kaggle.com/liuluyu/covid19-transit-demand-impact" </w:delInstrText>
        </w:r>
        <w:r w:rsidR="00B5341F" w:rsidDel="00C739B1">
          <w:fldChar w:fldCharType="separate"/>
        </w:r>
        <w:r w:rsidR="00792B94" w:rsidRPr="007B7455" w:rsidDel="00C739B1">
          <w:rPr>
            <w:rStyle w:val="Hyperlink"/>
          </w:rPr>
          <w:delText>https://www.kaggle.com/liuluyu/covid19-transit-demand-impact</w:delText>
        </w:r>
        <w:r w:rsidR="00B5341F" w:rsidDel="00C739B1">
          <w:rPr>
            <w:rStyle w:val="Hyperlink"/>
          </w:rPr>
          <w:fldChar w:fldCharType="end"/>
        </w:r>
      </w:del>
      <w:del w:id="99" w:author="Miller, Harvey J." w:date="2020-08-10T10:00:00Z">
        <w:r w:rsidR="00792B94" w:rsidDel="002C62A6">
          <w:delText>:</w:delText>
        </w:r>
      </w:del>
      <w:del w:id="100" w:author="Miller, Harvey J." w:date="2020-08-10T15:15:00Z">
        <w:r w:rsidR="00792B94" w:rsidDel="00C739B1">
          <w:delText xml:space="preserve"> 1) all open raw data that can be distributed, 2) the instructions to </w:delText>
        </w:r>
      </w:del>
      <w:del w:id="101" w:author="Miller, Harvey J." w:date="2020-08-10T10:00:00Z">
        <w:r w:rsidR="00792B94" w:rsidDel="002C62A6">
          <w:delText xml:space="preserve">get </w:delText>
        </w:r>
      </w:del>
      <w:del w:id="102" w:author="Miller, Harvey J." w:date="2020-08-10T15:15:00Z">
        <w:r w:rsidR="00792B94" w:rsidDel="00C739B1">
          <w:delText>access to the third-party raw data that we cannot distribute and upload in the repository, 3) all values behind the means, standard deviations and other measures report</w:delText>
        </w:r>
      </w:del>
      <w:del w:id="103" w:author="Miller, Harvey J." w:date="2020-08-10T10:01:00Z">
        <w:r w:rsidR="00792B94" w:rsidDel="002C62A6">
          <w:delText>ed</w:delText>
        </w:r>
      </w:del>
      <w:del w:id="104" w:author="Miller, Harvey J." w:date="2020-08-10T15:15:00Z">
        <w:r w:rsidR="00792B94" w:rsidDel="00C739B1">
          <w:delText xml:space="preserve">, the values used to build graphs, 4) </w:delText>
        </w:r>
        <w:commentRangeStart w:id="105"/>
        <w:r w:rsidR="00792B94" w:rsidDel="00C739B1">
          <w:delText>the points extracted from images for analyses</w:delText>
        </w:r>
        <w:commentRangeEnd w:id="105"/>
        <w:r w:rsidR="002C62A6" w:rsidDel="00C739B1">
          <w:rPr>
            <w:rStyle w:val="CommentReference"/>
          </w:rPr>
          <w:commentReference w:id="105"/>
        </w:r>
        <w:r w:rsidR="00792B94" w:rsidDel="00C739B1">
          <w:delText>, and 5) the codes to replicate the results.</w:delText>
        </w:r>
        <w:r w:rsidR="00792B94" w:rsidRPr="007B7455" w:rsidDel="00C739B1">
          <w:delText xml:space="preserve"> </w:delText>
        </w:r>
        <w:r w:rsidR="00792B94" w:rsidDel="00C739B1">
          <w:delText>Please also find this statement in the cover letter.</w:delText>
        </w:r>
      </w:del>
    </w:p>
    <w:p w14:paraId="6E87DC30" w14:textId="01500B41" w:rsidR="00C739B1" w:rsidDel="00C739B1" w:rsidRDefault="00C739B1">
      <w:pPr>
        <w:ind w:left="720"/>
        <w:jc w:val="both"/>
        <w:rPr>
          <w:del w:id="106" w:author="Miller, Harvey J." w:date="2020-08-10T15:17:00Z"/>
        </w:rPr>
        <w:pPrChange w:id="107" w:author="Miller, Harvey J." w:date="2020-08-10T15:17:00Z">
          <w:pPr/>
        </w:pPrChange>
      </w:pPr>
    </w:p>
    <w:p w14:paraId="7F36A3B5" w14:textId="0A07B4F0" w:rsidR="00C739B1" w:rsidRPr="00C739B1" w:rsidRDefault="00C739B1">
      <w:pPr>
        <w:pStyle w:val="NormalWeb"/>
        <w:spacing w:before="120" w:after="120"/>
        <w:ind w:left="720"/>
        <w:jc w:val="both"/>
        <w:rPr>
          <w:ins w:id="108" w:author="Miller, Harvey J." w:date="2020-08-10T15:17:00Z"/>
        </w:rPr>
        <w:pPrChange w:id="109" w:author="Miller, Harvey J." w:date="2020-08-10T15:17:00Z">
          <w:pPr>
            <w:pStyle w:val="NormalWeb"/>
            <w:spacing w:before="120" w:after="120"/>
          </w:pPr>
        </w:pPrChange>
      </w:pPr>
      <w:ins w:id="110" w:author="Miller, Harvey J." w:date="2020-08-10T15:17:00Z">
        <w:r w:rsidRPr="00C739B1">
          <w:rPr>
            <w:b/>
          </w:rPr>
          <w:t>[Data availability]:</w:t>
        </w:r>
        <w:r w:rsidRPr="00C739B1">
          <w:t xml:space="preserve"> The daily transit demand data, COVID19 confirmed case data, census demographic data, Google search trend data, values behind the reported average and graphs, and code are available at </w:t>
        </w:r>
      </w:ins>
      <w:ins w:id="111" w:author="Liu, Luyu" w:date="2020-08-10T21:50:00Z">
        <w:r w:rsidR="00C01C7A">
          <w:fldChar w:fldCharType="begin"/>
        </w:r>
        <w:r w:rsidR="00C01C7A">
          <w:instrText xml:space="preserve"> HYPERLINK "http://dx.doi.org/10.34740/kaggle/ds/687971" </w:instrText>
        </w:r>
        <w:r w:rsidR="00C01C7A">
          <w:fldChar w:fldCharType="separate"/>
        </w:r>
        <w:r w:rsidR="00C01C7A">
          <w:rPr>
            <w:rStyle w:val="Hyperlink"/>
          </w:rPr>
          <w:t>http://dx.doi.org/10.34740/kaggle/ds/687971</w:t>
        </w:r>
        <w:r w:rsidR="00C01C7A">
          <w:fldChar w:fldCharType="end"/>
        </w:r>
      </w:ins>
      <w:ins w:id="112" w:author="Miller, Harvey J." w:date="2020-08-10T15:17:00Z">
        <w:del w:id="113" w:author="Liu, Luyu" w:date="2020-08-10T21:50:00Z">
          <w:r w:rsidRPr="00C739B1" w:rsidDel="00C01C7A">
            <w:fldChar w:fldCharType="begin"/>
          </w:r>
          <w:r w:rsidRPr="00C739B1" w:rsidDel="00C01C7A">
            <w:delInstrText xml:space="preserve"> HYPERLINK "http://dx.doi.org/10.34740/kaggle/dsv/1404590" </w:delInstrText>
          </w:r>
          <w:r w:rsidRPr="00C739B1" w:rsidDel="00C01C7A">
            <w:fldChar w:fldCharType="separate"/>
          </w:r>
          <w:r w:rsidRPr="00C739B1" w:rsidDel="00C01C7A">
            <w:rPr>
              <w:rStyle w:val="Hyperlink"/>
            </w:rPr>
            <w:delText>http://dx.doi.org/10.34740/kaggle/dsv/1404590</w:delText>
          </w:r>
          <w:r w:rsidRPr="00C739B1" w:rsidDel="00C01C7A">
            <w:fldChar w:fldCharType="end"/>
          </w:r>
        </w:del>
        <w:r w:rsidRPr="00C739B1">
          <w:t>.</w:t>
        </w:r>
      </w:ins>
      <w:ins w:id="114" w:author="Liu, Luyu" w:date="2020-08-10T15:30:00Z">
        <w:r w:rsidR="00F71ED8">
          <w:t xml:space="preserve"> </w:t>
        </w:r>
      </w:ins>
      <w:ins w:id="115" w:author="Miller, Harvey J." w:date="2020-08-10T15:17:00Z">
        <w:del w:id="116" w:author="Liu, Luyu" w:date="2020-08-10T15:30:00Z">
          <w:r w:rsidRPr="00C739B1" w:rsidDel="00F71ED8">
            <w:delText xml:space="preserve">  </w:delText>
          </w:r>
        </w:del>
        <w:r w:rsidRPr="00C739B1">
          <w:t>The hourly transit demand data is proprietary.  The archive includes instructions for requesting these data from the third party.</w:t>
        </w:r>
      </w:ins>
    </w:p>
    <w:p w14:paraId="7103E6A8" w14:textId="77777777" w:rsidR="00C739B1" w:rsidRPr="0008482F" w:rsidRDefault="00C739B1">
      <w:pPr>
        <w:pStyle w:val="NormalWeb"/>
        <w:spacing w:before="120" w:beforeAutospacing="0" w:after="120" w:afterAutospacing="0"/>
        <w:jc w:val="both"/>
        <w:pPrChange w:id="117" w:author="Miller, Harvey J." w:date="2020-08-10T11:56:00Z">
          <w:pPr>
            <w:pStyle w:val="NormalWeb"/>
            <w:spacing w:before="120" w:beforeAutospacing="0" w:after="120" w:afterAutospacing="0"/>
          </w:pPr>
        </w:pPrChange>
      </w:pPr>
    </w:p>
    <w:p w14:paraId="7F25CE46" w14:textId="77777777" w:rsidR="00CE39F5" w:rsidRPr="0008482F" w:rsidRDefault="00CE39F5">
      <w:pPr>
        <w:pStyle w:val="Heading2"/>
        <w:spacing w:before="120" w:after="120"/>
        <w:jc w:val="both"/>
        <w:pPrChange w:id="118" w:author="Miller, Harvey J." w:date="2020-08-10T11:56:00Z">
          <w:pPr>
            <w:pStyle w:val="Heading2"/>
            <w:spacing w:before="120" w:after="120"/>
          </w:pPr>
        </w:pPrChange>
      </w:pPr>
      <w:r w:rsidRPr="0008482F">
        <w:t>Thank you for stating the following in the Financial Disclosure section:</w:t>
      </w:r>
    </w:p>
    <w:p w14:paraId="68675C8C" w14:textId="77777777" w:rsidR="00CE39F5" w:rsidRPr="0008482F" w:rsidRDefault="00CE39F5">
      <w:pPr>
        <w:pStyle w:val="NormalWeb"/>
        <w:spacing w:before="120" w:beforeAutospacing="0" w:after="120" w:afterAutospacing="0"/>
        <w:jc w:val="both"/>
        <w:pPrChange w:id="119" w:author="Miller, Harvey J." w:date="2020-08-10T11:56:00Z">
          <w:pPr>
            <w:pStyle w:val="NormalWeb"/>
            <w:spacing w:before="120" w:beforeAutospacing="0" w:after="120" w:afterAutospacing="0"/>
          </w:pPr>
        </w:pPrChange>
      </w:pPr>
      <w:r w:rsidRPr="0008482F">
        <w:t>"The author(s) received no specific funding for this work."</w:t>
      </w:r>
    </w:p>
    <w:p w14:paraId="60565048" w14:textId="77777777" w:rsidR="00CE39F5" w:rsidRPr="0008482F" w:rsidRDefault="00CE39F5">
      <w:pPr>
        <w:pStyle w:val="NormalWeb"/>
        <w:spacing w:before="120" w:beforeAutospacing="0" w:after="120" w:afterAutospacing="0"/>
        <w:jc w:val="both"/>
        <w:pPrChange w:id="120" w:author="Miller, Harvey J." w:date="2020-08-10T11:56:00Z">
          <w:pPr>
            <w:pStyle w:val="NormalWeb"/>
            <w:spacing w:before="120" w:beforeAutospacing="0" w:after="120" w:afterAutospacing="0"/>
          </w:pPr>
        </w:pPrChange>
      </w:pPr>
      <w:r w:rsidRPr="0008482F">
        <w:t>We note that one or more of the authors are employed by a commercial company: "Transit App Inc.,"</w:t>
      </w:r>
    </w:p>
    <w:p w14:paraId="6A52C9CC" w14:textId="77777777" w:rsidR="00CE39F5" w:rsidRPr="0008482F" w:rsidRDefault="00CE39F5">
      <w:pPr>
        <w:pStyle w:val="NormalWeb"/>
        <w:spacing w:before="120" w:beforeAutospacing="0" w:after="120" w:afterAutospacing="0"/>
        <w:jc w:val="both"/>
        <w:pPrChange w:id="121" w:author="Miller, Harvey J." w:date="2020-08-10T11:56:00Z">
          <w:pPr>
            <w:pStyle w:val="NormalWeb"/>
            <w:spacing w:before="120" w:beforeAutospacing="0" w:after="120" w:afterAutospacing="0"/>
          </w:pPr>
        </w:pPrChange>
      </w:pPr>
      <w:r w:rsidRPr="0008482F">
        <w:lastRenderedPageBreak/>
        <w:t>a) Please provide an amended Funding Statement declaring this commercial affiliation, as well as a statement regarding the Role of Funders in your study. If the funding organization did not play a role in the study design, data collection and analysis, decision to publish, or preparation of the manuscript and only provided financial support in the form of authors' salaries and/or research materials, please review your statements relating to the author contributions, and ensure you have specifically and accurately indicated the role(s) that these authors had in your study. You can update author roles in the Author Contributions section of the online submission form.</w:t>
      </w:r>
    </w:p>
    <w:p w14:paraId="051489AE" w14:textId="77777777" w:rsidR="00CE39F5" w:rsidRPr="0008482F" w:rsidRDefault="00CE39F5">
      <w:pPr>
        <w:pStyle w:val="NormalWeb"/>
        <w:spacing w:before="120" w:beforeAutospacing="0" w:after="120" w:afterAutospacing="0"/>
        <w:jc w:val="both"/>
        <w:pPrChange w:id="122" w:author="Miller, Harvey J." w:date="2020-08-10T11:56:00Z">
          <w:pPr>
            <w:pStyle w:val="NormalWeb"/>
            <w:spacing w:before="120" w:beforeAutospacing="0" w:after="120" w:afterAutospacing="0"/>
          </w:pPr>
        </w:pPrChange>
      </w:pPr>
      <w:r w:rsidRPr="0008482F">
        <w:t>Please also include the following statement within your amended Funding Statement.</w:t>
      </w:r>
    </w:p>
    <w:p w14:paraId="7FF28145" w14:textId="77777777" w:rsidR="00CE39F5" w:rsidRPr="0008482F" w:rsidRDefault="00CE39F5">
      <w:pPr>
        <w:pStyle w:val="NormalWeb"/>
        <w:spacing w:before="120" w:beforeAutospacing="0" w:after="120" w:afterAutospacing="0"/>
        <w:jc w:val="both"/>
        <w:pPrChange w:id="123" w:author="Miller, Harvey J." w:date="2020-08-10T11:56:00Z">
          <w:pPr>
            <w:pStyle w:val="NormalWeb"/>
            <w:spacing w:before="120" w:beforeAutospacing="0" w:after="120" w:afterAutospacing="0"/>
          </w:pPr>
        </w:pPrChange>
      </w:pPr>
      <w:r w:rsidRPr="0008482F">
        <w:t>“The funder provided support in the form of salaries for authors [insert relevant initials], but did not have any additional role in the study design, data collection and analysis, decision to publish, or preparation of the manuscript. The specific roles of these authors are articulated in the ‘author contributions’ section.”</w:t>
      </w:r>
    </w:p>
    <w:p w14:paraId="15562297" w14:textId="77777777" w:rsidR="00CE39F5" w:rsidRPr="0008482F" w:rsidRDefault="00CE39F5">
      <w:pPr>
        <w:pStyle w:val="NormalWeb"/>
        <w:spacing w:before="120" w:beforeAutospacing="0" w:after="120" w:afterAutospacing="0"/>
        <w:jc w:val="both"/>
        <w:pPrChange w:id="124" w:author="Miller, Harvey J." w:date="2020-08-10T11:56:00Z">
          <w:pPr>
            <w:pStyle w:val="NormalWeb"/>
            <w:spacing w:before="120" w:beforeAutospacing="0" w:after="120" w:afterAutospacing="0"/>
          </w:pPr>
        </w:pPrChange>
      </w:pPr>
      <w:r w:rsidRPr="0008482F">
        <w:t>If your commercial affiliation did play a role in your study, please state and explain this role within your updated Funding Statement.</w:t>
      </w:r>
    </w:p>
    <w:p w14:paraId="2479AB56" w14:textId="77777777" w:rsidR="00CE39F5" w:rsidRDefault="00BA579A">
      <w:pPr>
        <w:pStyle w:val="NormalWeb"/>
        <w:spacing w:before="120" w:beforeAutospacing="0" w:after="120" w:afterAutospacing="0"/>
        <w:jc w:val="both"/>
        <w:pPrChange w:id="125" w:author="Miller, Harvey J." w:date="2020-08-10T11:56:00Z">
          <w:pPr>
            <w:pStyle w:val="NormalWeb"/>
            <w:spacing w:before="120" w:beforeAutospacing="0" w:after="120" w:afterAutospacing="0"/>
          </w:pPr>
        </w:pPrChange>
      </w:pPr>
      <w:r w:rsidRPr="00BA579A">
        <w:rPr>
          <w:b/>
        </w:rPr>
        <w:t>Response</w:t>
      </w:r>
      <w:r>
        <w:t xml:space="preserve">: </w:t>
      </w:r>
      <w:del w:id="126" w:author="Miller, Harvey J." w:date="2020-08-10T15:18:00Z">
        <w:r w:rsidR="00BC5CED" w:rsidDel="004D40F5">
          <w:delText xml:space="preserve">Thanks for the recommendation. </w:delText>
        </w:r>
      </w:del>
      <w:r>
        <w:t>We added the suggested statement to the amended funding statement and the cover letter.</w:t>
      </w:r>
      <w:r w:rsidR="007E43B0">
        <w:t xml:space="preserve"> We confirm that the commercial affiliation of the third author </w:t>
      </w:r>
      <w:r w:rsidR="007D2E40">
        <w:t xml:space="preserve">(Transit app Inc.) </w:t>
      </w:r>
      <w:r w:rsidR="007E43B0">
        <w:t xml:space="preserve">did not play a role in our study and there has been no significant financial support for this work that could have influence its outcome. </w:t>
      </w:r>
    </w:p>
    <w:p w14:paraId="6AAEC9B9" w14:textId="77777777" w:rsidR="00BA579A" w:rsidRDefault="00BA579A">
      <w:pPr>
        <w:pStyle w:val="NormalWeb"/>
        <w:spacing w:before="120" w:beforeAutospacing="0" w:after="120" w:afterAutospacing="0"/>
        <w:jc w:val="both"/>
        <w:pPrChange w:id="127" w:author="Miller, Harvey J." w:date="2020-08-10T11:56:00Z">
          <w:pPr>
            <w:pStyle w:val="NormalWeb"/>
            <w:spacing w:before="120" w:beforeAutospacing="0" w:after="120" w:afterAutospacing="0"/>
          </w:pPr>
        </w:pPrChange>
      </w:pPr>
    </w:p>
    <w:p w14:paraId="4E7DA2FC" w14:textId="77777777" w:rsidR="00BA579A" w:rsidRPr="0008482F" w:rsidRDefault="00BA579A">
      <w:pPr>
        <w:pStyle w:val="NormalWeb"/>
        <w:spacing w:before="120" w:beforeAutospacing="0" w:after="120" w:afterAutospacing="0"/>
        <w:jc w:val="both"/>
        <w:pPrChange w:id="128" w:author="Miller, Harvey J." w:date="2020-08-10T11:56:00Z">
          <w:pPr>
            <w:pStyle w:val="NormalWeb"/>
            <w:spacing w:before="120" w:beforeAutospacing="0" w:after="120" w:afterAutospacing="0"/>
          </w:pPr>
        </w:pPrChange>
      </w:pPr>
    </w:p>
    <w:p w14:paraId="44E28326" w14:textId="77777777" w:rsidR="00CE39F5" w:rsidRPr="0008482F" w:rsidRDefault="00CE39F5">
      <w:pPr>
        <w:pStyle w:val="NormalWeb"/>
        <w:spacing w:before="120" w:beforeAutospacing="0" w:after="120" w:afterAutospacing="0"/>
        <w:jc w:val="both"/>
        <w:pPrChange w:id="129" w:author="Miller, Harvey J." w:date="2020-08-10T11:56:00Z">
          <w:pPr>
            <w:pStyle w:val="NormalWeb"/>
            <w:spacing w:before="120" w:beforeAutospacing="0" w:after="120" w:afterAutospacing="0"/>
          </w:pPr>
        </w:pPrChange>
      </w:pPr>
      <w:r w:rsidRPr="0008482F">
        <w:t>b)  Please also provide an updated Competing Interests Statement declaring this commercial affiliation along with any other relevant declarations relating to employment, consultancy, patents, products in development, or marketed products, etc. </w:t>
      </w:r>
    </w:p>
    <w:p w14:paraId="40CE2E55" w14:textId="77777777" w:rsidR="00CE39F5" w:rsidRDefault="00CE39F5">
      <w:pPr>
        <w:pStyle w:val="NormalWeb"/>
        <w:spacing w:before="120" w:beforeAutospacing="0" w:after="120" w:afterAutospacing="0"/>
        <w:jc w:val="both"/>
        <w:pPrChange w:id="130" w:author="Miller, Harvey J." w:date="2020-08-10T11:56:00Z">
          <w:pPr>
            <w:pStyle w:val="NormalWeb"/>
            <w:spacing w:before="120" w:beforeAutospacing="0" w:after="120" w:afterAutospacing="0"/>
          </w:pPr>
        </w:pPrChange>
      </w:pPr>
      <w:r w:rsidRPr="0008482F">
        <w:t>Within your Competing Interests Statement, please confirm that this commercial affiliation does not alter your adherence to all PLOS ONE policies on sharing data and materials by including the following statement: "This d</w:t>
      </w:r>
      <w:r w:rsidR="005A4B64">
        <w:t>oes not alter our adherence to </w:t>
      </w:r>
      <w:r w:rsidRPr="0008482F">
        <w:t xml:space="preserve">PLOS ONE policies on sharing data and materials.” (as detailed online in our guide for authors </w:t>
      </w:r>
      <w:r w:rsidR="00B5341F">
        <w:fldChar w:fldCharType="begin"/>
      </w:r>
      <w:r w:rsidR="00B5341F">
        <w:instrText xml:space="preserve"> HYPERLINK "about:blank" </w:instrText>
      </w:r>
      <w:r w:rsidR="00B5341F">
        <w:fldChar w:fldCharType="separate"/>
      </w:r>
      <w:r w:rsidRPr="0008482F">
        <w:rPr>
          <w:rStyle w:val="Hyperlink"/>
        </w:rPr>
        <w:t>http://journals.plos.org/plosone/s/competing-interests</w:t>
      </w:r>
      <w:r w:rsidR="00B5341F">
        <w:rPr>
          <w:rStyle w:val="Hyperlink"/>
        </w:rPr>
        <w:fldChar w:fldCharType="end"/>
      </w:r>
      <w:r w:rsidRPr="0008482F">
        <w:t>) . If this adherence</w:t>
      </w:r>
      <w:r w:rsidR="005A4B64">
        <w:t xml:space="preserve"> statement is not accurate and </w:t>
      </w:r>
      <w:r w:rsidRPr="0008482F">
        <w:t>there are restrictions on sharing of data and/or materials, please state these. Please note that we cannot proceed with consideration of your article until this information has been declared.</w:t>
      </w:r>
    </w:p>
    <w:p w14:paraId="40D45170" w14:textId="77777777" w:rsidR="003E2BEB" w:rsidRDefault="003967F6">
      <w:pPr>
        <w:pStyle w:val="NormalWeb"/>
        <w:spacing w:before="120" w:beforeAutospacing="0" w:after="120" w:afterAutospacing="0"/>
        <w:jc w:val="both"/>
        <w:pPrChange w:id="131" w:author="Miller, Harvey J." w:date="2020-08-10T11:56:00Z">
          <w:pPr>
            <w:pStyle w:val="NormalWeb"/>
            <w:spacing w:before="120" w:beforeAutospacing="0" w:after="120" w:afterAutospacing="0"/>
          </w:pPr>
        </w:pPrChange>
      </w:pPr>
      <w:r w:rsidRPr="003967F6">
        <w:rPr>
          <w:b/>
        </w:rPr>
        <w:t>Response</w:t>
      </w:r>
      <w:r>
        <w:t xml:space="preserve">: We added the suggested statement to the amended Competing Interests Statement. And we confirm that </w:t>
      </w:r>
      <w:r w:rsidR="00BC3004">
        <w:t xml:space="preserve">this commercial affiliation does not alter our adherence to all PLOS ONE policies on sharing data and materials. </w:t>
      </w:r>
    </w:p>
    <w:p w14:paraId="2C45185F" w14:textId="77777777" w:rsidR="003967F6" w:rsidRPr="0008482F" w:rsidRDefault="003967F6">
      <w:pPr>
        <w:pStyle w:val="NormalWeb"/>
        <w:spacing w:before="120" w:beforeAutospacing="0" w:after="120" w:afterAutospacing="0"/>
        <w:jc w:val="both"/>
        <w:pPrChange w:id="132" w:author="Miller, Harvey J." w:date="2020-08-10T11:56:00Z">
          <w:pPr>
            <w:pStyle w:val="NormalWeb"/>
            <w:spacing w:before="120" w:beforeAutospacing="0" w:after="120" w:afterAutospacing="0"/>
          </w:pPr>
        </w:pPrChange>
      </w:pPr>
    </w:p>
    <w:p w14:paraId="71C4B074" w14:textId="77777777" w:rsidR="00CE39F5" w:rsidRDefault="00CE39F5">
      <w:pPr>
        <w:pStyle w:val="NormalWeb"/>
        <w:spacing w:before="120" w:beforeAutospacing="0" w:after="120" w:afterAutospacing="0"/>
        <w:jc w:val="both"/>
        <w:pPrChange w:id="133" w:author="Miller, Harvey J." w:date="2020-08-10T11:56:00Z">
          <w:pPr>
            <w:pStyle w:val="NormalWeb"/>
            <w:spacing w:before="120" w:beforeAutospacing="0" w:after="120" w:afterAutospacing="0"/>
          </w:pPr>
        </w:pPrChange>
      </w:pPr>
      <w:r w:rsidRPr="0008482F">
        <w:t>Please include both an updated Funding Statement and Competing Interests Statement in your cover letter. We will change the online submission form on your behalf.</w:t>
      </w:r>
    </w:p>
    <w:p w14:paraId="21B237F8" w14:textId="77777777" w:rsidR="003E2BEB" w:rsidRDefault="003E2BEB">
      <w:pPr>
        <w:pStyle w:val="NormalWeb"/>
        <w:spacing w:before="120" w:beforeAutospacing="0" w:after="120" w:afterAutospacing="0"/>
        <w:jc w:val="both"/>
        <w:pPrChange w:id="134" w:author="Miller, Harvey J." w:date="2020-08-10T11:56:00Z">
          <w:pPr>
            <w:pStyle w:val="NormalWeb"/>
            <w:spacing w:before="120" w:beforeAutospacing="0" w:after="120" w:afterAutospacing="0"/>
          </w:pPr>
        </w:pPrChange>
      </w:pPr>
      <w:r w:rsidRPr="00764031">
        <w:rPr>
          <w:b/>
        </w:rPr>
        <w:t>Response</w:t>
      </w:r>
      <w:r>
        <w:t>: we added both documents in the cover letter. We thank the editor again for the effort.</w:t>
      </w:r>
    </w:p>
    <w:p w14:paraId="4D19F93D" w14:textId="77777777" w:rsidR="00764031" w:rsidRPr="0008482F" w:rsidRDefault="00764031">
      <w:pPr>
        <w:pStyle w:val="NormalWeb"/>
        <w:spacing w:before="120" w:beforeAutospacing="0" w:after="120" w:afterAutospacing="0"/>
        <w:jc w:val="both"/>
        <w:pPrChange w:id="135" w:author="Miller, Harvey J." w:date="2020-08-10T11:56:00Z">
          <w:pPr>
            <w:pStyle w:val="NormalWeb"/>
            <w:spacing w:before="120" w:beforeAutospacing="0" w:after="120" w:afterAutospacing="0"/>
          </w:pPr>
        </w:pPrChange>
      </w:pPr>
    </w:p>
    <w:p w14:paraId="787B7252" w14:textId="77777777" w:rsidR="00CE39F5" w:rsidRPr="0008482F" w:rsidRDefault="00CE39F5">
      <w:pPr>
        <w:pStyle w:val="NormalWeb"/>
        <w:spacing w:before="120" w:beforeAutospacing="0" w:after="120" w:afterAutospacing="0"/>
        <w:jc w:val="both"/>
        <w:pPrChange w:id="136" w:author="Miller, Harvey J." w:date="2020-08-10T11:56:00Z">
          <w:pPr>
            <w:pStyle w:val="NormalWeb"/>
            <w:spacing w:before="120" w:beforeAutospacing="0" w:after="120" w:afterAutospacing="0"/>
          </w:pPr>
        </w:pPrChange>
      </w:pPr>
      <w:r w:rsidRPr="0008482F">
        <w:t xml:space="preserve">Please know it is PLOS ONE policy for corresponding authors to declare, on behalf of all authors, all potential competing interests for the purposes of transparency. PLOS defines a competing </w:t>
      </w:r>
      <w:r w:rsidRPr="0008482F">
        <w:lastRenderedPageBreak/>
        <w:t xml:space="preserve">interest as anything that interferes with, or could reasonably be perceived as interfering with, the full and objective presentation, peer review, editorial decision-making, or publication of research or non-research articles submitted to one of the journals. Competing interests can be financial or non-financial, professional, or personal. Competing interests can arise in relationship to an organization or another person. Please follow this link to our website for more details on competing interests: </w:t>
      </w:r>
      <w:r w:rsidR="00B5341F">
        <w:fldChar w:fldCharType="begin"/>
      </w:r>
      <w:r w:rsidR="00B5341F">
        <w:instrText xml:space="preserve"> HYPERLINK "about:blank" </w:instrText>
      </w:r>
      <w:r w:rsidR="00B5341F">
        <w:fldChar w:fldCharType="separate"/>
      </w:r>
      <w:r w:rsidRPr="0008482F">
        <w:rPr>
          <w:rStyle w:val="Hyperlink"/>
        </w:rPr>
        <w:t>http://journals.plos.org/plosone/s/competing-interests</w:t>
      </w:r>
      <w:r w:rsidR="00B5341F">
        <w:rPr>
          <w:rStyle w:val="Hyperlink"/>
        </w:rPr>
        <w:fldChar w:fldCharType="end"/>
      </w:r>
    </w:p>
    <w:p w14:paraId="32DDB9D6" w14:textId="77777777" w:rsidR="002A29B1" w:rsidRPr="0008482F" w:rsidRDefault="002A29B1">
      <w:pPr>
        <w:pStyle w:val="NormalWeb"/>
        <w:spacing w:before="120" w:beforeAutospacing="0" w:after="120" w:afterAutospacing="0"/>
        <w:jc w:val="both"/>
        <w:pPrChange w:id="137" w:author="Miller, Harvey J." w:date="2020-08-10T11:56:00Z">
          <w:pPr>
            <w:pStyle w:val="NormalWeb"/>
            <w:spacing w:before="120" w:beforeAutospacing="0" w:after="120" w:afterAutospacing="0"/>
          </w:pPr>
        </w:pPrChange>
      </w:pPr>
    </w:p>
    <w:p w14:paraId="7F2F1EEE" w14:textId="77777777" w:rsidR="00CE39F5" w:rsidRPr="0008482F" w:rsidRDefault="00CE39F5">
      <w:pPr>
        <w:pStyle w:val="Heading2"/>
        <w:spacing w:before="120" w:after="120"/>
        <w:jc w:val="both"/>
        <w:pPrChange w:id="138" w:author="Miller, Harvey J." w:date="2020-08-10T11:56:00Z">
          <w:pPr>
            <w:pStyle w:val="Heading2"/>
            <w:spacing w:before="120" w:after="120"/>
          </w:pPr>
        </w:pPrChange>
      </w:pPr>
      <w:r w:rsidRPr="0008482F">
        <w:t>Please amend either the title on the online submission form (via Edit Submission) or the title in the manuscript so that they are identical.</w:t>
      </w:r>
    </w:p>
    <w:p w14:paraId="4DC288A5" w14:textId="77777777" w:rsidR="00CE39F5" w:rsidRDefault="00F80EC2">
      <w:pPr>
        <w:pStyle w:val="NormalWeb"/>
        <w:spacing w:before="120" w:beforeAutospacing="0" w:after="120" w:afterAutospacing="0"/>
        <w:jc w:val="both"/>
        <w:pPrChange w:id="139" w:author="Miller, Harvey J." w:date="2020-08-10T11:56:00Z">
          <w:pPr>
            <w:pStyle w:val="NormalWeb"/>
            <w:spacing w:before="120" w:beforeAutospacing="0" w:after="120" w:afterAutospacing="0"/>
          </w:pPr>
        </w:pPrChange>
      </w:pPr>
      <w:r w:rsidRPr="00D71FFB">
        <w:rPr>
          <w:b/>
        </w:rPr>
        <w:t>Response</w:t>
      </w:r>
      <w:r>
        <w:t xml:space="preserve">: </w:t>
      </w:r>
      <w:ins w:id="140" w:author="Miller, Harvey J." w:date="2020-08-10T10:03:00Z">
        <w:r w:rsidR="002C62A6">
          <w:t xml:space="preserve">We confirm </w:t>
        </w:r>
      </w:ins>
      <w:del w:id="141" w:author="Miller, Harvey J." w:date="2020-08-10T10:03:00Z">
        <w:r w:rsidDel="002C62A6">
          <w:delText xml:space="preserve">we made sure all </w:delText>
        </w:r>
      </w:del>
      <w:r>
        <w:t xml:space="preserve">the titles in the paper and the submission form are </w:t>
      </w:r>
      <w:del w:id="142" w:author="Harvey" w:date="2020-08-10T10:16:00Z">
        <w:r w:rsidDel="004A0DDE">
          <w:delText xml:space="preserve">the </w:delText>
        </w:r>
      </w:del>
      <w:r>
        <w:t>identical.</w:t>
      </w:r>
    </w:p>
    <w:p w14:paraId="3B010945" w14:textId="77777777" w:rsidR="003939FF" w:rsidRPr="0008482F" w:rsidRDefault="003939FF">
      <w:pPr>
        <w:pStyle w:val="NormalWeb"/>
        <w:spacing w:before="120" w:beforeAutospacing="0" w:after="120" w:afterAutospacing="0"/>
        <w:jc w:val="both"/>
        <w:pPrChange w:id="143" w:author="Miller, Harvey J." w:date="2020-08-10T11:56:00Z">
          <w:pPr>
            <w:pStyle w:val="NormalWeb"/>
            <w:spacing w:before="120" w:beforeAutospacing="0" w:after="120" w:afterAutospacing="0"/>
          </w:pPr>
        </w:pPrChange>
      </w:pPr>
    </w:p>
    <w:p w14:paraId="31CD620D" w14:textId="77777777" w:rsidR="00CE39F5" w:rsidRDefault="00CE39F5">
      <w:pPr>
        <w:pStyle w:val="Heading2"/>
        <w:spacing w:before="120" w:after="120"/>
        <w:jc w:val="both"/>
        <w:pPrChange w:id="144" w:author="Miller, Harvey J." w:date="2020-08-10T11:56:00Z">
          <w:pPr>
            <w:pStyle w:val="Heading2"/>
            <w:spacing w:before="120" w:after="120"/>
          </w:pPr>
        </w:pPrChange>
      </w:pPr>
      <w:r w:rsidRPr="0008482F">
        <w:t>Please remove your figures from within your manuscript file, leaving only the individual TIFF/EPS image files, uploaded separately.  These will be automatically included in the reviewers’ PDF.</w:t>
      </w:r>
    </w:p>
    <w:p w14:paraId="2F37593A" w14:textId="77777777" w:rsidR="00003C06" w:rsidRPr="00003C06" w:rsidRDefault="00003C06">
      <w:pPr>
        <w:jc w:val="both"/>
        <w:pPrChange w:id="145" w:author="Miller, Harvey J." w:date="2020-08-10T11:56:00Z">
          <w:pPr/>
        </w:pPrChange>
      </w:pPr>
      <w:r w:rsidRPr="0032290F">
        <w:rPr>
          <w:b/>
        </w:rPr>
        <w:t>Response</w:t>
      </w:r>
      <w:r>
        <w:t>: We apologize for the inconvenience. We removed all figures in the manuscript.</w:t>
      </w:r>
    </w:p>
    <w:p w14:paraId="7966CB00" w14:textId="77777777" w:rsidR="00CE39F5" w:rsidRPr="0008482F" w:rsidRDefault="00CE39F5">
      <w:pPr>
        <w:pStyle w:val="NormalWeb"/>
        <w:spacing w:before="120" w:beforeAutospacing="0" w:after="120" w:afterAutospacing="0"/>
        <w:jc w:val="both"/>
        <w:pPrChange w:id="146" w:author="Miller, Harvey J." w:date="2020-08-10T11:56:00Z">
          <w:pPr>
            <w:pStyle w:val="NormalWeb"/>
            <w:spacing w:before="120" w:beforeAutospacing="0" w:after="120" w:afterAutospacing="0"/>
          </w:pPr>
        </w:pPrChange>
      </w:pPr>
      <w:r w:rsidRPr="0008482F">
        <w:t> </w:t>
      </w:r>
    </w:p>
    <w:p w14:paraId="7786C365" w14:textId="77777777" w:rsidR="00CE39F5" w:rsidRPr="0008482F" w:rsidRDefault="00CE39F5">
      <w:pPr>
        <w:pStyle w:val="Heading2"/>
        <w:spacing w:before="120" w:after="120"/>
        <w:jc w:val="both"/>
        <w:pPrChange w:id="147" w:author="Miller, Harvey J." w:date="2020-08-10T11:56:00Z">
          <w:pPr>
            <w:pStyle w:val="Heading2"/>
            <w:spacing w:before="120" w:after="120"/>
          </w:pPr>
        </w:pPrChange>
      </w:pPr>
      <w:r w:rsidRPr="0008482F">
        <w:t>Please ensure that you refer to Figure 4 in your text as, if accepted, production will need this reference to link the reader to the figure</w:t>
      </w:r>
    </w:p>
    <w:p w14:paraId="0802F866" w14:textId="77777777" w:rsidR="00CE39F5" w:rsidRDefault="009B0FA0">
      <w:pPr>
        <w:pStyle w:val="NormalWeb"/>
        <w:spacing w:before="120" w:beforeAutospacing="0" w:after="120" w:afterAutospacing="0"/>
        <w:jc w:val="both"/>
        <w:pPrChange w:id="148" w:author="Miller, Harvey J." w:date="2020-08-10T11:56:00Z">
          <w:pPr>
            <w:pStyle w:val="NormalWeb"/>
            <w:spacing w:before="120" w:beforeAutospacing="0" w:after="120" w:afterAutospacing="0"/>
          </w:pPr>
        </w:pPrChange>
      </w:pPr>
      <w:r w:rsidRPr="00750AF7">
        <w:rPr>
          <w:b/>
        </w:rPr>
        <w:t>Response</w:t>
      </w:r>
      <w:r>
        <w:t>: We fixed the reference. The graph, which is Fig 6 righ</w:t>
      </w:r>
      <w:r w:rsidR="005F0E0A">
        <w:t>t now, is referred in section “Results –</w:t>
      </w:r>
      <w:r w:rsidR="008325B6">
        <w:t xml:space="preserve"> D</w:t>
      </w:r>
      <w:r w:rsidR="005F0E0A">
        <w:t>ecay rate”</w:t>
      </w:r>
      <w:r>
        <w:t xml:space="preserve"> in </w:t>
      </w:r>
      <w:ins w:id="149" w:author="Harvey" w:date="2020-08-10T10:16:00Z">
        <w:r w:rsidR="004A0DDE">
          <w:t xml:space="preserve">the </w:t>
        </w:r>
      </w:ins>
      <w:r>
        <w:t>current draft.</w:t>
      </w:r>
    </w:p>
    <w:p w14:paraId="75001A86" w14:textId="77777777" w:rsidR="004516CC" w:rsidRPr="0008482F" w:rsidRDefault="004516CC">
      <w:pPr>
        <w:pStyle w:val="NormalWeb"/>
        <w:spacing w:before="120" w:beforeAutospacing="0" w:after="120" w:afterAutospacing="0"/>
        <w:jc w:val="both"/>
        <w:pPrChange w:id="150" w:author="Miller, Harvey J." w:date="2020-08-10T11:56:00Z">
          <w:pPr>
            <w:pStyle w:val="NormalWeb"/>
            <w:spacing w:before="120" w:beforeAutospacing="0" w:after="120" w:afterAutospacing="0"/>
          </w:pPr>
        </w:pPrChange>
      </w:pPr>
    </w:p>
    <w:p w14:paraId="20066CBC" w14:textId="77777777" w:rsidR="00CE39F5" w:rsidRPr="0008482F" w:rsidRDefault="00CE39F5">
      <w:pPr>
        <w:pStyle w:val="Heading2"/>
        <w:spacing w:before="120" w:after="120"/>
        <w:jc w:val="both"/>
        <w:pPrChange w:id="151" w:author="Miller, Harvey J." w:date="2020-08-10T11:56:00Z">
          <w:pPr>
            <w:pStyle w:val="Heading2"/>
            <w:spacing w:before="120" w:after="120"/>
          </w:pPr>
        </w:pPrChange>
      </w:pPr>
      <w:r w:rsidRPr="0008482F">
        <w:t>We note you have included a table to which you do not refer in the text of your manuscript. Please ensure that you refer to Table 1 in your text; if accepted, production will need this reference to link the reader to the Table.</w:t>
      </w:r>
    </w:p>
    <w:p w14:paraId="31862B0F" w14:textId="77777777" w:rsidR="0002445E" w:rsidRPr="0008482F" w:rsidRDefault="00E779B8">
      <w:pPr>
        <w:spacing w:before="120" w:after="120"/>
        <w:jc w:val="both"/>
        <w:pPrChange w:id="152" w:author="Miller, Harvey J." w:date="2020-08-10T11:56:00Z">
          <w:pPr>
            <w:spacing w:before="120" w:after="120"/>
          </w:pPr>
        </w:pPrChange>
      </w:pPr>
      <w:r w:rsidRPr="00E779B8">
        <w:rPr>
          <w:b/>
        </w:rPr>
        <w:t>Response</w:t>
      </w:r>
      <w:r>
        <w:t xml:space="preserve">: We fixed the reference. The table is referred in section </w:t>
      </w:r>
      <w:r w:rsidR="0056499F">
        <w:t>“Results – Base values”</w:t>
      </w:r>
      <w:r>
        <w:t xml:space="preserve">, </w:t>
      </w:r>
      <w:r w:rsidR="0056499F">
        <w:t>“Results – Base values – African American and Female”</w:t>
      </w:r>
      <w:r>
        <w:t xml:space="preserve">, and </w:t>
      </w:r>
      <w:r w:rsidR="0056499F">
        <w:t>“Results – Base values - Awareness”</w:t>
      </w:r>
      <w:r w:rsidR="00894931">
        <w:t>.</w:t>
      </w:r>
      <w:r w:rsidR="00CE39F5" w:rsidRPr="0008482F">
        <w:br/>
      </w:r>
    </w:p>
    <w:p w14:paraId="032EB239" w14:textId="77777777" w:rsidR="00CE39F5" w:rsidRPr="0008482F" w:rsidRDefault="00CE39F5">
      <w:pPr>
        <w:spacing w:before="120" w:after="120"/>
        <w:jc w:val="both"/>
        <w:pPrChange w:id="153" w:author="Miller, Harvey J." w:date="2020-08-10T11:56:00Z">
          <w:pPr>
            <w:spacing w:before="120" w:after="120"/>
          </w:pPr>
        </w:pPrChange>
      </w:pPr>
    </w:p>
    <w:p w14:paraId="0F32330D" w14:textId="77777777" w:rsidR="005E1FEA" w:rsidRDefault="00CE39F5" w:rsidP="008550D1">
      <w:pPr>
        <w:pStyle w:val="NormalWeb"/>
        <w:spacing w:before="120" w:beforeAutospacing="0" w:after="120" w:afterAutospacing="0"/>
        <w:jc w:val="both"/>
        <w:rPr>
          <w:ins w:id="154" w:author="Miller, Harvey J." w:date="2020-08-10T11:57:00Z"/>
          <w:b/>
          <w:bCs/>
          <w:color w:val="000000"/>
        </w:rPr>
      </w:pPr>
      <w:r w:rsidRPr="0008482F">
        <w:rPr>
          <w:b/>
          <w:bCs/>
          <w:color w:val="000000"/>
        </w:rPr>
        <w:t>Comments to the Author</w:t>
      </w:r>
    </w:p>
    <w:p w14:paraId="3177EB08" w14:textId="13DD43F8" w:rsidR="00CE39F5" w:rsidRPr="0008482F" w:rsidRDefault="00CE39F5">
      <w:pPr>
        <w:pStyle w:val="NormalWeb"/>
        <w:spacing w:before="120" w:beforeAutospacing="0" w:after="120" w:afterAutospacing="0"/>
        <w:jc w:val="both"/>
        <w:pPrChange w:id="155" w:author="Miller, Harvey J." w:date="2020-08-10T11:56:00Z">
          <w:pPr>
            <w:pStyle w:val="NormalWeb"/>
            <w:spacing w:before="120" w:beforeAutospacing="0" w:after="120" w:afterAutospacing="0"/>
          </w:pPr>
        </w:pPrChange>
      </w:pPr>
      <w:del w:id="156" w:author="Miller, Harvey J." w:date="2020-08-10T11:57:00Z">
        <w:r w:rsidRPr="0008482F" w:rsidDel="005E1FEA">
          <w:rPr>
            <w:color w:val="000000"/>
          </w:rPr>
          <w:br/>
        </w:r>
      </w:del>
      <w:r w:rsidRPr="0008482F">
        <w:rPr>
          <w:color w:val="000000"/>
        </w:rPr>
        <w:br/>
        <w:t>1. Is the manuscript technically sound, and do the data support the conclusions?</w:t>
      </w:r>
      <w:r w:rsidRPr="0008482F">
        <w:rPr>
          <w:color w:val="000000"/>
        </w:rPr>
        <w:br/>
      </w:r>
      <w:r w:rsidRPr="0008482F">
        <w:rPr>
          <w:color w:val="000000"/>
        </w:rPr>
        <w:br/>
        <w:t xml:space="preserve">The manuscript must describe a technically sound piece of scientific research with data that supports the conclusions. Experiments must have been conducted rigorously, with appropriate controls, replication, and sample sizes. The conclusions must be drawn appropriately based on the data presented. </w:t>
      </w:r>
    </w:p>
    <w:p w14:paraId="60805FD5" w14:textId="77777777" w:rsidR="00CE39F5" w:rsidRPr="0008482F" w:rsidRDefault="00CE39F5">
      <w:pPr>
        <w:pStyle w:val="NormalWeb"/>
        <w:spacing w:before="120" w:beforeAutospacing="0" w:after="120" w:afterAutospacing="0"/>
        <w:jc w:val="both"/>
        <w:pPrChange w:id="157" w:author="Miller, Harvey J." w:date="2020-08-10T11:56:00Z">
          <w:pPr>
            <w:pStyle w:val="NormalWeb"/>
            <w:spacing w:before="120" w:beforeAutospacing="0" w:after="120" w:afterAutospacing="0"/>
          </w:pPr>
        </w:pPrChange>
      </w:pPr>
      <w:r w:rsidRPr="0008482F">
        <w:t>Reviewer #1: Yes</w:t>
      </w:r>
    </w:p>
    <w:p w14:paraId="37E95BA0" w14:textId="77777777" w:rsidR="00CE39F5" w:rsidRPr="0008482F" w:rsidRDefault="00CE39F5">
      <w:pPr>
        <w:pStyle w:val="NormalWeb"/>
        <w:spacing w:before="120" w:beforeAutospacing="0" w:after="120" w:afterAutospacing="0"/>
        <w:jc w:val="both"/>
        <w:pPrChange w:id="158" w:author="Miller, Harvey J." w:date="2020-08-10T11:56:00Z">
          <w:pPr>
            <w:pStyle w:val="NormalWeb"/>
            <w:spacing w:before="120" w:beforeAutospacing="0" w:after="120" w:afterAutospacing="0"/>
          </w:pPr>
        </w:pPrChange>
      </w:pPr>
      <w:r w:rsidRPr="0008482F">
        <w:t>Reviewer #2: Yes</w:t>
      </w:r>
    </w:p>
    <w:p w14:paraId="0E6CDC86" w14:textId="77777777" w:rsidR="00CE39F5" w:rsidRPr="0008482F" w:rsidRDefault="00CE39F5">
      <w:pPr>
        <w:spacing w:before="120" w:after="120"/>
        <w:jc w:val="both"/>
        <w:rPr>
          <w:rFonts w:eastAsia="Times New Roman"/>
        </w:rPr>
        <w:pPrChange w:id="159" w:author="Miller, Harvey J." w:date="2020-08-10T11:56:00Z">
          <w:pPr>
            <w:spacing w:before="120" w:after="120"/>
          </w:pPr>
        </w:pPrChange>
      </w:pPr>
    </w:p>
    <w:p w14:paraId="0154BA87" w14:textId="77777777" w:rsidR="00CE39F5" w:rsidRPr="0008482F" w:rsidRDefault="00CE39F5">
      <w:pPr>
        <w:pStyle w:val="NormalWeb"/>
        <w:spacing w:before="120" w:beforeAutospacing="0" w:after="120" w:afterAutospacing="0"/>
        <w:jc w:val="both"/>
        <w:pPrChange w:id="160" w:author="Miller, Harvey J." w:date="2020-08-10T11:56:00Z">
          <w:pPr>
            <w:pStyle w:val="NormalWeb"/>
            <w:spacing w:before="120" w:beforeAutospacing="0" w:after="120" w:afterAutospacing="0"/>
          </w:pPr>
        </w:pPrChange>
      </w:pPr>
      <w:r w:rsidRPr="0008482F">
        <w:lastRenderedPageBreak/>
        <w:t> </w:t>
      </w:r>
    </w:p>
    <w:p w14:paraId="2A848936" w14:textId="77777777" w:rsidR="00CE39F5" w:rsidRPr="0008482F" w:rsidRDefault="00CE39F5">
      <w:pPr>
        <w:pStyle w:val="NormalWeb"/>
        <w:spacing w:before="120" w:beforeAutospacing="0" w:after="120" w:afterAutospacing="0"/>
        <w:jc w:val="both"/>
        <w:pPrChange w:id="161" w:author="Miller, Harvey J." w:date="2020-08-10T11:56:00Z">
          <w:pPr>
            <w:pStyle w:val="NormalWeb"/>
            <w:spacing w:before="120" w:beforeAutospacing="0" w:after="120" w:afterAutospacing="0"/>
          </w:pPr>
        </w:pPrChange>
      </w:pPr>
      <w:r w:rsidRPr="0008482F">
        <w:rPr>
          <w:color w:val="000000"/>
        </w:rPr>
        <w:t xml:space="preserve">2. Has the statistical analysis been performed appropriately and rigorously? </w:t>
      </w:r>
    </w:p>
    <w:p w14:paraId="3990B0FD" w14:textId="77777777" w:rsidR="00CE39F5" w:rsidRPr="0008482F" w:rsidRDefault="00CE39F5">
      <w:pPr>
        <w:pStyle w:val="NormalWeb"/>
        <w:spacing w:before="120" w:beforeAutospacing="0" w:after="120" w:afterAutospacing="0"/>
        <w:jc w:val="both"/>
        <w:pPrChange w:id="162" w:author="Miller, Harvey J." w:date="2020-08-10T11:56:00Z">
          <w:pPr>
            <w:pStyle w:val="NormalWeb"/>
            <w:spacing w:before="120" w:beforeAutospacing="0" w:after="120" w:afterAutospacing="0"/>
          </w:pPr>
        </w:pPrChange>
      </w:pPr>
      <w:r w:rsidRPr="0008482F">
        <w:t>Reviewer #1: No</w:t>
      </w:r>
    </w:p>
    <w:p w14:paraId="7EE2AD1D" w14:textId="77777777" w:rsidR="00CE39F5" w:rsidRPr="0008482F" w:rsidRDefault="00CE39F5">
      <w:pPr>
        <w:pStyle w:val="NormalWeb"/>
        <w:spacing w:before="120" w:beforeAutospacing="0" w:after="120" w:afterAutospacing="0"/>
        <w:jc w:val="both"/>
        <w:pPrChange w:id="163" w:author="Miller, Harvey J." w:date="2020-08-10T11:56:00Z">
          <w:pPr>
            <w:pStyle w:val="NormalWeb"/>
            <w:spacing w:before="120" w:beforeAutospacing="0" w:after="120" w:afterAutospacing="0"/>
          </w:pPr>
        </w:pPrChange>
      </w:pPr>
      <w:r w:rsidRPr="0008482F">
        <w:t>Reviewer #2: Yes</w:t>
      </w:r>
    </w:p>
    <w:p w14:paraId="591839E7" w14:textId="77777777" w:rsidR="00CE39F5" w:rsidRPr="0008482F" w:rsidRDefault="000D37EC">
      <w:pPr>
        <w:spacing w:before="120" w:after="120"/>
        <w:jc w:val="both"/>
        <w:rPr>
          <w:rFonts w:eastAsia="Times New Roman"/>
        </w:rPr>
        <w:pPrChange w:id="164" w:author="Miller, Harvey J." w:date="2020-08-10T11:56:00Z">
          <w:pPr>
            <w:spacing w:before="120" w:after="120"/>
          </w:pPr>
        </w:pPrChange>
      </w:pPr>
      <w:r w:rsidRPr="00B834B8">
        <w:rPr>
          <w:rFonts w:eastAsia="Times New Roman"/>
          <w:b/>
        </w:rPr>
        <w:t>Response</w:t>
      </w:r>
      <w:r>
        <w:rPr>
          <w:rFonts w:eastAsia="Times New Roman"/>
        </w:rPr>
        <w:t xml:space="preserve">: </w:t>
      </w:r>
      <w:r w:rsidR="00B834B8">
        <w:rPr>
          <w:rFonts w:eastAsia="Times New Roman"/>
        </w:rPr>
        <w:t>we answer</w:t>
      </w:r>
      <w:ins w:id="165" w:author="Harvey" w:date="2020-08-10T10:17:00Z">
        <w:r w:rsidR="004A0DDE">
          <w:rPr>
            <w:rFonts w:eastAsia="Times New Roman"/>
          </w:rPr>
          <w:t xml:space="preserve"> </w:t>
        </w:r>
      </w:ins>
      <w:del w:id="166" w:author="Harvey" w:date="2020-08-10T10:17:00Z">
        <w:r w:rsidR="00B834B8" w:rsidDel="004A0DDE">
          <w:rPr>
            <w:rFonts w:eastAsia="Times New Roman"/>
          </w:rPr>
          <w:delText xml:space="preserve">ed </w:delText>
        </w:r>
      </w:del>
      <w:r w:rsidR="00B834B8">
        <w:rPr>
          <w:rFonts w:eastAsia="Times New Roman"/>
        </w:rPr>
        <w:t xml:space="preserve">reviewer #1’s </w:t>
      </w:r>
      <w:r w:rsidR="00B834B8" w:rsidRPr="0077201D">
        <w:rPr>
          <w:rFonts w:eastAsia="Times New Roman"/>
          <w:u w:val="single"/>
        </w:rPr>
        <w:t>question 1 and 3</w:t>
      </w:r>
      <w:r w:rsidR="00B834B8">
        <w:rPr>
          <w:rFonts w:eastAsia="Times New Roman"/>
        </w:rPr>
        <w:t xml:space="preserve"> </w:t>
      </w:r>
      <w:ins w:id="167" w:author="Harvey" w:date="2020-08-10T10:17:00Z">
        <w:r w:rsidR="004A0DDE">
          <w:rPr>
            <w:rFonts w:eastAsia="Times New Roman"/>
          </w:rPr>
          <w:t xml:space="preserve">below </w:t>
        </w:r>
      </w:ins>
      <w:r w:rsidR="00B834B8">
        <w:rPr>
          <w:rFonts w:eastAsia="Times New Roman"/>
        </w:rPr>
        <w:t xml:space="preserve">and added corresponding explanations in the main text. </w:t>
      </w:r>
    </w:p>
    <w:p w14:paraId="1172433D" w14:textId="77777777" w:rsidR="00CE39F5" w:rsidRPr="0008482F" w:rsidRDefault="00CE39F5">
      <w:pPr>
        <w:pStyle w:val="NormalWeb"/>
        <w:spacing w:before="120" w:beforeAutospacing="0" w:after="120" w:afterAutospacing="0"/>
        <w:jc w:val="both"/>
        <w:pPrChange w:id="168" w:author="Miller, Harvey J." w:date="2020-08-10T11:56:00Z">
          <w:pPr>
            <w:pStyle w:val="NormalWeb"/>
            <w:spacing w:before="120" w:beforeAutospacing="0" w:after="120" w:afterAutospacing="0"/>
          </w:pPr>
        </w:pPrChange>
      </w:pPr>
      <w:r w:rsidRPr="0008482F">
        <w:t> </w:t>
      </w:r>
    </w:p>
    <w:p w14:paraId="678A3959" w14:textId="77777777" w:rsidR="00CE39F5" w:rsidRPr="0008482F" w:rsidRDefault="00CE39F5">
      <w:pPr>
        <w:pStyle w:val="NormalWeb"/>
        <w:spacing w:before="120" w:beforeAutospacing="0" w:after="120" w:afterAutospacing="0"/>
        <w:jc w:val="both"/>
        <w:pPrChange w:id="169" w:author="Miller, Harvey J." w:date="2020-08-10T11:56:00Z">
          <w:pPr>
            <w:pStyle w:val="NormalWeb"/>
            <w:spacing w:before="120" w:beforeAutospacing="0" w:after="120" w:afterAutospacing="0"/>
          </w:pPr>
        </w:pPrChange>
      </w:pPr>
      <w:r w:rsidRPr="0008482F">
        <w:rPr>
          <w:color w:val="000000"/>
        </w:rPr>
        <w:t>3. Have the authors made all data underlying the findings in their manuscript fully available?</w:t>
      </w:r>
      <w:r w:rsidRPr="0008482F">
        <w:rPr>
          <w:color w:val="000000"/>
        </w:rPr>
        <w:br/>
      </w:r>
      <w:r w:rsidRPr="0008482F">
        <w:rPr>
          <w:color w:val="000000"/>
        </w:rPr>
        <w:br/>
        <w:t xml:space="preserve">The </w:t>
      </w:r>
      <w:r w:rsidR="00B5341F">
        <w:fldChar w:fldCharType="begin"/>
      </w:r>
      <w:r w:rsidR="00B5341F">
        <w:instrText xml:space="preserve"> HYPERLINK "https://urldefense.com/v3/__http:/www.plosone.org/static/policies.action*sharing__;Iw!!KGKeukY!kucfxaRme5LxitUh5oRFWfbWbKThYIMPJSo5NhND4z1Uk5sRRVTtOjrKWSj7fQGGbiY$" </w:instrText>
      </w:r>
      <w:r w:rsidR="00B5341F">
        <w:fldChar w:fldCharType="separate"/>
      </w:r>
      <w:r w:rsidRPr="0008482F">
        <w:rPr>
          <w:rStyle w:val="Hyperlink"/>
        </w:rPr>
        <w:t>PLOS Data policy</w:t>
      </w:r>
      <w:r w:rsidR="00B5341F">
        <w:rPr>
          <w:rStyle w:val="Hyperlink"/>
        </w:rPr>
        <w:fldChar w:fldCharType="end"/>
      </w:r>
      <w:r w:rsidRPr="0008482F">
        <w:rPr>
          <w:color w:val="000000"/>
        </w:rPr>
        <w:t xml:space="preserve"> requires authors to make all data underlying the findings described in their manuscript fully available without restriction, with rare exception (please refer to the Data Availability Statement in the manuscript PDF file). The data should be provided as part of the manuscript or its supporting information, or deposited to a public repository. For example, in addition to summary statistics, the data points behind means, medians and variance measures should be available. If there are restrictions on publicly sharing data—e.g. participant privacy or use of data from a third party—those must be specified.</w:t>
      </w:r>
    </w:p>
    <w:p w14:paraId="3CC70265" w14:textId="77777777" w:rsidR="00CE39F5" w:rsidRPr="0008482F" w:rsidRDefault="00CE39F5">
      <w:pPr>
        <w:pStyle w:val="NormalWeb"/>
        <w:spacing w:before="120" w:beforeAutospacing="0" w:after="120" w:afterAutospacing="0"/>
        <w:jc w:val="both"/>
        <w:pPrChange w:id="170" w:author="Miller, Harvey J." w:date="2020-08-10T11:56:00Z">
          <w:pPr>
            <w:pStyle w:val="NormalWeb"/>
            <w:spacing w:before="120" w:beforeAutospacing="0" w:after="120" w:afterAutospacing="0"/>
          </w:pPr>
        </w:pPrChange>
      </w:pPr>
    </w:p>
    <w:p w14:paraId="39B3A838" w14:textId="77777777" w:rsidR="00CE39F5" w:rsidRPr="0008482F" w:rsidRDefault="00CE39F5">
      <w:pPr>
        <w:pStyle w:val="NormalWeb"/>
        <w:spacing w:before="120" w:beforeAutospacing="0" w:after="120" w:afterAutospacing="0"/>
        <w:jc w:val="both"/>
        <w:pPrChange w:id="171" w:author="Miller, Harvey J." w:date="2020-08-10T11:56:00Z">
          <w:pPr>
            <w:pStyle w:val="NormalWeb"/>
            <w:spacing w:before="120" w:beforeAutospacing="0" w:after="120" w:afterAutospacing="0"/>
          </w:pPr>
        </w:pPrChange>
      </w:pPr>
      <w:r w:rsidRPr="0008482F">
        <w:t>Reviewer #1: No</w:t>
      </w:r>
    </w:p>
    <w:p w14:paraId="3C4949C8" w14:textId="77777777" w:rsidR="00CE39F5" w:rsidRPr="0008482F" w:rsidRDefault="00CE39F5">
      <w:pPr>
        <w:pStyle w:val="NormalWeb"/>
        <w:spacing w:before="120" w:beforeAutospacing="0" w:after="120" w:afterAutospacing="0"/>
        <w:jc w:val="both"/>
        <w:pPrChange w:id="172" w:author="Miller, Harvey J." w:date="2020-08-10T11:56:00Z">
          <w:pPr>
            <w:pStyle w:val="NormalWeb"/>
            <w:spacing w:before="120" w:beforeAutospacing="0" w:after="120" w:afterAutospacing="0"/>
          </w:pPr>
        </w:pPrChange>
      </w:pPr>
      <w:r w:rsidRPr="0008482F">
        <w:t>Reviewer #2: Yes</w:t>
      </w:r>
    </w:p>
    <w:p w14:paraId="62A04489" w14:textId="77777777" w:rsidR="00CE39F5" w:rsidRPr="004A0DDE" w:rsidRDefault="00A92443">
      <w:pPr>
        <w:spacing w:before="120" w:after="120"/>
        <w:jc w:val="both"/>
        <w:rPr>
          <w:rPrChange w:id="173" w:author="Harvey" w:date="2020-08-10T10:19:00Z">
            <w:rPr>
              <w:rFonts w:eastAsia="Times New Roman"/>
            </w:rPr>
          </w:rPrChange>
        </w:rPr>
        <w:pPrChange w:id="174" w:author="Miller, Harvey J." w:date="2020-08-10T11:56:00Z">
          <w:pPr>
            <w:spacing w:before="120" w:after="120"/>
          </w:pPr>
        </w:pPrChange>
      </w:pPr>
      <w:r w:rsidRPr="00DB4255">
        <w:rPr>
          <w:rFonts w:eastAsia="Times New Roman"/>
          <w:b/>
        </w:rPr>
        <w:t>Response</w:t>
      </w:r>
      <w:r>
        <w:rPr>
          <w:rFonts w:eastAsia="Times New Roman"/>
        </w:rPr>
        <w:t xml:space="preserve">: we updated the </w:t>
      </w:r>
      <w:ins w:id="175" w:author="Harvey" w:date="2020-08-10T10:17:00Z">
        <w:r w:rsidR="004A0DDE">
          <w:rPr>
            <w:rFonts w:eastAsia="Times New Roman"/>
          </w:rPr>
          <w:t>D</w:t>
        </w:r>
      </w:ins>
      <w:del w:id="176" w:author="Harvey" w:date="2020-08-10T10:17:00Z">
        <w:r w:rsidDel="004A0DDE">
          <w:rPr>
            <w:rFonts w:eastAsia="Times New Roman"/>
          </w:rPr>
          <w:delText>d</w:delText>
        </w:r>
      </w:del>
      <w:r>
        <w:rPr>
          <w:rFonts w:eastAsia="Times New Roman"/>
        </w:rPr>
        <w:t xml:space="preserve">ata </w:t>
      </w:r>
      <w:ins w:id="177" w:author="Harvey" w:date="2020-08-10T10:18:00Z">
        <w:r w:rsidR="004A0DDE">
          <w:rPr>
            <w:rFonts w:eastAsia="Times New Roman"/>
          </w:rPr>
          <w:t xml:space="preserve">Availability </w:t>
        </w:r>
      </w:ins>
      <w:del w:id="178" w:author="Harvey" w:date="2020-08-10T10:18:00Z">
        <w:r w:rsidDel="004A0DDE">
          <w:rPr>
            <w:rFonts w:eastAsia="Times New Roman"/>
          </w:rPr>
          <w:delText>a</w:delText>
        </w:r>
      </w:del>
      <w:ins w:id="179" w:author="Harvey" w:date="2020-08-10T10:19:00Z">
        <w:r w:rsidR="004A0DDE">
          <w:rPr>
            <w:rFonts w:eastAsia="Times New Roman"/>
          </w:rPr>
          <w:t>S</w:t>
        </w:r>
      </w:ins>
      <w:del w:id="180" w:author="Harvey" w:date="2020-08-10T10:19:00Z">
        <w:r w:rsidDel="004A0DDE">
          <w:rPr>
            <w:rFonts w:eastAsia="Times New Roman"/>
          </w:rPr>
          <w:delText>ccessibility s</w:delText>
        </w:r>
      </w:del>
      <w:r>
        <w:rPr>
          <w:rFonts w:eastAsia="Times New Roman"/>
        </w:rPr>
        <w:t>tatement and uploaded all data in an open repository</w:t>
      </w:r>
      <w:r w:rsidR="00DB4255">
        <w:rPr>
          <w:rFonts w:eastAsia="Times New Roman"/>
        </w:rPr>
        <w:t xml:space="preserve"> and shared the link and instruction to request the third-party data</w:t>
      </w:r>
      <w:r>
        <w:rPr>
          <w:rFonts w:eastAsia="Times New Roman"/>
        </w:rPr>
        <w:t xml:space="preserve">. Please find our response to the </w:t>
      </w:r>
      <w:r w:rsidRPr="009F4B69">
        <w:rPr>
          <w:rFonts w:eastAsia="Times New Roman"/>
          <w:u w:val="single"/>
        </w:rPr>
        <w:t>editor’s comment 1.2 and 1.3</w:t>
      </w:r>
      <w:ins w:id="181" w:author="Harvey" w:date="2020-08-10T10:19:00Z">
        <w:r w:rsidR="004A0DDE" w:rsidRPr="004A0DDE">
          <w:rPr>
            <w:rFonts w:eastAsia="Times New Roman"/>
            <w:rPrChange w:id="182" w:author="Harvey" w:date="2020-08-10T10:19:00Z">
              <w:rPr>
                <w:rFonts w:eastAsia="Times New Roman"/>
                <w:u w:val="single"/>
              </w:rPr>
            </w:rPrChange>
          </w:rPr>
          <w:t xml:space="preserve"> above</w:t>
        </w:r>
        <w:r w:rsidR="004A0DDE">
          <w:rPr>
            <w:rFonts w:eastAsia="Times New Roman"/>
          </w:rPr>
          <w:t>.</w:t>
        </w:r>
      </w:ins>
      <w:del w:id="183" w:author="Harvey" w:date="2020-08-10T10:19:00Z">
        <w:r w:rsidRPr="004A0DDE" w:rsidDel="004A0DDE">
          <w:rPr>
            <w:rPrChange w:id="184" w:author="Harvey" w:date="2020-08-10T10:19:00Z">
              <w:rPr>
                <w:rFonts w:eastAsia="Times New Roman"/>
              </w:rPr>
            </w:rPrChange>
          </w:rPr>
          <w:delText>.</w:delText>
        </w:r>
      </w:del>
    </w:p>
    <w:p w14:paraId="39723587" w14:textId="77777777" w:rsidR="00CE39F5" w:rsidRPr="0008482F" w:rsidRDefault="00CE39F5">
      <w:pPr>
        <w:pStyle w:val="NormalWeb"/>
        <w:spacing w:before="120" w:beforeAutospacing="0" w:after="120" w:afterAutospacing="0"/>
        <w:jc w:val="both"/>
        <w:pPrChange w:id="185" w:author="Miller, Harvey J." w:date="2020-08-10T11:56:00Z">
          <w:pPr>
            <w:pStyle w:val="NormalWeb"/>
            <w:spacing w:before="120" w:beforeAutospacing="0" w:after="120" w:afterAutospacing="0"/>
          </w:pPr>
        </w:pPrChange>
      </w:pPr>
      <w:r w:rsidRPr="0008482F">
        <w:t> </w:t>
      </w:r>
    </w:p>
    <w:p w14:paraId="6D7C5C40" w14:textId="77777777" w:rsidR="00CE39F5" w:rsidRPr="0008482F" w:rsidRDefault="00CE39F5">
      <w:pPr>
        <w:pStyle w:val="NormalWeb"/>
        <w:spacing w:before="120" w:beforeAutospacing="0" w:after="120" w:afterAutospacing="0"/>
        <w:jc w:val="both"/>
        <w:pPrChange w:id="186" w:author="Miller, Harvey J." w:date="2020-08-10T11:56:00Z">
          <w:pPr>
            <w:pStyle w:val="NormalWeb"/>
            <w:spacing w:before="120" w:beforeAutospacing="0" w:after="120" w:afterAutospacing="0"/>
          </w:pPr>
        </w:pPrChange>
      </w:pPr>
      <w:r w:rsidRPr="0008482F">
        <w:rPr>
          <w:color w:val="000000"/>
        </w:rPr>
        <w:t>4. Is the manuscript presented in an intelligible fashion and written in standard English?</w:t>
      </w:r>
      <w:r w:rsidRPr="0008482F">
        <w:rPr>
          <w:color w:val="000000"/>
        </w:rPr>
        <w:br/>
      </w:r>
      <w:r w:rsidRPr="0008482F">
        <w:rPr>
          <w:color w:val="000000"/>
        </w:rPr>
        <w:br/>
        <w:t>PLOS ONE does not copyedit accepted manuscripts, so the language in submitted articles must be clear, correct, and unambiguous. Any typographical or grammatical errors should be corrected at revision, so please note any specific errors here.</w:t>
      </w:r>
    </w:p>
    <w:p w14:paraId="56EBE5C8" w14:textId="77777777" w:rsidR="00CE39F5" w:rsidRPr="0008482F" w:rsidRDefault="00CE39F5">
      <w:pPr>
        <w:pStyle w:val="NormalWeb"/>
        <w:spacing w:before="120" w:beforeAutospacing="0" w:after="120" w:afterAutospacing="0"/>
        <w:jc w:val="both"/>
        <w:pPrChange w:id="187" w:author="Miller, Harvey J." w:date="2020-08-10T11:56:00Z">
          <w:pPr>
            <w:pStyle w:val="NormalWeb"/>
            <w:spacing w:before="120" w:beforeAutospacing="0" w:after="120" w:afterAutospacing="0"/>
          </w:pPr>
        </w:pPrChange>
      </w:pPr>
      <w:r w:rsidRPr="0008482F">
        <w:t>Reviewer #1: Yes</w:t>
      </w:r>
    </w:p>
    <w:p w14:paraId="32DAFE1A" w14:textId="77777777" w:rsidR="00CE39F5" w:rsidRPr="0008482F" w:rsidRDefault="00CE39F5">
      <w:pPr>
        <w:pStyle w:val="NormalWeb"/>
        <w:spacing w:before="120" w:beforeAutospacing="0" w:after="120" w:afterAutospacing="0"/>
        <w:jc w:val="both"/>
        <w:pPrChange w:id="188" w:author="Miller, Harvey J." w:date="2020-08-10T11:56:00Z">
          <w:pPr>
            <w:pStyle w:val="NormalWeb"/>
            <w:spacing w:before="120" w:beforeAutospacing="0" w:after="120" w:afterAutospacing="0"/>
          </w:pPr>
        </w:pPrChange>
      </w:pPr>
      <w:r w:rsidRPr="0008482F">
        <w:t>Reviewer #2: No</w:t>
      </w:r>
    </w:p>
    <w:p w14:paraId="1652FA1F" w14:textId="77777777" w:rsidR="00CE39F5" w:rsidRPr="0008482F" w:rsidRDefault="00E716A4">
      <w:pPr>
        <w:spacing w:before="120" w:after="120"/>
        <w:jc w:val="both"/>
        <w:rPr>
          <w:rFonts w:eastAsia="Times New Roman"/>
        </w:rPr>
        <w:pPrChange w:id="189" w:author="Miller, Harvey J." w:date="2020-08-10T11:56:00Z">
          <w:pPr>
            <w:spacing w:before="120" w:after="120"/>
          </w:pPr>
        </w:pPrChange>
      </w:pPr>
      <w:r w:rsidRPr="0015159B">
        <w:rPr>
          <w:rFonts w:eastAsia="Times New Roman"/>
          <w:b/>
        </w:rPr>
        <w:t>Response</w:t>
      </w:r>
      <w:r>
        <w:rPr>
          <w:rFonts w:eastAsia="Times New Roman"/>
        </w:rPr>
        <w:t xml:space="preserve">: </w:t>
      </w:r>
      <w:ins w:id="190" w:author="Harvey" w:date="2020-08-10T10:19:00Z">
        <w:r w:rsidR="004A0DDE">
          <w:rPr>
            <w:rFonts w:eastAsia="Times New Roman"/>
          </w:rPr>
          <w:t>w</w:t>
        </w:r>
      </w:ins>
      <w:del w:id="191" w:author="Harvey" w:date="2020-08-10T10:19:00Z">
        <w:r w:rsidDel="004A0DDE">
          <w:rPr>
            <w:rFonts w:eastAsia="Times New Roman"/>
          </w:rPr>
          <w:delText>w</w:delText>
        </w:r>
      </w:del>
      <w:r>
        <w:rPr>
          <w:rFonts w:eastAsia="Times New Roman"/>
        </w:rPr>
        <w:t xml:space="preserve">e </w:t>
      </w:r>
      <w:r w:rsidR="0015159B">
        <w:rPr>
          <w:rFonts w:eastAsia="Times New Roman"/>
        </w:rPr>
        <w:t xml:space="preserve">did a </w:t>
      </w:r>
      <w:ins w:id="192" w:author="Harvey" w:date="2020-08-10T10:20:00Z">
        <w:r w:rsidR="004A0DDE">
          <w:rPr>
            <w:rFonts w:eastAsia="Times New Roman"/>
          </w:rPr>
          <w:t>careful</w:t>
        </w:r>
      </w:ins>
      <w:del w:id="193" w:author="Harvey" w:date="2020-08-10T10:19:00Z">
        <w:r w:rsidR="0015159B" w:rsidDel="004A0DDE">
          <w:rPr>
            <w:rFonts w:eastAsia="Times New Roman"/>
          </w:rPr>
          <w:delText>fully</w:delText>
        </w:r>
      </w:del>
      <w:r w:rsidR="0015159B">
        <w:rPr>
          <w:rFonts w:eastAsia="Times New Roman"/>
        </w:rPr>
        <w:t xml:space="preserve"> proofreading and grammar check on the paper. </w:t>
      </w:r>
      <w:r w:rsidR="00C04DBB">
        <w:rPr>
          <w:rFonts w:eastAsia="Times New Roman"/>
        </w:rPr>
        <w:t xml:space="preserve">We thank the reviewers again for the efforts. </w:t>
      </w:r>
      <w:r w:rsidR="00F81450">
        <w:rPr>
          <w:rFonts w:eastAsia="Times New Roman"/>
        </w:rPr>
        <w:t xml:space="preserve">Please find our responses to </w:t>
      </w:r>
      <w:del w:id="194" w:author="Harvey" w:date="2020-08-10T10:20:00Z">
        <w:r w:rsidR="00F81450" w:rsidDel="005D6906">
          <w:rPr>
            <w:rFonts w:eastAsia="Times New Roman"/>
          </w:rPr>
          <w:delText xml:space="preserve">the </w:delText>
        </w:r>
      </w:del>
      <w:r w:rsidR="00F81450" w:rsidRPr="004A0DDE">
        <w:rPr>
          <w:rFonts w:eastAsia="Times New Roman"/>
          <w:u w:val="single"/>
          <w:rPrChange w:id="195" w:author="Harvey" w:date="2020-08-10T10:20:00Z">
            <w:rPr>
              <w:rFonts w:eastAsia="Times New Roman"/>
            </w:rPr>
          </w:rPrChange>
        </w:rPr>
        <w:t>reviewer 1’s minor comment 4</w:t>
      </w:r>
      <w:r w:rsidR="00F81450">
        <w:rPr>
          <w:rFonts w:eastAsia="Times New Roman"/>
        </w:rPr>
        <w:t xml:space="preserve"> and </w:t>
      </w:r>
      <w:r w:rsidR="00F81450" w:rsidRPr="005D6906">
        <w:rPr>
          <w:rFonts w:eastAsia="Times New Roman"/>
          <w:u w:val="single"/>
          <w:rPrChange w:id="196" w:author="Harvey" w:date="2020-08-10T10:20:00Z">
            <w:rPr>
              <w:rFonts w:eastAsia="Times New Roman"/>
            </w:rPr>
          </w:rPrChange>
        </w:rPr>
        <w:t>reviewer 2’s comment 6</w:t>
      </w:r>
      <w:ins w:id="197" w:author="Harvey" w:date="2020-08-10T10:20:00Z">
        <w:r w:rsidR="004A0DDE">
          <w:rPr>
            <w:rFonts w:eastAsia="Times New Roman"/>
          </w:rPr>
          <w:t xml:space="preserve"> below</w:t>
        </w:r>
      </w:ins>
      <w:r w:rsidR="00F81450">
        <w:rPr>
          <w:rFonts w:eastAsia="Times New Roman"/>
        </w:rPr>
        <w:t>.</w:t>
      </w:r>
    </w:p>
    <w:p w14:paraId="08524677" w14:textId="77777777" w:rsidR="00CE39F5" w:rsidRPr="0008482F" w:rsidRDefault="00CE39F5">
      <w:pPr>
        <w:pStyle w:val="NormalWeb"/>
        <w:spacing w:before="120" w:beforeAutospacing="0" w:after="120" w:afterAutospacing="0"/>
        <w:jc w:val="both"/>
        <w:pPrChange w:id="198" w:author="Miller, Harvey J." w:date="2020-08-10T11:56:00Z">
          <w:pPr>
            <w:pStyle w:val="NormalWeb"/>
            <w:spacing w:before="120" w:beforeAutospacing="0" w:after="120" w:afterAutospacing="0"/>
          </w:pPr>
        </w:pPrChange>
      </w:pPr>
      <w:r w:rsidRPr="0008482F">
        <w:t> </w:t>
      </w:r>
    </w:p>
    <w:p w14:paraId="5765F67B" w14:textId="77777777" w:rsidR="009A74F0" w:rsidRPr="009A74F0" w:rsidRDefault="00CE39F5">
      <w:pPr>
        <w:pStyle w:val="NormalWeb"/>
        <w:spacing w:before="120" w:beforeAutospacing="0" w:after="120" w:afterAutospacing="0"/>
        <w:jc w:val="both"/>
        <w:rPr>
          <w:b/>
        </w:rPr>
        <w:pPrChange w:id="199" w:author="Miller, Harvey J." w:date="2020-08-10T11:56:00Z">
          <w:pPr>
            <w:pStyle w:val="NormalWeb"/>
            <w:spacing w:before="120" w:beforeAutospacing="0" w:after="120" w:afterAutospacing="0"/>
          </w:pPr>
        </w:pPrChange>
      </w:pPr>
      <w:r w:rsidRPr="0008482F">
        <w:rPr>
          <w:color w:val="000000"/>
        </w:rPr>
        <w:t>5.</w:t>
      </w:r>
      <w:r w:rsidR="00E75A65">
        <w:rPr>
          <w:color w:val="000000"/>
        </w:rPr>
        <w:t xml:space="preserve"> Review Comments to the Author</w:t>
      </w:r>
    </w:p>
    <w:p w14:paraId="7DADAFCF" w14:textId="77777777" w:rsidR="00750383" w:rsidRDefault="00CE39F5">
      <w:pPr>
        <w:pStyle w:val="NormalWeb"/>
        <w:spacing w:before="120" w:beforeAutospacing="0" w:after="120" w:afterAutospacing="0"/>
        <w:jc w:val="both"/>
        <w:pPrChange w:id="200" w:author="Miller, Harvey J." w:date="2020-08-10T11:56:00Z">
          <w:pPr>
            <w:pStyle w:val="NormalWeb"/>
            <w:spacing w:before="120" w:beforeAutospacing="0" w:after="120" w:afterAutospacing="0"/>
          </w:pPr>
        </w:pPrChange>
      </w:pPr>
      <w:r w:rsidRPr="005E1FEA">
        <w:rPr>
          <w:b/>
          <w:bCs/>
          <w:rPrChange w:id="201" w:author="Miller, Harvey J." w:date="2020-08-10T11:57:00Z">
            <w:rPr/>
          </w:rPrChange>
        </w:rPr>
        <w:t>Reviewer #1:</w:t>
      </w:r>
      <w:r w:rsidRPr="0008482F">
        <w:t xml:space="preserve"> This paper studied an interesting and timely research question regarding the transit demand change during the COVID-19 pandemic. The authors employed the data from Transit App to capture transit demand and derived various indexes to describe the change patterns. Overall, this study offers timely data analytics to monitor transit demand during COVID-19. However, </w:t>
      </w:r>
      <w:r w:rsidRPr="0008482F">
        <w:lastRenderedPageBreak/>
        <w:t>there are still several notable concerns with this paper. Detailed comments follow:</w:t>
      </w:r>
      <w:r w:rsidRPr="0008482F">
        <w:br/>
      </w:r>
      <w:r w:rsidRPr="0008482F">
        <w:br/>
        <w:t>The methodological contribution of this paper is limited. Most analyses conducted in this study are descriptive, and the whole paper lacks convincing and strict model build and description:</w:t>
      </w:r>
    </w:p>
    <w:p w14:paraId="0B3EA452" w14:textId="77777777" w:rsidR="00DA175A" w:rsidRDefault="00CE39F5">
      <w:pPr>
        <w:pStyle w:val="NormalWeb"/>
        <w:spacing w:before="120" w:beforeAutospacing="0" w:after="120" w:afterAutospacing="0"/>
        <w:jc w:val="both"/>
        <w:pPrChange w:id="202" w:author="Miller, Harvey J." w:date="2020-08-10T11:56:00Z">
          <w:pPr>
            <w:pStyle w:val="NormalWeb"/>
            <w:spacing w:before="120" w:beforeAutospacing="0" w:after="120" w:afterAutospacing="0"/>
          </w:pPr>
        </w:pPrChange>
      </w:pPr>
      <w:r w:rsidRPr="0008482F">
        <w:t>1) The authors employed a logistic function to fit the transit demand data for each transit system. First, the logistic function is quite different from the logistic model, the authors should be careful when describing their methods. Second, I failed to found any results of the logistic functions. The authors should at least give a summary of the fitting accuracy and statistical significance of the logistic functions for different transit systems.</w:t>
      </w:r>
    </w:p>
    <w:p w14:paraId="7D3284AC" w14:textId="3DFF82E4" w:rsidR="00F349F0" w:rsidRDefault="00F349F0">
      <w:pPr>
        <w:pStyle w:val="NormalWeb"/>
        <w:spacing w:before="120" w:beforeAutospacing="0" w:after="120" w:afterAutospacing="0"/>
        <w:jc w:val="both"/>
        <w:pPrChange w:id="203" w:author="Miller, Harvey J." w:date="2020-08-10T11:56:00Z">
          <w:pPr>
            <w:pStyle w:val="NormalWeb"/>
            <w:spacing w:before="120" w:beforeAutospacing="0" w:after="120" w:afterAutospacing="0"/>
          </w:pPr>
        </w:pPrChange>
      </w:pPr>
      <w:r w:rsidRPr="00750383">
        <w:rPr>
          <w:b/>
        </w:rPr>
        <w:t>Response</w:t>
      </w:r>
      <w:r>
        <w:t>: Th</w:t>
      </w:r>
      <w:ins w:id="204" w:author="Harvey" w:date="2020-08-10T10:21:00Z">
        <w:r w:rsidR="005D6906">
          <w:t xml:space="preserve">ank you, this is a good </w:t>
        </w:r>
      </w:ins>
      <w:del w:id="205" w:author="Harvey" w:date="2020-08-10T10:21:00Z">
        <w:r w:rsidDel="005D6906">
          <w:delText xml:space="preserve">is is a reasonable </w:delText>
        </w:r>
      </w:del>
      <w:r>
        <w:t>suggestion</w:t>
      </w:r>
      <w:ins w:id="206" w:author="Harvey" w:date="2020-08-10T10:21:00Z">
        <w:r w:rsidR="005D6906">
          <w:t>.  W</w:t>
        </w:r>
      </w:ins>
      <w:del w:id="207" w:author="Harvey" w:date="2020-08-10T10:21:00Z">
        <w:r w:rsidDel="005D6906">
          <w:delText xml:space="preserve"> and w</w:delText>
        </w:r>
      </w:del>
      <w:r>
        <w:t xml:space="preserve">e made </w:t>
      </w:r>
      <w:del w:id="208" w:author="Liu, Luyu" w:date="2020-08-10T15:29:00Z">
        <w:r w:rsidDel="00BB222A">
          <w:delText>c</w:delText>
        </w:r>
      </w:del>
      <w:ins w:id="209" w:author="Miller, Harvey J." w:date="2020-08-10T11:58:00Z">
        <w:r w:rsidR="005E1FEA">
          <w:t xml:space="preserve">the </w:t>
        </w:r>
      </w:ins>
      <w:ins w:id="210" w:author="Liu, Luyu" w:date="2020-08-10T15:29:00Z">
        <w:r w:rsidR="00BB222A">
          <w:t>c</w:t>
        </w:r>
      </w:ins>
      <w:r>
        <w:t>orresponding changes</w:t>
      </w:r>
      <w:del w:id="211" w:author="Miller, Harvey J." w:date="2020-08-10T11:57:00Z">
        <w:r w:rsidDel="005E1FEA">
          <w:delText xml:space="preserve"> and clarifi</w:delText>
        </w:r>
        <w:r w:rsidR="00DE20E9" w:rsidDel="005E1FEA">
          <w:delText>cations</w:delText>
        </w:r>
      </w:del>
      <w:del w:id="212" w:author="Harvey" w:date="2020-08-10T10:21:00Z">
        <w:r w:rsidR="00DE20E9" w:rsidDel="005D6906">
          <w:delText xml:space="preserve"> correspondingly</w:delText>
        </w:r>
      </w:del>
      <w:r w:rsidR="00DE20E9">
        <w:t>:</w:t>
      </w:r>
    </w:p>
    <w:p w14:paraId="1618C51B" w14:textId="0B327746" w:rsidR="00F349F0" w:rsidRDefault="00F349F0">
      <w:pPr>
        <w:pStyle w:val="NormalWeb"/>
        <w:spacing w:before="120" w:beforeAutospacing="0" w:after="120" w:afterAutospacing="0"/>
        <w:jc w:val="both"/>
        <w:pPrChange w:id="213" w:author="Miller, Harvey J." w:date="2020-08-10T11:56:00Z">
          <w:pPr>
            <w:pStyle w:val="NormalWeb"/>
            <w:spacing w:before="120" w:beforeAutospacing="0" w:after="120" w:afterAutospacing="0"/>
          </w:pPr>
        </w:pPrChange>
      </w:pPr>
      <w:del w:id="214" w:author="Miller, Harvey J." w:date="2020-08-10T11:58:00Z">
        <w:r w:rsidDel="005E1FEA">
          <w:delText xml:space="preserve">First, the logistic function is indeed different from the logistic model. </w:delText>
        </w:r>
      </w:del>
      <w:r>
        <w:t xml:space="preserve">We changed </w:t>
      </w:r>
      <w:r w:rsidR="00FF4926">
        <w:t xml:space="preserve">all </w:t>
      </w:r>
      <w:r>
        <w:t xml:space="preserve">“logistic model” to “logistic function” in </w:t>
      </w:r>
      <w:r w:rsidR="001F68FA">
        <w:rPr>
          <w:u w:val="single"/>
        </w:rPr>
        <w:t xml:space="preserve">section “Data and methods </w:t>
      </w:r>
      <w:r w:rsidR="00F7086F">
        <w:rPr>
          <w:u w:val="single"/>
        </w:rPr>
        <w:t>–</w:t>
      </w:r>
      <w:r w:rsidR="001F68FA">
        <w:rPr>
          <w:u w:val="single"/>
        </w:rPr>
        <w:t xml:space="preserve"> </w:t>
      </w:r>
      <w:r w:rsidR="00F7086F">
        <w:rPr>
          <w:u w:val="single"/>
        </w:rPr>
        <w:t>Logistic function for daily transit demand change</w:t>
      </w:r>
      <w:r w:rsidR="001F68FA">
        <w:rPr>
          <w:u w:val="single"/>
        </w:rPr>
        <w:t>”</w:t>
      </w:r>
      <w:r w:rsidR="007D3B39" w:rsidRPr="00DD545E">
        <w:rPr>
          <w:rStyle w:val="FootnoteReference"/>
        </w:rPr>
        <w:footnoteReference w:id="1"/>
      </w:r>
      <w:r w:rsidR="00AB03C3">
        <w:t xml:space="preserve"> </w:t>
      </w:r>
      <w:r>
        <w:t>to avoid confusion</w:t>
      </w:r>
      <w:del w:id="217" w:author="Harvey" w:date="2020-08-10T10:21:00Z">
        <w:r w:rsidDel="005D6906">
          <w:delText>s</w:delText>
        </w:r>
      </w:del>
      <w:r>
        <w:t>.</w:t>
      </w:r>
      <w:r w:rsidR="00AB03C3">
        <w:t xml:space="preserve"> </w:t>
      </w:r>
    </w:p>
    <w:p w14:paraId="4F4E51C8" w14:textId="3ACBC2B8" w:rsidR="005D6906" w:rsidRDefault="00FF4926">
      <w:pPr>
        <w:pStyle w:val="NormalWeb"/>
        <w:spacing w:before="120" w:beforeAutospacing="0" w:after="120" w:afterAutospacing="0"/>
        <w:jc w:val="both"/>
        <w:rPr>
          <w:ins w:id="218" w:author="Harvey" w:date="2020-08-10T10:23:00Z"/>
        </w:rPr>
        <w:pPrChange w:id="219" w:author="Miller, Harvey J." w:date="2020-08-10T11:56:00Z">
          <w:pPr>
            <w:pStyle w:val="NormalWeb"/>
            <w:spacing w:before="120" w:beforeAutospacing="0" w:after="120" w:afterAutospacing="0"/>
          </w:pPr>
        </w:pPrChange>
      </w:pPr>
      <w:del w:id="220" w:author="Miller, Harvey J." w:date="2020-08-10T11:58:00Z">
        <w:r w:rsidDel="005E1FEA">
          <w:delText xml:space="preserve">Second, </w:delText>
        </w:r>
      </w:del>
      <w:del w:id="221" w:author="Harvey" w:date="2020-08-10T10:22:00Z">
        <w:r w:rsidDel="005D6906">
          <w:delText xml:space="preserve">we </w:delText>
        </w:r>
        <w:r w:rsidR="00B82EE0" w:rsidDel="005D6906">
          <w:delText xml:space="preserve">agree with the </w:delText>
        </w:r>
        <w:r w:rsidR="00B16F11" w:rsidDel="005D6906">
          <w:delText xml:space="preserve">comment </w:delText>
        </w:r>
        <w:r w:rsidR="00B82EE0" w:rsidDel="005D6906">
          <w:delText xml:space="preserve">and </w:delText>
        </w:r>
      </w:del>
      <w:ins w:id="222" w:author="Miller, Harvey J." w:date="2020-08-10T11:58:00Z">
        <w:r w:rsidR="005E1FEA">
          <w:t>W</w:t>
        </w:r>
      </w:ins>
      <w:del w:id="223" w:author="Miller, Harvey J." w:date="2020-08-10T11:58:00Z">
        <w:r w:rsidR="00B82EE0" w:rsidDel="005E1FEA">
          <w:delText>w</w:delText>
        </w:r>
      </w:del>
      <w:r w:rsidR="00B82EE0">
        <w:t xml:space="preserve">e </w:t>
      </w:r>
      <w:r>
        <w:t xml:space="preserve">added </w:t>
      </w:r>
      <w:r w:rsidR="00B16F11">
        <w:t xml:space="preserve">three test to show </w:t>
      </w:r>
      <w:r w:rsidR="00207EF6">
        <w:t>logistic function</w:t>
      </w:r>
      <w:r w:rsidR="00B16F11">
        <w:t>’s goodness of fit</w:t>
      </w:r>
      <w:del w:id="224" w:author="Harvey" w:date="2020-08-10T10:22:00Z">
        <w:r w:rsidR="00B16F11" w:rsidDel="005D6906">
          <w:delText>ting</w:delText>
        </w:r>
      </w:del>
      <w:r w:rsidR="00807921">
        <w:t>: R-squared</w:t>
      </w:r>
      <w:r w:rsidR="00F76CFF">
        <w:t xml:space="preserve"> and </w:t>
      </w:r>
      <w:del w:id="225" w:author="Harvey" w:date="2020-08-10T10:22:00Z">
        <w:r w:rsidR="00807921" w:rsidDel="005D6906">
          <w:rPr>
            <w:rFonts w:hint="eastAsia"/>
          </w:rPr>
          <w:delText>every</w:delText>
        </w:r>
        <w:r w:rsidR="00807921" w:rsidDel="005D6906">
          <w:delText xml:space="preserve"> fitting’s </w:delText>
        </w:r>
      </w:del>
      <w:r w:rsidR="00944667">
        <w:t>QQ plot</w:t>
      </w:r>
      <w:ins w:id="226" w:author="Harvey" w:date="2020-08-10T10:22:00Z">
        <w:r w:rsidR="005D6906">
          <w:t>s</w:t>
        </w:r>
      </w:ins>
      <w:r w:rsidR="00CB10FA">
        <w:t>.</w:t>
      </w:r>
      <w:r w:rsidR="00DE20E9">
        <w:t xml:space="preserve"> We added corresponding method explanations in </w:t>
      </w:r>
      <w:r w:rsidR="007655AA">
        <w:rPr>
          <w:u w:val="single"/>
        </w:rPr>
        <w:t>section “Data and methods – Logistic function for daily transit demand change”</w:t>
      </w:r>
      <w:r w:rsidR="00DE20E9">
        <w:rPr>
          <w:u w:val="single"/>
        </w:rPr>
        <w:t xml:space="preserve">; </w:t>
      </w:r>
      <w:r w:rsidR="00DE20E9" w:rsidRPr="00DE20E9">
        <w:t>we also a</w:t>
      </w:r>
      <w:r w:rsidR="00DE20E9">
        <w:t xml:space="preserve">dded a new section to interpret the logistic function fitting results in </w:t>
      </w:r>
      <w:r w:rsidR="00DE20E9" w:rsidRPr="00DE20E9">
        <w:rPr>
          <w:u w:val="single"/>
        </w:rPr>
        <w:t>section</w:t>
      </w:r>
      <w:r w:rsidR="006712FD">
        <w:rPr>
          <w:u w:val="single"/>
        </w:rPr>
        <w:t xml:space="preserve"> “Results – Logistic function fit”</w:t>
      </w:r>
      <w:r w:rsidR="00DE20E9">
        <w:t>.</w:t>
      </w:r>
      <w:r w:rsidR="00A02E32">
        <w:t xml:space="preserve"> </w:t>
      </w:r>
    </w:p>
    <w:p w14:paraId="0AA44F9C" w14:textId="0085FFE5" w:rsidR="005D6906" w:rsidRDefault="00A6511E">
      <w:pPr>
        <w:pStyle w:val="NormalWeb"/>
        <w:spacing w:before="120" w:beforeAutospacing="0" w:after="120" w:afterAutospacing="0"/>
        <w:jc w:val="both"/>
        <w:rPr>
          <w:ins w:id="227" w:author="Harvey" w:date="2020-08-10T10:24:00Z"/>
        </w:rPr>
        <w:pPrChange w:id="228" w:author="Miller, Harvey J." w:date="2020-08-10T11:56:00Z">
          <w:pPr>
            <w:pStyle w:val="NormalWeb"/>
            <w:spacing w:before="120" w:beforeAutospacing="0" w:after="120" w:afterAutospacing="0"/>
          </w:pPr>
        </w:pPrChange>
      </w:pPr>
      <w:r>
        <w:t>The median of all model’s R-squared is 0.969</w:t>
      </w:r>
      <w:r w:rsidR="002F4F45">
        <w:t xml:space="preserve"> and </w:t>
      </w:r>
      <w:r w:rsidR="0066334A">
        <w:t>11</w:t>
      </w:r>
      <w:ins w:id="229" w:author="Liu, Luyu" w:date="2020-08-10T16:17:00Z">
        <w:r w:rsidR="00085DAC">
          <w:t>0</w:t>
        </w:r>
      </w:ins>
      <w:del w:id="230" w:author="Liu, Luyu" w:date="2020-08-10T16:17:00Z">
        <w:r w:rsidR="0066334A" w:rsidDel="00085DAC">
          <w:delText>7</w:delText>
        </w:r>
      </w:del>
      <w:r w:rsidR="0066334A">
        <w:t xml:space="preserve"> of 11</w:t>
      </w:r>
      <w:ins w:id="231" w:author="Liu, Luyu" w:date="2020-08-10T16:17:00Z">
        <w:r w:rsidR="00085DAC">
          <w:t>3</w:t>
        </w:r>
      </w:ins>
      <w:del w:id="232" w:author="Liu, Luyu" w:date="2020-08-10T16:17:00Z">
        <w:r w:rsidR="0066334A" w:rsidDel="00085DAC">
          <w:delText>9</w:delText>
        </w:r>
      </w:del>
      <w:r w:rsidR="0066334A">
        <w:t xml:space="preserve"> systems’ R-squared is larger than 0.9</w:t>
      </w:r>
      <w:r>
        <w:t xml:space="preserve">, </w:t>
      </w:r>
      <w:r w:rsidR="00E83C71">
        <w:t xml:space="preserve">which </w:t>
      </w:r>
      <w:ins w:id="233" w:author="Harvey" w:date="2020-08-10T10:23:00Z">
        <w:r w:rsidR="005D6906">
          <w:t>indicates very good fit</w:t>
        </w:r>
      </w:ins>
      <w:del w:id="234" w:author="Harvey" w:date="2020-08-10T10:23:00Z">
        <w:r w:rsidR="00E83C71" w:rsidDel="005D6906">
          <w:delText>show</w:delText>
        </w:r>
        <w:r w:rsidR="009C6BAA" w:rsidDel="005D6906">
          <w:delText>s</w:delText>
        </w:r>
        <w:r w:rsidR="00E83C71" w:rsidDel="005D6906">
          <w:delText xml:space="preserve"> a very high fitting accuracy</w:delText>
        </w:r>
      </w:del>
      <w:r w:rsidR="00E83C71">
        <w:t xml:space="preserve">. </w:t>
      </w:r>
      <w:r w:rsidR="000E3CAB">
        <w:t xml:space="preserve">The curve fitting plot of every system with raw values and fit values can be found in the data repository: </w:t>
      </w:r>
      <w:ins w:id="235" w:author="Liu, Luyu" w:date="2020-08-10T21:51:00Z">
        <w:r w:rsidR="00DD29DE">
          <w:fldChar w:fldCharType="begin"/>
        </w:r>
        <w:r w:rsidR="00DD29DE">
          <w:instrText xml:space="preserve"> HYPERLINK "http://dx.doi.org/10.34740/kaggle/ds/687971" </w:instrText>
        </w:r>
        <w:r w:rsidR="00DD29DE">
          <w:fldChar w:fldCharType="separate"/>
        </w:r>
        <w:r w:rsidR="00DD29DE">
          <w:rPr>
            <w:rStyle w:val="Hyperlink"/>
          </w:rPr>
          <w:t>http://dx.doi.org/10.34740/kaggle/ds/687971</w:t>
        </w:r>
        <w:r w:rsidR="00DD29DE">
          <w:fldChar w:fldCharType="end"/>
        </w:r>
      </w:ins>
      <w:del w:id="236" w:author="Liu, Luyu" w:date="2020-08-10T21:51:00Z">
        <w:r w:rsidR="00B5341F" w:rsidDel="00DD29DE">
          <w:fldChar w:fldCharType="begin"/>
        </w:r>
        <w:r w:rsidR="00B5341F" w:rsidRPr="00DD29DE" w:rsidDel="00DD29DE">
          <w:rPr>
            <w:rPrChange w:id="237" w:author="Liu, Luyu" w:date="2020-08-10T21:51:00Z">
              <w:rPr/>
            </w:rPrChange>
          </w:rPr>
          <w:delInstrText xml:space="preserve"> HYPERLINK "https://www.kaggle.com/liuluyu/covid19-transit-demand-impact" </w:delInstrText>
        </w:r>
        <w:r w:rsidR="00B5341F" w:rsidDel="00DD29DE">
          <w:fldChar w:fldCharType="separate"/>
        </w:r>
        <w:r w:rsidR="000E3CAB" w:rsidRPr="00DD29DE" w:rsidDel="00DD29DE">
          <w:rPr>
            <w:rStyle w:val="Hyperlink"/>
            <w:rPrChange w:id="238" w:author="Liu, Luyu" w:date="2020-08-10T21:51:00Z">
              <w:rPr>
                <w:rStyle w:val="Hyperlink"/>
              </w:rPr>
            </w:rPrChange>
          </w:rPr>
          <w:delText>https://www.kaggle.com/liuluyu/covid19-transit-demand-impact</w:delText>
        </w:r>
        <w:r w:rsidR="00B5341F" w:rsidDel="00DD29DE">
          <w:rPr>
            <w:rStyle w:val="Hyperlink"/>
          </w:rPr>
          <w:fldChar w:fldCharType="end"/>
        </w:r>
      </w:del>
      <w:r w:rsidR="000E3CAB">
        <w:t xml:space="preserve">, in the folder “/graphs/curve_fitting”. </w:t>
      </w:r>
      <w:r w:rsidR="0032370C">
        <w:t>W</w:t>
      </w:r>
      <w:r>
        <w:t xml:space="preserve">e moreover used Q-Q plots to test the normality of the residuals. The Q-Q plots show that </w:t>
      </w:r>
      <w:r w:rsidR="000E2563">
        <w:t>the results show that each system’s actual quantiles are very close to the theoretical normal distribution quantiles</w:t>
      </w:r>
      <w:r w:rsidR="00655166">
        <w:t xml:space="preserve"> (we show some typical plots in </w:t>
      </w:r>
      <w:r w:rsidR="00AD3C6C">
        <w:fldChar w:fldCharType="begin"/>
      </w:r>
      <w:r w:rsidR="00AD3C6C">
        <w:instrText xml:space="preserve"> REF _Ref46354485 \h </w:instrText>
      </w:r>
      <w:r w:rsidR="008550D1">
        <w:instrText xml:space="preserve"> \* MERGEFORMAT </w:instrText>
      </w:r>
      <w:r w:rsidR="00AD3C6C">
        <w:fldChar w:fldCharType="separate"/>
      </w:r>
      <w:r w:rsidR="00AD3C6C">
        <w:t>Picture 1</w:t>
      </w:r>
      <w:r w:rsidR="00AD3C6C">
        <w:fldChar w:fldCharType="end"/>
      </w:r>
      <w:ins w:id="239" w:author="Harvey" w:date="2020-08-10T10:23:00Z">
        <w:r w:rsidR="005D6906">
          <w:t xml:space="preserve"> below</w:t>
        </w:r>
      </w:ins>
      <w:r w:rsidR="00655166">
        <w:t>)</w:t>
      </w:r>
      <w:r w:rsidR="000E2563">
        <w:t xml:space="preserve">. </w:t>
      </w:r>
      <w:del w:id="240" w:author="Harvey" w:date="2020-08-10T10:24:00Z">
        <w:r w:rsidR="00AA02AD" w:rsidDel="005D6906">
          <w:delText>Most transit systems’</w:delText>
        </w:r>
        <w:r w:rsidR="00E94E88" w:rsidDel="005D6906">
          <w:delText xml:space="preserve"> Q-Q plot</w:delText>
        </w:r>
        <w:r w:rsidR="00871855" w:rsidDel="005D6906">
          <w:delText>s indicate</w:delText>
        </w:r>
        <w:r w:rsidR="00E94E88" w:rsidDel="005D6906">
          <w:delText xml:space="preserve"> </w:delText>
        </w:r>
      </w:del>
      <w:del w:id="241" w:author="Harvey" w:date="2020-08-10T10:23:00Z">
        <w:r w:rsidR="009E3467" w:rsidDel="005D6906">
          <w:delText>their</w:delText>
        </w:r>
        <w:r w:rsidR="00E94E88" w:rsidDel="005D6906">
          <w:delText xml:space="preserve"> </w:delText>
        </w:r>
      </w:del>
      <w:del w:id="242" w:author="Harvey" w:date="2020-08-10T10:24:00Z">
        <w:r w:rsidR="00E94E88" w:rsidDel="005D6906">
          <w:delText>normality</w:delText>
        </w:r>
        <w:r w:rsidR="005263C0" w:rsidDel="005D6906">
          <w:delText xml:space="preserve"> as shown in </w:delText>
        </w:r>
        <w:r w:rsidR="005263C0" w:rsidDel="005D6906">
          <w:fldChar w:fldCharType="begin"/>
        </w:r>
        <w:r w:rsidR="005263C0" w:rsidDel="005D6906">
          <w:delInstrText xml:space="preserve"> REF _Ref46354485 \h </w:delInstrText>
        </w:r>
      </w:del>
      <w:r w:rsidR="008550D1">
        <w:instrText xml:space="preserve"> \* MERGEFORMAT </w:instrText>
      </w:r>
      <w:del w:id="243" w:author="Harvey" w:date="2020-08-10T10:24:00Z">
        <w:r w:rsidR="005263C0" w:rsidDel="005D6906">
          <w:fldChar w:fldCharType="separate"/>
        </w:r>
        <w:r w:rsidR="005263C0" w:rsidDel="005D6906">
          <w:delText>Picture 1</w:delText>
        </w:r>
        <w:r w:rsidR="005263C0" w:rsidDel="005D6906">
          <w:fldChar w:fldCharType="end"/>
        </w:r>
        <w:r w:rsidR="00E94E88" w:rsidDel="005D6906">
          <w:delText xml:space="preserve">. </w:delText>
        </w:r>
      </w:del>
      <w:r w:rsidR="00B34C2D">
        <w:t xml:space="preserve">For all </w:t>
      </w:r>
      <w:r w:rsidR="00366435">
        <w:t>Q-Q plots</w:t>
      </w:r>
      <w:r w:rsidR="00A400A7">
        <w:t xml:space="preserve"> for all systems</w:t>
      </w:r>
      <w:r w:rsidR="00366435">
        <w:t xml:space="preserve">, please find the data repository here: </w:t>
      </w:r>
      <w:ins w:id="244" w:author="Liu, Luyu" w:date="2020-08-10T21:51:00Z">
        <w:r w:rsidR="00DD29DE">
          <w:fldChar w:fldCharType="begin"/>
        </w:r>
        <w:r w:rsidR="00DD29DE">
          <w:instrText xml:space="preserve"> HYPERLINK "http://dx.doi.org/10.34740/kaggle/ds/687971" </w:instrText>
        </w:r>
        <w:r w:rsidR="00DD29DE">
          <w:fldChar w:fldCharType="separate"/>
        </w:r>
        <w:r w:rsidR="00DD29DE">
          <w:rPr>
            <w:rStyle w:val="Hyperlink"/>
          </w:rPr>
          <w:t>http://dx.doi.org/10.34740/kaggle/ds/687971</w:t>
        </w:r>
        <w:r w:rsidR="00DD29DE">
          <w:fldChar w:fldCharType="end"/>
        </w:r>
      </w:ins>
      <w:bookmarkStart w:id="245" w:name="_GoBack"/>
      <w:bookmarkEnd w:id="245"/>
      <w:del w:id="246" w:author="Liu, Luyu" w:date="2020-08-10T21:51:00Z">
        <w:r w:rsidR="00B5341F" w:rsidDel="00DD29DE">
          <w:fldChar w:fldCharType="begin"/>
        </w:r>
        <w:r w:rsidR="00B5341F" w:rsidRPr="00DD29DE" w:rsidDel="00DD29DE">
          <w:rPr>
            <w:rPrChange w:id="247" w:author="Liu, Luyu" w:date="2020-08-10T21:51:00Z">
              <w:rPr/>
            </w:rPrChange>
          </w:rPr>
          <w:delInstrText xml:space="preserve"> HYPERLINK "https://www.kaggle.com/liuluyu/covid19-transit-demand-impact" </w:delInstrText>
        </w:r>
        <w:r w:rsidR="00B5341F" w:rsidDel="00DD29DE">
          <w:fldChar w:fldCharType="separate"/>
        </w:r>
        <w:r w:rsidR="00366435" w:rsidRPr="00DD29DE" w:rsidDel="00DD29DE">
          <w:rPr>
            <w:rStyle w:val="Hyperlink"/>
            <w:rPrChange w:id="248" w:author="Liu, Luyu" w:date="2020-08-10T21:51:00Z">
              <w:rPr>
                <w:rStyle w:val="Hyperlink"/>
              </w:rPr>
            </w:rPrChange>
          </w:rPr>
          <w:delText>https://www.kaggle.com/liuluyu/covid19-transit-demand-impact</w:delText>
        </w:r>
        <w:r w:rsidR="00B5341F" w:rsidDel="00DD29DE">
          <w:rPr>
            <w:rStyle w:val="Hyperlink"/>
          </w:rPr>
          <w:fldChar w:fldCharType="end"/>
        </w:r>
      </w:del>
      <w:r w:rsidR="00041975">
        <w:t>, in the folder “/graphs/qqplots”</w:t>
      </w:r>
      <w:r w:rsidR="00366435">
        <w:t xml:space="preserve">. </w:t>
      </w:r>
    </w:p>
    <w:p w14:paraId="5C8EC101" w14:textId="77777777" w:rsidR="00F349F0" w:rsidRDefault="00E83C71">
      <w:pPr>
        <w:pStyle w:val="NormalWeb"/>
        <w:spacing w:before="120" w:beforeAutospacing="0" w:after="120" w:afterAutospacing="0"/>
        <w:jc w:val="both"/>
        <w:pPrChange w:id="249" w:author="Miller, Harvey J." w:date="2020-08-10T11:56:00Z">
          <w:pPr>
            <w:pStyle w:val="NormalWeb"/>
            <w:spacing w:before="120" w:beforeAutospacing="0" w:after="120" w:afterAutospacing="0"/>
          </w:pPr>
        </w:pPrChange>
      </w:pPr>
      <w:r>
        <w:t>W</w:t>
      </w:r>
      <w:r w:rsidR="006D5723">
        <w:t xml:space="preserve">e </w:t>
      </w:r>
      <w:del w:id="250" w:author="Harvey" w:date="2020-08-10T10:24:00Z">
        <w:r w:rsidR="006D5723" w:rsidDel="005D6906">
          <w:delText xml:space="preserve">can </w:delText>
        </w:r>
      </w:del>
      <w:r w:rsidR="006D5723">
        <w:t>conclu</w:t>
      </w:r>
      <w:r>
        <w:t xml:space="preserve">de </w:t>
      </w:r>
      <w:r w:rsidR="00A02E32">
        <w:t>that logistic function can properly fit the transit demand data</w:t>
      </w:r>
      <w:r w:rsidR="00655166">
        <w:t xml:space="preserve"> with very high fitting accuracy</w:t>
      </w:r>
      <w:r w:rsidR="00A02E32">
        <w:t>.</w:t>
      </w:r>
      <w:r w:rsidR="00025A0F">
        <w:t xml:space="preserve"> </w:t>
      </w:r>
    </w:p>
    <w:p w14:paraId="6B8F1914" w14:textId="77777777" w:rsidR="00696013" w:rsidRDefault="00C01C7A">
      <w:pPr>
        <w:pStyle w:val="NormalWeb"/>
        <w:keepNext/>
        <w:spacing w:before="120" w:beforeAutospacing="0" w:after="120" w:afterAutospacing="0"/>
        <w:jc w:val="both"/>
        <w:pPrChange w:id="251" w:author="Miller, Harvey J." w:date="2020-08-10T11:56:00Z">
          <w:pPr>
            <w:pStyle w:val="NormalWeb"/>
            <w:keepNext/>
            <w:spacing w:before="120" w:beforeAutospacing="0" w:after="120" w:afterAutospacing="0"/>
          </w:pPr>
        </w:pPrChange>
      </w:pPr>
      <w:r>
        <w:lastRenderedPageBreak/>
        <w:pict w14:anchorId="23B4CA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34.75pt">
            <v:imagedata r:id="rId10" o:title="qqplots"/>
          </v:shape>
        </w:pict>
      </w:r>
    </w:p>
    <w:p w14:paraId="6BC20CAC" w14:textId="77777777" w:rsidR="00F349F0" w:rsidRDefault="00696013">
      <w:pPr>
        <w:pStyle w:val="NormalWeb"/>
        <w:spacing w:before="120" w:beforeAutospacing="0" w:after="120" w:afterAutospacing="0"/>
        <w:jc w:val="both"/>
        <w:pPrChange w:id="252" w:author="Miller, Harvey J." w:date="2020-08-10T11:56:00Z">
          <w:pPr>
            <w:pStyle w:val="NormalWeb"/>
            <w:spacing w:before="120" w:beforeAutospacing="0" w:after="120" w:afterAutospacing="0"/>
            <w:jc w:val="center"/>
          </w:pPr>
        </w:pPrChange>
      </w:pPr>
      <w:bookmarkStart w:id="253" w:name="_Ref46354485"/>
      <w:r>
        <w:t xml:space="preserve">Picture </w:t>
      </w:r>
      <w:fldSimple w:instr=" SEQ Picture \* ARABIC ">
        <w:r w:rsidR="00035242">
          <w:rPr>
            <w:noProof/>
          </w:rPr>
          <w:t>1</w:t>
        </w:r>
      </w:fldSimple>
      <w:bookmarkEnd w:id="253"/>
      <w:r>
        <w:t>: QQ plots of some transit systems.</w:t>
      </w:r>
    </w:p>
    <w:p w14:paraId="0E6D1ECB" w14:textId="77777777" w:rsidR="00DA175A" w:rsidRDefault="00CE39F5">
      <w:pPr>
        <w:pStyle w:val="NormalWeb"/>
        <w:spacing w:before="120" w:beforeAutospacing="0" w:after="120" w:afterAutospacing="0"/>
        <w:jc w:val="both"/>
        <w:pPrChange w:id="254" w:author="Miller, Harvey J." w:date="2020-08-10T11:56:00Z">
          <w:pPr>
            <w:pStyle w:val="NormalWeb"/>
            <w:spacing w:before="120" w:beforeAutospacing="0" w:after="120" w:afterAutospacing="0"/>
          </w:pPr>
        </w:pPrChange>
      </w:pPr>
      <w:r w:rsidRPr="0008482F">
        <w:br/>
        <w:t>2) When modeling the factors related to floor value, some essential variables are missing. For example, the population density, the job density, and the factors related to transit accessibility (for example, the number of transit stations in each city. The data can be derived from OSM POI). The authors should do more literature review regarding the built environment and public transit to understand which covariates are essential.</w:t>
      </w:r>
    </w:p>
    <w:p w14:paraId="3C41D63D" w14:textId="3F871954" w:rsidR="00480422" w:rsidRDefault="000312F2" w:rsidP="008550D1">
      <w:pPr>
        <w:pStyle w:val="NormalWeb"/>
        <w:spacing w:before="120" w:beforeAutospacing="0" w:after="120" w:afterAutospacing="0"/>
        <w:jc w:val="both"/>
        <w:rPr>
          <w:ins w:id="255" w:author="Miller, Harvey J." w:date="2020-08-10T12:12:00Z"/>
        </w:rPr>
      </w:pPr>
      <w:r w:rsidRPr="00FA6103">
        <w:rPr>
          <w:b/>
        </w:rPr>
        <w:t>Response</w:t>
      </w:r>
      <w:r>
        <w:t xml:space="preserve">: </w:t>
      </w:r>
      <w:ins w:id="256" w:author="Harvey" w:date="2020-08-10T11:04:00Z">
        <w:del w:id="257" w:author="Miller, Harvey J." w:date="2020-08-10T12:14:00Z">
          <w:r w:rsidR="00C6367A" w:rsidDel="00480422">
            <w:delText>O</w:delText>
          </w:r>
        </w:del>
      </w:ins>
      <w:ins w:id="258" w:author="Harvey" w:date="2020-08-10T10:26:00Z">
        <w:del w:id="259" w:author="Miller, Harvey J." w:date="2020-08-10T12:14:00Z">
          <w:r w:rsidR="005D6906" w:rsidDel="00480422">
            <w:delText>ur intent is to explain the declines in pub</w:delText>
          </w:r>
        </w:del>
      </w:ins>
      <w:ins w:id="260" w:author="Harvey" w:date="2020-08-10T10:27:00Z">
        <w:del w:id="261" w:author="Miller, Harvey J." w:date="2020-08-10T12:14:00Z">
          <w:r w:rsidR="005D6906" w:rsidDel="00480422">
            <w:delText>lic transit use during a pandemic</w:delText>
          </w:r>
        </w:del>
      </w:ins>
      <w:ins w:id="262" w:author="Harvey" w:date="2020-08-10T11:04:00Z">
        <w:del w:id="263" w:author="Miller, Harvey J." w:date="2020-08-10T12:06:00Z">
          <w:r w:rsidR="00C6367A" w:rsidDel="005E1FEA">
            <w:delText>,</w:delText>
          </w:r>
        </w:del>
      </w:ins>
      <w:ins w:id="264" w:author="Harvey" w:date="2020-08-10T10:27:00Z">
        <w:del w:id="265" w:author="Miller, Harvey J." w:date="2020-08-10T12:06:00Z">
          <w:r w:rsidR="005D6906" w:rsidDel="005E1FEA">
            <w:delText xml:space="preserve"> so </w:delText>
          </w:r>
        </w:del>
        <w:del w:id="266" w:author="Miller, Harvey J." w:date="2020-08-10T12:14:00Z">
          <w:r w:rsidR="005D6906" w:rsidDel="00480422">
            <w:delText xml:space="preserve">we chose a parsimonious set </w:delText>
          </w:r>
        </w:del>
      </w:ins>
      <w:ins w:id="267" w:author="Harvey" w:date="2020-08-10T11:02:00Z">
        <w:del w:id="268" w:author="Miller, Harvey J." w:date="2020-08-10T12:14:00Z">
          <w:r w:rsidR="00C6367A" w:rsidDel="00480422">
            <w:delText xml:space="preserve">of covariates </w:delText>
          </w:r>
        </w:del>
      </w:ins>
      <w:ins w:id="269" w:author="Harvey" w:date="2020-08-10T10:27:00Z">
        <w:del w:id="270" w:author="Miller, Harvey J." w:date="2020-08-10T12:14:00Z">
          <w:r w:rsidR="005D6906" w:rsidDel="00480422">
            <w:delText xml:space="preserve">that focus </w:delText>
          </w:r>
        </w:del>
      </w:ins>
      <w:ins w:id="271" w:author="Harvey" w:date="2020-08-10T11:03:00Z">
        <w:del w:id="272" w:author="Miller, Harvey J." w:date="2020-08-10T12:14:00Z">
          <w:r w:rsidR="00C6367A" w:rsidDel="00480422">
            <w:delText xml:space="preserve">directly on this </w:delText>
          </w:r>
        </w:del>
      </w:ins>
      <w:ins w:id="273" w:author="Harvey" w:date="2020-08-10T11:04:00Z">
        <w:del w:id="274" w:author="Miller, Harvey J." w:date="2020-08-10T12:14:00Z">
          <w:r w:rsidR="00C6367A" w:rsidDel="00480422">
            <w:delText>mechanism</w:delText>
          </w:r>
        </w:del>
      </w:ins>
      <w:ins w:id="275" w:author="Harvey" w:date="2020-08-10T10:27:00Z">
        <w:del w:id="276" w:author="Miller, Harvey J." w:date="2020-08-10T12:14:00Z">
          <w:r w:rsidR="005D6906" w:rsidDel="00480422">
            <w:delText xml:space="preserve">. </w:delText>
          </w:r>
        </w:del>
      </w:ins>
      <w:ins w:id="277" w:author="Harvey" w:date="2020-08-10T11:04:00Z">
        <w:del w:id="278" w:author="Miller, Harvey J." w:date="2020-08-10T12:14:00Z">
          <w:r w:rsidR="00C6367A" w:rsidDel="00480422">
            <w:delText xml:space="preserve"> </w:delText>
          </w:r>
        </w:del>
      </w:ins>
      <w:ins w:id="279" w:author="Miller, Harvey J." w:date="2020-08-10T12:12:00Z">
        <w:r w:rsidR="00480422">
          <w:t xml:space="preserve">Under normal conditions, modal shift </w:t>
        </w:r>
        <w:r w:rsidR="00480422" w:rsidRPr="005F3E3C">
          <w:t xml:space="preserve">is </w:t>
        </w:r>
        <w:r w:rsidR="00480422">
          <w:t xml:space="preserve">a </w:t>
        </w:r>
        <w:r w:rsidR="00480422" w:rsidRPr="005F3E3C">
          <w:t>long</w:t>
        </w:r>
        <w:r w:rsidR="00480422">
          <w:t>er</w:t>
        </w:r>
        <w:r w:rsidR="00480422" w:rsidRPr="005F3E3C">
          <w:t xml:space="preserve">-term </w:t>
        </w:r>
        <w:r w:rsidR="00480422">
          <w:t xml:space="preserve">process </w:t>
        </w:r>
        <w:r w:rsidR="00480422" w:rsidRPr="005F3E3C">
          <w:t>affected by built environment, such as buildin</w:t>
        </w:r>
      </w:ins>
      <w:ins w:id="280" w:author="Miller, Harvey J." w:date="2020-08-10T12:13:00Z">
        <w:r w:rsidR="00480422">
          <w:t>g</w:t>
        </w:r>
      </w:ins>
      <w:ins w:id="281" w:author="Miller, Harvey J." w:date="2020-08-10T12:12:00Z">
        <w:r w:rsidR="00480422" w:rsidRPr="005F3E3C">
          <w:t xml:space="preserve"> area, commercial </w:t>
        </w:r>
      </w:ins>
      <w:ins w:id="282" w:author="Miller, Harvey J." w:date="2020-08-10T12:13:00Z">
        <w:r w:rsidR="00480422">
          <w:t xml:space="preserve">and service </w:t>
        </w:r>
      </w:ins>
      <w:ins w:id="283" w:author="Miller, Harvey J." w:date="2020-08-10T12:12:00Z">
        <w:r w:rsidR="00480422" w:rsidRPr="005F3E3C">
          <w:t>establishment</w:t>
        </w:r>
      </w:ins>
      <w:ins w:id="284" w:author="Miller, Harvey J." w:date="2020-08-10T12:13:00Z">
        <w:r w:rsidR="00480422">
          <w:t>s</w:t>
        </w:r>
      </w:ins>
      <w:ins w:id="285" w:author="Miller, Harvey J." w:date="2020-08-10T12:12:00Z">
        <w:r w:rsidR="00480422" w:rsidRPr="005F3E3C">
          <w:t xml:space="preserve">, accessibility, and road density </w:t>
        </w:r>
        <w:r w:rsidR="00480422" w:rsidRPr="005F3E3C">
          <w:fldChar w:fldCharType="begin" w:fldLock="1"/>
        </w:r>
      </w:ins>
      <w:r w:rsidR="005916B2">
        <w:instrText>ADDIN CSL_CITATION {"citationItems":[{"id":"ITEM-1","itemData":{"ISSN":"0264-2751","author":[{"dropping-particle":"","family":"Chen","given":"Enhui","non-dropping-particle":"","parse-names":false,"suffix":""},{"dropping-particle":"","family":"Ye","given":"Zhirui","non-dropping-particle":"","parse-names":false,"suffix":""},{"dropping-particle":"","family":"Wang","given":"Chao","non-dropping-particle":"","parse-names":false,"suffix":""},{"dropping-particle":"","family":"Zhang","given":"Wenbo","non-dropping-particle":"","parse-names":false,"suffix":""}],"container-title":"Cities","id":"ITEM-1","issued":{"date-parts":[["2019"]]},"page":"102359","publisher":"Elsevier","title":"Discovering the spatio-temporal impacts of built environment on metro ridership using smart card data","type":"article-journal","volume":"95"},"uris":["http://www.mendeley.com/documents/?uuid=729ff938-a520-43ba-ac7d-8848be639ef0"]},{"id":"ITEM-2","itemData":{"ISSN":"0198-9715","author":[{"dropping-particle":"","family":"Ma","given":"Xiaolei","non-dropping-particle":"","parse-names":false,"suffix":""},{"dropping-particle":"","family":"Zhang","given":"Jiyu","non-dropping-particle":"","parse-names":false,"suffix":""},{"dropping-particle":"","family":"Ding","given":"Chuan","non-dropping-particle":"","parse-names":false,"suffix":""},{"dropping-particle":"","family":"Wang","given":"Yunpeng","non-dropping-particle":"","parse-names":false,"suffix":""}],"container-title":"Computers, Environment and Urban Systems","id":"ITEM-2","issued":{"date-parts":[["2018"]]},"page":"113-124","publisher":"Elsevier","title":"A geographically and temporally weighted regression model to explore the spatiotemporal influence of built environment on transit ridership","type":"article-journal","volume":"70"},"uris":["http://www.mendeley.com/documents/?uuid=eba0f2d5-f47b-48e6-97be-8386a3712300"]}],"mendeley":{"formattedCitation":"[1,2]","plainTextFormattedCitation":"[1,2]","previouslyFormattedCitation":"[2,3]"},"properties":{"noteIndex":0},"schema":"https://github.com/citation-style-language/schema/raw/master/csl-citation.json"}</w:instrText>
      </w:r>
      <w:ins w:id="286" w:author="Miller, Harvey J." w:date="2020-08-10T12:12:00Z">
        <w:r w:rsidR="00480422" w:rsidRPr="005F3E3C">
          <w:fldChar w:fldCharType="separate"/>
        </w:r>
      </w:ins>
      <w:r w:rsidR="005916B2" w:rsidRPr="005916B2">
        <w:rPr>
          <w:noProof/>
        </w:rPr>
        <w:t>[1,2]</w:t>
      </w:r>
      <w:ins w:id="287" w:author="Miller, Harvey J." w:date="2020-08-10T12:12:00Z">
        <w:r w:rsidR="00480422" w:rsidRPr="005F3E3C">
          <w:fldChar w:fldCharType="end"/>
        </w:r>
        <w:r w:rsidR="00480422" w:rsidRPr="005F3E3C">
          <w:t xml:space="preserve">. </w:t>
        </w:r>
      </w:ins>
      <w:ins w:id="288" w:author="Miller, Harvey J." w:date="2020-08-10T12:14:00Z">
        <w:r w:rsidR="00480422">
          <w:t xml:space="preserve"> </w:t>
        </w:r>
      </w:ins>
      <w:ins w:id="289" w:author="Miller, Harvey J." w:date="2020-08-10T12:12:00Z">
        <w:r w:rsidR="00480422" w:rsidRPr="005F3E3C">
          <w:t xml:space="preserve">However, COVID19 is a short-term disruption that is driven by </w:t>
        </w:r>
        <w:r w:rsidR="00480422">
          <w:t>the</w:t>
        </w:r>
        <w:r w:rsidR="00480422" w:rsidRPr="005F3E3C">
          <w:t xml:space="preserve"> </w:t>
        </w:r>
        <w:r w:rsidR="00480422">
          <w:t xml:space="preserve">sudden onset of a </w:t>
        </w:r>
        <w:r w:rsidR="00480422" w:rsidRPr="005F3E3C">
          <w:t>public health event</w:t>
        </w:r>
        <w:r w:rsidR="00480422">
          <w:t>.</w:t>
        </w:r>
        <w:r w:rsidR="00480422" w:rsidRPr="005F3E3C">
          <w:t xml:space="preserve"> </w:t>
        </w:r>
        <w:r w:rsidR="00480422">
          <w:t xml:space="preserve"> </w:t>
        </w:r>
      </w:ins>
      <w:ins w:id="290" w:author="Miller, Harvey J." w:date="2020-08-10T12:14:00Z">
        <w:r w:rsidR="00480422" w:rsidRPr="00480422">
          <w:t xml:space="preserve">Our intent is to explain the declines in public transit use during a pandemic; we chose a parsimonious set of covariates that focus directly on this mechanism.  </w:t>
        </w:r>
      </w:ins>
    </w:p>
    <w:p w14:paraId="66BC20D0" w14:textId="4DEE1D99" w:rsidR="00480422" w:rsidRDefault="00480422">
      <w:pPr>
        <w:pStyle w:val="NormalWeb"/>
        <w:spacing w:before="120" w:beforeAutospacing="0" w:after="120" w:afterAutospacing="0"/>
        <w:ind w:firstLine="720"/>
        <w:jc w:val="both"/>
        <w:rPr>
          <w:ins w:id="291" w:author="Miller, Harvey J." w:date="2020-08-10T12:09:00Z"/>
        </w:rPr>
        <w:pPrChange w:id="292" w:author="Miller, Harvey J." w:date="2020-08-10T12:12:00Z">
          <w:pPr>
            <w:pStyle w:val="NormalWeb"/>
            <w:spacing w:before="120" w:beforeAutospacing="0" w:after="120" w:afterAutospacing="0"/>
            <w:jc w:val="both"/>
          </w:pPr>
        </w:pPrChange>
      </w:pPr>
      <w:ins w:id="293" w:author="Miller, Harvey J." w:date="2020-08-10T12:09:00Z">
        <w:r>
          <w:t xml:space="preserve">However, we understand </w:t>
        </w:r>
      </w:ins>
      <w:ins w:id="294" w:author="Miller, Harvey J." w:date="2020-08-10T12:10:00Z">
        <w:r>
          <w:t xml:space="preserve">this critique and </w:t>
        </w:r>
      </w:ins>
      <w:ins w:id="295" w:author="Miller, Harvey J." w:date="2020-08-10T12:15:00Z">
        <w:r>
          <w:t xml:space="preserve">agree </w:t>
        </w:r>
      </w:ins>
      <w:ins w:id="296" w:author="Miller, Harvey J." w:date="2020-08-10T12:21:00Z">
        <w:r>
          <w:t xml:space="preserve">these transit covariates are </w:t>
        </w:r>
      </w:ins>
      <w:ins w:id="297" w:author="Miller, Harvey J." w:date="2020-08-10T12:15:00Z">
        <w:r>
          <w:t xml:space="preserve">worth considering.  We </w:t>
        </w:r>
      </w:ins>
      <w:ins w:id="298" w:author="Miller, Harvey J." w:date="2020-08-10T12:10:00Z">
        <w:r>
          <w:t>revised our analysis</w:t>
        </w:r>
      </w:ins>
      <w:ins w:id="299" w:author="Miller, Harvey J." w:date="2020-08-10T12:14:00Z">
        <w:r>
          <w:t xml:space="preserve"> to</w:t>
        </w:r>
      </w:ins>
      <w:ins w:id="300" w:author="Miller, Harvey J." w:date="2020-08-10T12:15:00Z">
        <w:r>
          <w:t xml:space="preserve"> assess </w:t>
        </w:r>
      </w:ins>
      <w:ins w:id="301" w:author="Miller, Harvey J." w:date="2020-08-10T12:14:00Z">
        <w:r>
          <w:t xml:space="preserve">including </w:t>
        </w:r>
      </w:ins>
      <w:ins w:id="302" w:author="Miller, Harvey J." w:date="2020-08-10T12:15:00Z">
        <w:r>
          <w:t>normal public transit use covariates</w:t>
        </w:r>
      </w:ins>
      <w:ins w:id="303" w:author="Liu, Luyu" w:date="2020-08-10T16:52:00Z">
        <w:r w:rsidR="00F9524C">
          <w:t>.</w:t>
        </w:r>
      </w:ins>
      <w:ins w:id="304" w:author="Miller, Harvey J." w:date="2020-08-10T12:14:00Z">
        <w:del w:id="305" w:author="Liu, Luyu" w:date="2020-08-10T16:52:00Z">
          <w:r w:rsidDel="00F9524C">
            <w:delText xml:space="preserve"> </w:delText>
          </w:r>
        </w:del>
      </w:ins>
      <w:ins w:id="306" w:author="Miller, Harvey J." w:date="2020-08-10T12:10:00Z">
        <w:del w:id="307" w:author="Liu, Luyu" w:date="2020-08-10T16:52:00Z">
          <w:r w:rsidDel="00F9524C">
            <w:delText xml:space="preserve">  </w:delText>
          </w:r>
        </w:del>
      </w:ins>
      <w:ins w:id="308" w:author="Liu, Luyu" w:date="2020-08-10T16:52:00Z">
        <w:r w:rsidR="00F9524C">
          <w:t xml:space="preserve"> </w:t>
        </w:r>
      </w:ins>
      <w:ins w:id="309" w:author="Miller, Harvey J." w:date="2020-08-10T12:10:00Z">
        <w:r>
          <w:t xml:space="preserve">We </w:t>
        </w:r>
      </w:ins>
      <w:ins w:id="310" w:author="Miller, Harvey J." w:date="2020-08-10T12:11:00Z">
        <w:r>
          <w:t xml:space="preserve">describe the results below, our reasoning and modifications to the main text.  </w:t>
        </w:r>
      </w:ins>
    </w:p>
    <w:p w14:paraId="0B43126A" w14:textId="18AB5AA8" w:rsidR="00EA6351" w:rsidDel="00480422" w:rsidRDefault="00480422">
      <w:pPr>
        <w:pStyle w:val="NormalWeb"/>
        <w:spacing w:before="120" w:beforeAutospacing="0" w:after="120" w:afterAutospacing="0"/>
        <w:jc w:val="both"/>
        <w:rPr>
          <w:del w:id="311" w:author="Miller, Harvey J." w:date="2020-08-10T12:12:00Z"/>
        </w:rPr>
        <w:pPrChange w:id="312" w:author="Miller, Harvey J." w:date="2020-08-10T11:56:00Z">
          <w:pPr>
            <w:pStyle w:val="NormalWeb"/>
            <w:spacing w:before="120" w:beforeAutospacing="0" w:after="120" w:afterAutospacing="0"/>
          </w:pPr>
        </w:pPrChange>
      </w:pPr>
      <w:ins w:id="313" w:author="Miller, Harvey J." w:date="2020-08-10T12:12:00Z">
        <w:r>
          <w:tab/>
        </w:r>
      </w:ins>
      <w:ins w:id="314" w:author="Harvey" w:date="2020-08-10T11:05:00Z">
        <w:del w:id="315" w:author="Miller, Harvey J." w:date="2020-08-10T12:07:00Z">
          <w:r w:rsidR="00C6367A" w:rsidDel="00480422">
            <w:delText xml:space="preserve">We understand the literature on </w:delText>
          </w:r>
        </w:del>
      </w:ins>
      <w:ins w:id="316" w:author="Harvey" w:date="2020-08-10T11:06:00Z">
        <w:del w:id="317" w:author="Miller, Harvey J." w:date="2020-08-10T12:07:00Z">
          <w:r w:rsidR="00C6367A" w:rsidDel="00480422">
            <w:delText>p</w:delText>
          </w:r>
        </w:del>
      </w:ins>
      <w:ins w:id="318" w:author="Harvey" w:date="2020-08-10T11:05:00Z">
        <w:del w:id="319" w:author="Miller, Harvey J." w:date="2020-08-10T12:07:00Z">
          <w:r w:rsidR="00C6367A" w:rsidDel="00480422">
            <w:delText>ublic t</w:delText>
          </w:r>
        </w:del>
      </w:ins>
      <w:ins w:id="320" w:author="Harvey" w:date="2020-08-10T11:06:00Z">
        <w:del w:id="321" w:author="Miller, Harvey J." w:date="2020-08-10T12:07:00Z">
          <w:r w:rsidR="00C6367A" w:rsidDel="00480422">
            <w:delText>ransit across communities</w:delText>
          </w:r>
        </w:del>
      </w:ins>
      <w:ins w:id="322" w:author="Harvey" w:date="2020-08-10T11:07:00Z">
        <w:del w:id="323" w:author="Miller, Harvey J." w:date="2020-08-10T12:07:00Z">
          <w:r w:rsidR="00C6367A" w:rsidDel="00480422">
            <w:delText xml:space="preserve"> </w:delText>
          </w:r>
        </w:del>
      </w:ins>
      <w:ins w:id="324" w:author="Harvey" w:date="2020-08-10T11:06:00Z">
        <w:del w:id="325" w:author="Miller, Harvey J." w:date="2020-08-10T12:07:00Z">
          <w:r w:rsidR="00C6367A" w:rsidDel="00480422">
            <w:delText>and</w:delText>
          </w:r>
        </w:del>
      </w:ins>
      <w:ins w:id="326" w:author="Harvey" w:date="2020-08-10T11:07:00Z">
        <w:del w:id="327" w:author="Miller, Harvey J." w:date="2020-08-10T12:07:00Z">
          <w:r w:rsidR="00C6367A" w:rsidDel="00480422">
            <w:delText>,</w:delText>
          </w:r>
        </w:del>
      </w:ins>
      <w:ins w:id="328" w:author="Harvey" w:date="2020-08-10T11:06:00Z">
        <w:del w:id="329" w:author="Miller, Harvey J." w:date="2020-08-10T12:07:00Z">
          <w:r w:rsidR="00C6367A" w:rsidDel="00480422">
            <w:delText xml:space="preserve"> after reflection</w:delText>
          </w:r>
        </w:del>
      </w:ins>
      <w:ins w:id="330" w:author="Harvey" w:date="2020-08-10T11:07:00Z">
        <w:del w:id="331" w:author="Miller, Harvey J." w:date="2020-08-10T12:07:00Z">
          <w:r w:rsidR="00C6367A" w:rsidDel="00480422">
            <w:delText>,</w:delText>
          </w:r>
        </w:del>
      </w:ins>
      <w:ins w:id="332" w:author="Harvey" w:date="2020-08-10T11:06:00Z">
        <w:del w:id="333" w:author="Miller, Harvey J." w:date="2020-08-10T12:07:00Z">
          <w:r w:rsidR="00C6367A" w:rsidDel="00480422">
            <w:delText xml:space="preserve"> </w:delText>
          </w:r>
        </w:del>
      </w:ins>
      <w:ins w:id="334" w:author="Harvey" w:date="2020-08-10T10:28:00Z">
        <w:del w:id="335" w:author="Miller, Harvey J." w:date="2020-08-10T12:07:00Z">
          <w:r w:rsidR="005D6906" w:rsidDel="00480422">
            <w:delText xml:space="preserve">we agree that a more comprehensive analysis should </w:delText>
          </w:r>
        </w:del>
      </w:ins>
      <w:ins w:id="336" w:author="Harvey" w:date="2020-08-10T11:07:00Z">
        <w:del w:id="337" w:author="Miller, Harvey J." w:date="2020-08-10T12:07:00Z">
          <w:r w:rsidR="00C6367A" w:rsidDel="00480422">
            <w:delText xml:space="preserve">consider </w:delText>
          </w:r>
        </w:del>
      </w:ins>
      <w:ins w:id="338" w:author="Harvey" w:date="2020-08-10T10:28:00Z">
        <w:del w:id="339" w:author="Miller, Harvey J." w:date="2020-08-10T12:07:00Z">
          <w:r w:rsidR="005D6906" w:rsidDel="00480422">
            <w:delText>the covariates mentioned by the referee</w:delText>
          </w:r>
        </w:del>
      </w:ins>
      <w:ins w:id="340" w:author="Harvey" w:date="2020-08-10T11:03:00Z">
        <w:del w:id="341" w:author="Miller, Harvey J." w:date="2020-08-10T12:07:00Z">
          <w:r w:rsidR="00C6367A" w:rsidDel="00480422">
            <w:delText>.</w:delText>
          </w:r>
        </w:del>
      </w:ins>
      <w:ins w:id="342" w:author="Harvey" w:date="2020-08-10T10:28:00Z">
        <w:del w:id="343" w:author="Miller, Harvey J." w:date="2020-08-10T12:07:00Z">
          <w:r w:rsidR="005D6906" w:rsidDel="00480422">
            <w:delText xml:space="preserve"> </w:delText>
          </w:r>
        </w:del>
      </w:ins>
      <w:del w:id="344" w:author="Miller, Harvey J." w:date="2020-08-10T12:12:00Z">
        <w:r w:rsidR="000312F2" w:rsidDel="00480422">
          <w:delText>w</w:delText>
        </w:r>
        <w:r w:rsidR="00510E57" w:rsidDel="00480422">
          <w:delText xml:space="preserve">e appreciate the comment </w:delText>
        </w:r>
      </w:del>
      <w:ins w:id="345" w:author="Harvey" w:date="2020-08-10T10:28:00Z">
        <w:del w:id="346" w:author="Miller, Harvey J." w:date="2020-08-10T12:08:00Z">
          <w:r w:rsidR="005D6906" w:rsidDel="00480422">
            <w:delText xml:space="preserve">We </w:delText>
          </w:r>
        </w:del>
      </w:ins>
      <w:del w:id="347" w:author="Miller, Harvey J." w:date="2020-08-10T12:08:00Z">
        <w:r w:rsidR="00510E57" w:rsidDel="00480422">
          <w:delText>and added these proposed factors to the model</w:delText>
        </w:r>
      </w:del>
      <w:ins w:id="348" w:author="Harvey" w:date="2020-08-10T10:29:00Z">
        <w:del w:id="349" w:author="Miller, Harvey J." w:date="2020-08-10T12:08:00Z">
          <w:r w:rsidR="005D6906" w:rsidDel="00480422">
            <w:delText xml:space="preserve">explain our </w:delText>
          </w:r>
        </w:del>
      </w:ins>
      <w:ins w:id="350" w:author="Harvey" w:date="2020-08-10T11:07:00Z">
        <w:del w:id="351" w:author="Miller, Harvey J." w:date="2020-08-10T12:08:00Z">
          <w:r w:rsidR="00C6367A" w:rsidDel="00480422">
            <w:delText>final model below</w:delText>
          </w:r>
        </w:del>
      </w:ins>
      <w:ins w:id="352" w:author="Harvey" w:date="2020-08-10T11:08:00Z">
        <w:del w:id="353" w:author="Miller, Harvey J." w:date="2020-08-10T12:08:00Z">
          <w:r w:rsidR="00C6367A" w:rsidDel="00480422">
            <w:delText>.</w:delText>
          </w:r>
        </w:del>
      </w:ins>
      <w:del w:id="354" w:author="Miller, Harvey J." w:date="2020-08-10T12:08:00Z">
        <w:r w:rsidR="00510E57" w:rsidDel="00480422">
          <w:delText xml:space="preserve">. </w:delText>
        </w:r>
      </w:del>
    </w:p>
    <w:p w14:paraId="2726169F" w14:textId="70CC8A7E" w:rsidR="00422D9E" w:rsidRDefault="00032F95">
      <w:pPr>
        <w:pStyle w:val="NormalWeb"/>
        <w:spacing w:before="120" w:beforeAutospacing="0" w:after="120" w:afterAutospacing="0"/>
        <w:jc w:val="both"/>
        <w:pPrChange w:id="355" w:author="Miller, Harvey J." w:date="2020-08-10T11:56:00Z">
          <w:pPr>
            <w:pStyle w:val="NormalWeb"/>
            <w:spacing w:before="120" w:beforeAutospacing="0" w:after="120" w:afterAutospacing="0"/>
          </w:pPr>
        </w:pPrChange>
      </w:pPr>
      <w:r>
        <w:t xml:space="preserve">We </w:t>
      </w:r>
      <w:ins w:id="356" w:author="Harvey" w:date="2020-08-10T11:08:00Z">
        <w:r w:rsidR="00C6367A">
          <w:t>considered</w:t>
        </w:r>
      </w:ins>
      <w:del w:id="357" w:author="Harvey" w:date="2020-08-10T11:08:00Z">
        <w:r w:rsidDel="00C6367A">
          <w:delText>used</w:delText>
        </w:r>
      </w:del>
      <w:r>
        <w:t xml:space="preserve"> population density and employment</w:t>
      </w:r>
      <w:r w:rsidR="000136CF">
        <w:t xml:space="preserve"> density (employed civilian population 16 years old and over) </w:t>
      </w:r>
      <w:ins w:id="358" w:author="Miller, Harvey J." w:date="2020-08-10T12:21:00Z">
        <w:r w:rsidR="00DF1CFD">
          <w:t xml:space="preserve">at </w:t>
        </w:r>
      </w:ins>
      <w:del w:id="359" w:author="Miller, Harvey J." w:date="2020-08-10T12:21:00Z">
        <w:r w:rsidR="000136CF" w:rsidDel="00DF1CFD">
          <w:delText xml:space="preserve">of </w:delText>
        </w:r>
      </w:del>
      <w:r w:rsidR="000136CF">
        <w:t>the county-equivalent</w:t>
      </w:r>
      <w:ins w:id="360" w:author="Miller, Harvey J." w:date="2020-08-10T12:21:00Z">
        <w:r w:rsidR="00DF1CFD">
          <w:t xml:space="preserve"> level</w:t>
        </w:r>
      </w:ins>
      <w:r w:rsidR="000136CF">
        <w:t xml:space="preserve">. </w:t>
      </w:r>
      <w:ins w:id="361" w:author="Harvey" w:date="2020-08-10T11:05:00Z">
        <w:r w:rsidR="00C6367A">
          <w:t xml:space="preserve"> </w:t>
        </w:r>
      </w:ins>
      <w:del w:id="362" w:author="Harvey" w:date="2020-08-10T11:05:00Z">
        <w:r w:rsidR="00510E57" w:rsidDel="00C6367A">
          <w:delText xml:space="preserve">It turns out the </w:delText>
        </w:r>
      </w:del>
      <w:ins w:id="363" w:author="Harvey" w:date="2020-08-10T11:08:00Z">
        <w:r w:rsidR="00C6367A">
          <w:t>However p</w:t>
        </w:r>
      </w:ins>
      <w:del w:id="364" w:author="Harvey" w:date="2020-08-10T11:05:00Z">
        <w:r w:rsidR="00510E57" w:rsidDel="00C6367A">
          <w:delText>p</w:delText>
        </w:r>
      </w:del>
      <w:r w:rsidR="00510E57">
        <w:t>opulation density and job density are highly correlated with the ratio of working from home, therefore we did not add the two variables to the final model du</w:t>
      </w:r>
      <w:r w:rsidR="00D613BC">
        <w:t>e</w:t>
      </w:r>
      <w:r w:rsidR="00510E57">
        <w:t xml:space="preserve"> to multicollinearity.</w:t>
      </w:r>
      <w:del w:id="365" w:author="Harvey" w:date="2020-08-10T11:09:00Z">
        <w:r w:rsidR="00510E57" w:rsidDel="00C6367A">
          <w:delText xml:space="preserve"> It is also very intuitive</w:delText>
        </w:r>
        <w:r w:rsidR="00A760D2" w:rsidDel="00C6367A">
          <w:delText>: the industries that can work from home are naturally rooted in metropolitans</w:delText>
        </w:r>
        <w:r w:rsidR="00E102F1" w:rsidDel="00C6367A">
          <w:delText>, high-tech centers, and university cities</w:delText>
        </w:r>
        <w:r w:rsidR="00A760D2" w:rsidDel="00C6367A">
          <w:delText>, which generally have higher population and employment density.</w:delText>
        </w:r>
        <w:r w:rsidR="00C44DBE" w:rsidDel="00C6367A">
          <w:delText xml:space="preserve"> In conclusion, p</w:delText>
        </w:r>
        <w:r w:rsidR="00422D9E" w:rsidRPr="00C44DBE" w:rsidDel="00C6367A">
          <w:delText>op</w:delText>
        </w:r>
        <w:r w:rsidR="00EA76F0" w:rsidDel="00C6367A">
          <w:delText>ulation</w:delText>
        </w:r>
        <w:r w:rsidR="00422D9E" w:rsidRPr="00C44DBE" w:rsidDel="00C6367A">
          <w:delText xml:space="preserve"> and job density are classic measure</w:delText>
        </w:r>
        <w:r w:rsidR="003E2110" w:rsidRPr="00C44DBE" w:rsidDel="00C6367A">
          <w:delText>s</w:delText>
        </w:r>
        <w:r w:rsidR="00C44DBE" w:rsidDel="00C6367A">
          <w:delText xml:space="preserve"> relevant to transit usage</w:delText>
        </w:r>
        <w:r w:rsidR="00C44DBE" w:rsidRPr="00C44DBE" w:rsidDel="00C6367A">
          <w:delText>;</w:delText>
        </w:r>
        <w:r w:rsidR="00422D9E" w:rsidRPr="00C44DBE" w:rsidDel="00C6367A">
          <w:delText xml:space="preserve"> however, </w:delText>
        </w:r>
        <w:r w:rsidR="00116D3A" w:rsidDel="00C6367A">
          <w:delText>i</w:delText>
        </w:r>
        <w:r w:rsidR="00422D9E" w:rsidDel="00C6367A">
          <w:delText>n terms of the decline of transit demand,</w:delText>
        </w:r>
      </w:del>
      <w:r w:rsidR="00422D9E">
        <w:t xml:space="preserve"> </w:t>
      </w:r>
      <w:ins w:id="366" w:author="Harvey" w:date="2020-08-10T11:09:00Z">
        <w:r w:rsidR="00C6367A">
          <w:t xml:space="preserve">Given </w:t>
        </w:r>
      </w:ins>
      <w:ins w:id="367" w:author="Harvey" w:date="2020-08-10T11:10:00Z">
        <w:r w:rsidR="00C6367A">
          <w:t xml:space="preserve">the focus </w:t>
        </w:r>
      </w:ins>
      <w:ins w:id="368" w:author="Miller, Harvey J." w:date="2020-08-10T12:22:00Z">
        <w:r w:rsidR="00DF1CFD">
          <w:t>o</w:t>
        </w:r>
      </w:ins>
      <w:ins w:id="369" w:author="Harvey" w:date="2020-08-10T11:10:00Z">
        <w:del w:id="370" w:author="Miller, Harvey J." w:date="2020-08-10T12:22:00Z">
          <w:r w:rsidR="00C6367A" w:rsidDel="00DF1CFD">
            <w:delText>p</w:delText>
          </w:r>
        </w:del>
        <w:r w:rsidR="00C6367A">
          <w:t xml:space="preserve">f our analysis on transit demand decline during a pandemic, we believe </w:t>
        </w:r>
      </w:ins>
      <w:r w:rsidR="00C44DBE">
        <w:t>the ratio of w</w:t>
      </w:r>
      <w:r w:rsidR="00422D9E" w:rsidRPr="00C44DBE">
        <w:t xml:space="preserve">ork for home </w:t>
      </w:r>
      <w:r w:rsidR="00C44DBE" w:rsidRPr="00C44DBE">
        <w:t xml:space="preserve">industries </w:t>
      </w:r>
      <w:r w:rsidR="00422D9E" w:rsidRPr="00C44DBE">
        <w:t xml:space="preserve">is a </w:t>
      </w:r>
      <w:r w:rsidR="00C44DBE" w:rsidRPr="00C44DBE">
        <w:t xml:space="preserve">more </w:t>
      </w:r>
      <w:r w:rsidR="00422D9E" w:rsidRPr="00C44DBE">
        <w:t xml:space="preserve">direct measure. </w:t>
      </w:r>
      <w:r w:rsidR="00017E83">
        <w:t xml:space="preserve">Moreover, among the three </w:t>
      </w:r>
      <w:r w:rsidR="00D613BC">
        <w:t xml:space="preserve">factors, ratio of working from home </w:t>
      </w:r>
      <w:del w:id="371" w:author="Miller, Harvey J." w:date="2020-08-10T12:24:00Z">
        <w:r w:rsidR="00D613BC" w:rsidDel="00DF1CFD">
          <w:delText xml:space="preserve">industries </w:delText>
        </w:r>
      </w:del>
      <w:r w:rsidR="00D613BC">
        <w:t xml:space="preserve">has the highest R-squared. </w:t>
      </w:r>
      <w:ins w:id="372" w:author="Miller, Harvey J." w:date="2020-08-10T11:25:00Z">
        <w:r w:rsidR="005F3E3C">
          <w:t>(</w:t>
        </w:r>
      </w:ins>
      <w:del w:id="373" w:author="Harvey" w:date="2020-08-10T11:11:00Z">
        <w:r w:rsidR="008A1654" w:rsidDel="00C6367A">
          <w:delText xml:space="preserve">Therefore, we </w:delText>
        </w:r>
        <w:r w:rsidR="00E12BCA" w:rsidDel="00C6367A">
          <w:delText>cho</w:delText>
        </w:r>
        <w:r w:rsidR="001314E2" w:rsidDel="00C6367A">
          <w:delText>se the ratio of working-from-</w:delText>
        </w:r>
        <w:r w:rsidR="005132F7" w:rsidDel="00C6367A">
          <w:delText>home industries</w:delText>
        </w:r>
        <w:r w:rsidR="002416D3" w:rsidDel="00C6367A">
          <w:delText xml:space="preserve"> among the</w:delText>
        </w:r>
        <w:r w:rsidR="0065366D" w:rsidDel="00C6367A">
          <w:delText xml:space="preserve"> </w:delText>
        </w:r>
        <w:r w:rsidR="00C47C59" w:rsidDel="00C6367A">
          <w:delText>mentioned factors</w:delText>
        </w:r>
        <w:r w:rsidR="001314E2" w:rsidDel="00C6367A">
          <w:delText>.</w:delText>
        </w:r>
        <w:r w:rsidR="005449C0" w:rsidDel="00C6367A">
          <w:delText xml:space="preserve"> </w:delText>
        </w:r>
      </w:del>
      <w:ins w:id="374" w:author="Harvey" w:date="2020-08-10T11:11:00Z">
        <w:r w:rsidR="00C6367A">
          <w:t>The revised draft</w:t>
        </w:r>
      </w:ins>
      <w:ins w:id="375" w:author="Harvey" w:date="2020-08-10T11:12:00Z">
        <w:r w:rsidR="00C6367A">
          <w:t xml:space="preserve"> has a</w:t>
        </w:r>
      </w:ins>
      <w:del w:id="376" w:author="Harvey" w:date="2020-08-10T11:11:00Z">
        <w:r w:rsidR="005449C0" w:rsidDel="00C6367A">
          <w:delText>We</w:delText>
        </w:r>
      </w:del>
      <w:r w:rsidR="005449C0">
        <w:t xml:space="preserve"> </w:t>
      </w:r>
      <w:ins w:id="377" w:author="Harvey" w:date="2020-08-10T11:12:00Z">
        <w:r w:rsidR="00C6367A">
          <w:t xml:space="preserve">new </w:t>
        </w:r>
      </w:ins>
      <w:del w:id="378" w:author="Harvey" w:date="2020-08-10T11:12:00Z">
        <w:r w:rsidR="005449C0" w:rsidDel="00C6367A">
          <w:delText xml:space="preserve">added </w:delText>
        </w:r>
      </w:del>
      <w:ins w:id="379" w:author="Harvey" w:date="2020-08-10T11:11:00Z">
        <w:r w:rsidR="00C6367A">
          <w:t xml:space="preserve">discussion of </w:t>
        </w:r>
      </w:ins>
      <w:r w:rsidR="005449C0">
        <w:t>the</w:t>
      </w:r>
      <w:ins w:id="380" w:author="Harvey" w:date="2020-08-10T11:11:00Z">
        <w:r w:rsidR="00C6367A">
          <w:t>se covariates</w:t>
        </w:r>
      </w:ins>
      <w:ins w:id="381" w:author="Harvey" w:date="2020-08-10T11:12:00Z">
        <w:r w:rsidR="00C6367A">
          <w:t>, resu</w:t>
        </w:r>
        <w:r w:rsidR="004D071F">
          <w:t>l</w:t>
        </w:r>
        <w:r w:rsidR="00C6367A">
          <w:t xml:space="preserve">ts and our reasoning in the </w:t>
        </w:r>
        <w:r w:rsidR="00C6367A" w:rsidRPr="004D071F">
          <w:t>section</w:t>
        </w:r>
      </w:ins>
      <w:del w:id="382" w:author="Harvey" w:date="2020-08-10T11:11:00Z">
        <w:r w:rsidR="005449C0" w:rsidRPr="004D071F" w:rsidDel="00C6367A">
          <w:delText xml:space="preserve"> </w:delText>
        </w:r>
        <w:r w:rsidR="00BE155A" w:rsidRPr="004D071F" w:rsidDel="00C6367A">
          <w:delText xml:space="preserve">results of the </w:delText>
        </w:r>
        <w:r w:rsidR="005449C0" w:rsidRPr="004D071F" w:rsidDel="00C6367A">
          <w:delText>two parameters to the</w:delText>
        </w:r>
      </w:del>
      <w:r w:rsidR="005449C0" w:rsidRPr="004D071F">
        <w:t xml:space="preserve"> “</w:t>
      </w:r>
      <w:r w:rsidR="005449C0" w:rsidRPr="004D071F">
        <w:rPr>
          <w:u w:val="single"/>
          <w:rPrChange w:id="383" w:author="Harvey" w:date="2020-08-10T11:13:00Z">
            <w:rPr/>
          </w:rPrChange>
        </w:rPr>
        <w:t>Results –</w:t>
      </w:r>
      <w:ins w:id="384" w:author="Harvey" w:date="2020-08-10T11:14:00Z">
        <w:r w:rsidR="004D071F">
          <w:rPr>
            <w:u w:val="single"/>
          </w:rPr>
          <w:t>&gt;</w:t>
        </w:r>
      </w:ins>
      <w:r w:rsidR="005449C0" w:rsidRPr="004D071F">
        <w:rPr>
          <w:u w:val="single"/>
          <w:rPrChange w:id="385" w:author="Harvey" w:date="2020-08-10T11:13:00Z">
            <w:rPr/>
          </w:rPrChange>
        </w:rPr>
        <w:t xml:space="preserve"> Base values –</w:t>
      </w:r>
      <w:ins w:id="386" w:author="Harvey" w:date="2020-08-10T11:14:00Z">
        <w:r w:rsidR="004D071F">
          <w:rPr>
            <w:u w:val="single"/>
          </w:rPr>
          <w:t>&gt;</w:t>
        </w:r>
      </w:ins>
      <w:r w:rsidR="005449C0" w:rsidRPr="004D071F">
        <w:rPr>
          <w:u w:val="single"/>
          <w:rPrChange w:id="387" w:author="Harvey" w:date="2020-08-10T11:13:00Z">
            <w:rPr/>
          </w:rPrChange>
        </w:rPr>
        <w:t xml:space="preserve"> Population with non-physical occupations</w:t>
      </w:r>
      <w:ins w:id="388" w:author="Harvey" w:date="2020-08-10T11:12:00Z">
        <w:r w:rsidR="004D071F" w:rsidRPr="004D071F">
          <w:rPr>
            <w:u w:val="single"/>
            <w:rPrChange w:id="389" w:author="Harvey" w:date="2020-08-10T11:13:00Z">
              <w:rPr/>
            </w:rPrChange>
          </w:rPr>
          <w:t>.</w:t>
        </w:r>
      </w:ins>
      <w:r w:rsidR="005449C0">
        <w:t>”</w:t>
      </w:r>
      <w:ins w:id="390" w:author="Miller, Harvey J." w:date="2020-08-10T11:25:00Z">
        <w:r w:rsidR="005F3E3C">
          <w:t>)</w:t>
        </w:r>
      </w:ins>
      <w:r w:rsidR="0031620F">
        <w:t xml:space="preserve"> </w:t>
      </w:r>
      <w:del w:id="391" w:author="Harvey" w:date="2020-08-10T11:12:00Z">
        <w:r w:rsidR="0031620F" w:rsidDel="004D071F">
          <w:delText>s</w:delText>
        </w:r>
        <w:r w:rsidR="0031620F" w:rsidDel="00C6367A">
          <w:delText>ection</w:delText>
        </w:r>
        <w:r w:rsidR="009D6705" w:rsidDel="00C6367A">
          <w:delText>.</w:delText>
        </w:r>
      </w:del>
    </w:p>
    <w:p w14:paraId="7B3E8862" w14:textId="35346FD6" w:rsidR="00162668" w:rsidRDefault="00F678BE">
      <w:pPr>
        <w:pStyle w:val="NormalWeb"/>
        <w:spacing w:before="120" w:beforeAutospacing="0" w:after="120" w:afterAutospacing="0"/>
        <w:ind w:firstLine="720"/>
        <w:jc w:val="both"/>
        <w:pPrChange w:id="392" w:author="Miller, Harvey J." w:date="2020-08-10T11:56:00Z">
          <w:pPr>
            <w:pStyle w:val="NormalWeb"/>
            <w:spacing w:before="120" w:beforeAutospacing="0" w:after="120" w:afterAutospacing="0"/>
            <w:ind w:firstLine="720"/>
          </w:pPr>
        </w:pPrChange>
      </w:pPr>
      <w:r>
        <w:t xml:space="preserve">We also </w:t>
      </w:r>
      <w:r w:rsidR="00EF450D">
        <w:t>introduced</w:t>
      </w:r>
      <w:r>
        <w:t xml:space="preserve"> the </w:t>
      </w:r>
      <w:r w:rsidR="00D66CB1">
        <w:t>T</w:t>
      </w:r>
      <w:r>
        <w:t xml:space="preserve">ransit </w:t>
      </w:r>
      <w:r w:rsidR="00D66CB1">
        <w:t>S</w:t>
      </w:r>
      <w:r>
        <w:t xml:space="preserve">core into the model. Transit </w:t>
      </w:r>
      <w:r w:rsidR="00B84477">
        <w:t>S</w:t>
      </w:r>
      <w:r>
        <w:t xml:space="preserve">core </w:t>
      </w:r>
      <w:r w:rsidR="00B25817">
        <w:t xml:space="preserve">uses an algorithm to </w:t>
      </w:r>
      <w:r>
        <w:t>summarize</w:t>
      </w:r>
      <w:r w:rsidR="00A10C47">
        <w:t xml:space="preserve"> transit accessibility and</w:t>
      </w:r>
      <w:r>
        <w:t xml:space="preserve"> the relative usefulness of </w:t>
      </w:r>
      <w:r w:rsidR="00A10C47">
        <w:t xml:space="preserve">transit routes </w:t>
      </w:r>
      <w:r w:rsidR="00A10C47">
        <w:fldChar w:fldCharType="begin" w:fldLock="1"/>
      </w:r>
      <w:r w:rsidR="005916B2">
        <w:instrText>ADDIN CSL_CITATION {"citationItems":[{"id":"ITEM-1","itemData":{"URL":"https://www.walkscore.com/transit-score-methodology.shtml","accessed":{"date-parts":[["2020","7","23"]]},"author":[{"dropping-particle":"","family":"Walk Score","given":"","non-dropping-particle":"","parse-names":false,"suffix":""}],"id":"ITEM-1","issued":{"date-parts":[["2020"]]},"title":"Transit Score® Methodology","type":"webpage"},"uris":["http://www.mendeley.com/documents/?uuid=75b977ea-e91d-49ec-99a6-893e9b1cc1f7"]}],"mendeley":{"formattedCitation":"[3]","plainTextFormattedCitation":"[3]","previouslyFormattedCitation":"[1]"},"properties":{"noteIndex":0},"schema":"https://github.com/citation-style-language/schema/raw/master/csl-citation.json"}</w:instrText>
      </w:r>
      <w:r w:rsidR="00A10C47">
        <w:fldChar w:fldCharType="separate"/>
      </w:r>
      <w:r w:rsidR="005916B2" w:rsidRPr="005916B2">
        <w:rPr>
          <w:noProof/>
        </w:rPr>
        <w:t>[3]</w:t>
      </w:r>
      <w:r w:rsidR="00A10C47">
        <w:fldChar w:fldCharType="end"/>
      </w:r>
      <w:r w:rsidR="00A10C47">
        <w:t>.</w:t>
      </w:r>
      <w:r w:rsidR="00B84477">
        <w:t xml:space="preserve"> The</w:t>
      </w:r>
      <w:ins w:id="393" w:author="Miller, Harvey J." w:date="2020-08-10T12:22:00Z">
        <w:r w:rsidR="00DF1CFD">
          <w:t xml:space="preserve"> results </w:t>
        </w:r>
      </w:ins>
      <w:ins w:id="394" w:author="Miller, Harvey J." w:date="2020-08-10T12:23:00Z">
        <w:r w:rsidR="00DF1CFD">
          <w:t>indicate</w:t>
        </w:r>
      </w:ins>
      <w:ins w:id="395" w:author="Miller, Harvey J." w:date="2020-08-10T12:22:00Z">
        <w:r w:rsidR="00DF1CFD">
          <w:t xml:space="preserve"> </w:t>
        </w:r>
      </w:ins>
      <w:del w:id="396" w:author="Miller, Harvey J." w:date="2020-08-10T12:22:00Z">
        <w:r w:rsidR="00B84477" w:rsidDel="00DF1CFD">
          <w:delText xml:space="preserve"> model </w:delText>
        </w:r>
        <w:r w:rsidR="005477C4" w:rsidDel="00DF1CFD">
          <w:delText xml:space="preserve">shows </w:delText>
        </w:r>
      </w:del>
      <w:r w:rsidR="005477C4">
        <w:t xml:space="preserve">that </w:t>
      </w:r>
      <w:r w:rsidR="007176EB">
        <w:t>T</w:t>
      </w:r>
      <w:r w:rsidR="005477C4">
        <w:t xml:space="preserve">ransit </w:t>
      </w:r>
      <w:r w:rsidR="007176EB">
        <w:t>S</w:t>
      </w:r>
      <w:r w:rsidR="005477C4">
        <w:t xml:space="preserve">core </w:t>
      </w:r>
      <w:ins w:id="397" w:author="Miller, Harvey J." w:date="2020-08-10T12:22:00Z">
        <w:r w:rsidR="00DF1CFD">
          <w:t>does not explain the pandemic related decl</w:t>
        </w:r>
      </w:ins>
      <w:ins w:id="398" w:author="Miller, Harvey J." w:date="2020-08-10T12:23:00Z">
        <w:r w:rsidR="00DF1CFD">
          <w:t>ine</w:t>
        </w:r>
      </w:ins>
      <w:del w:id="399" w:author="Miller, Harvey J." w:date="2020-08-10T12:22:00Z">
        <w:r w:rsidR="005477C4" w:rsidDel="00DF1CFD">
          <w:delText>is not significant</w:delText>
        </w:r>
      </w:del>
      <w:r w:rsidR="005477C4">
        <w:t xml:space="preserve"> </w:t>
      </w:r>
      <w:del w:id="400" w:author="Harvey" w:date="2020-08-10T11:13:00Z">
        <w:r w:rsidR="005477C4" w:rsidDel="004D071F">
          <w:delText xml:space="preserve">with the other three factors </w:delText>
        </w:r>
      </w:del>
      <w:r w:rsidR="005477C4">
        <w:t>(p-value = 0.1426).</w:t>
      </w:r>
      <w:r w:rsidR="00162668">
        <w:t xml:space="preserve"> </w:t>
      </w:r>
    </w:p>
    <w:p w14:paraId="50AA5330" w14:textId="5ADFDA45" w:rsidR="00DF1CFD" w:rsidRPr="00DF1CFD" w:rsidRDefault="00DF1CFD">
      <w:pPr>
        <w:pStyle w:val="NormalWeb"/>
        <w:ind w:firstLine="720"/>
        <w:jc w:val="both"/>
        <w:rPr>
          <w:ins w:id="401" w:author="Miller, Harvey J." w:date="2020-08-10T12:27:00Z"/>
        </w:rPr>
        <w:pPrChange w:id="402" w:author="Miller, Harvey J." w:date="2020-08-10T12:27:00Z">
          <w:pPr>
            <w:pStyle w:val="NormalWeb"/>
            <w:jc w:val="both"/>
          </w:pPr>
        </w:pPrChange>
      </w:pPr>
      <w:ins w:id="403" w:author="Miller, Harvey J." w:date="2020-08-10T12:27:00Z">
        <w:r w:rsidRPr="00DF1CFD">
          <w:lastRenderedPageBreak/>
          <w:t xml:space="preserve">We added more references to the </w:t>
        </w:r>
        <w:r w:rsidRPr="00DF1CFD">
          <w:rPr>
            <w:rPrChange w:id="404" w:author="Miller, Harvey J." w:date="2020-08-10T12:27:00Z">
              <w:rPr>
                <w:u w:val="single"/>
              </w:rPr>
            </w:rPrChange>
          </w:rPr>
          <w:t xml:space="preserve">section </w:t>
        </w:r>
        <w:r w:rsidRPr="00DF1CFD">
          <w:rPr>
            <w:u w:val="single"/>
          </w:rPr>
          <w:t>“Data and methods –</w:t>
        </w:r>
        <w:r>
          <w:rPr>
            <w:u w:val="single"/>
          </w:rPr>
          <w:t>&gt;</w:t>
        </w:r>
        <w:r w:rsidRPr="00DF1CFD">
          <w:rPr>
            <w:u w:val="single"/>
          </w:rPr>
          <w:t xml:space="preserve"> Logistic function for daily transit demand change –</w:t>
        </w:r>
      </w:ins>
      <w:ins w:id="405" w:author="Miller, Harvey J." w:date="2020-08-10T12:28:00Z">
        <w:r>
          <w:rPr>
            <w:u w:val="single"/>
          </w:rPr>
          <w:t>&gt;</w:t>
        </w:r>
      </w:ins>
      <w:ins w:id="406" w:author="Miller, Harvey J." w:date="2020-08-10T12:27:00Z">
        <w:r w:rsidRPr="00DF1CFD">
          <w:rPr>
            <w:u w:val="single"/>
          </w:rPr>
          <w:t xml:space="preserve"> Base value” </w:t>
        </w:r>
        <w:r w:rsidRPr="00DF1CFD">
          <w:t xml:space="preserve">to moreover justify the section of independent variables. </w:t>
        </w:r>
      </w:ins>
      <w:ins w:id="407" w:author="Miller, Harvey J." w:date="2020-08-10T12:28:00Z">
        <w:r>
          <w:t xml:space="preserve">Our </w:t>
        </w:r>
      </w:ins>
      <w:ins w:id="408" w:author="Miller, Harvey J." w:date="2020-08-10T12:27:00Z">
        <w:r w:rsidRPr="00DF1CFD">
          <w:t xml:space="preserve">results </w:t>
        </w:r>
      </w:ins>
      <w:ins w:id="409" w:author="Miller, Harvey J." w:date="2020-08-10T12:28:00Z">
        <w:r>
          <w:t>suggest</w:t>
        </w:r>
      </w:ins>
      <w:ins w:id="410" w:author="Miller, Harvey J." w:date="2020-08-10T12:27:00Z">
        <w:r w:rsidRPr="00DF1CFD">
          <w:t xml:space="preserve"> that the usage rate during the pandemic is more rel</w:t>
        </w:r>
      </w:ins>
      <w:ins w:id="411" w:author="Miller, Harvey J." w:date="2020-08-10T12:28:00Z">
        <w:r>
          <w:t>ated</w:t>
        </w:r>
      </w:ins>
      <w:ins w:id="412" w:author="Miller, Harvey J." w:date="2020-08-10T12:27:00Z">
        <w:r w:rsidRPr="00DF1CFD">
          <w:t xml:space="preserve"> to economic and demographic factors such as race, job, and age composition than other built environment factors. city facilities and amenities would not change within a short period, therefore it will not be a major factor affecting people’s decision. </w:t>
        </w:r>
      </w:ins>
    </w:p>
    <w:p w14:paraId="7359922C" w14:textId="1D5B516B" w:rsidR="007C2956" w:rsidDel="005F3E3C" w:rsidRDefault="00162668">
      <w:pPr>
        <w:pStyle w:val="NormalWeb"/>
        <w:spacing w:before="120" w:beforeAutospacing="0" w:after="120" w:afterAutospacing="0"/>
        <w:jc w:val="both"/>
        <w:rPr>
          <w:del w:id="413" w:author="Miller, Harvey J." w:date="2020-08-10T11:28:00Z"/>
        </w:rPr>
        <w:pPrChange w:id="414" w:author="Miller, Harvey J." w:date="2020-08-10T11:56:00Z">
          <w:pPr>
            <w:pStyle w:val="NormalWeb"/>
            <w:spacing w:before="120" w:beforeAutospacing="0" w:after="120" w:afterAutospacing="0"/>
          </w:pPr>
        </w:pPrChange>
      </w:pPr>
      <w:del w:id="415" w:author="Miller, Harvey J." w:date="2020-08-10T12:25:00Z">
        <w:r w:rsidDel="00DF1CFD">
          <w:delText xml:space="preserve">We added </w:delText>
        </w:r>
      </w:del>
      <w:del w:id="416" w:author="Miller, Harvey J." w:date="2020-08-10T11:27:00Z">
        <w:r w:rsidDel="005F3E3C">
          <w:delText xml:space="preserve">more </w:delText>
        </w:r>
      </w:del>
      <w:del w:id="417" w:author="Miller, Harvey J." w:date="2020-08-10T11:26:00Z">
        <w:r w:rsidDel="005F3E3C">
          <w:delText xml:space="preserve">references </w:delText>
        </w:r>
      </w:del>
      <w:del w:id="418" w:author="Miller, Harvey J." w:date="2020-08-10T12:25:00Z">
        <w:r w:rsidDel="00DF1CFD">
          <w:delText xml:space="preserve">to the </w:delText>
        </w:r>
        <w:r w:rsidRPr="004D071F" w:rsidDel="00DF1CFD">
          <w:rPr>
            <w:rPrChange w:id="419" w:author="Harvey" w:date="2020-08-10T11:13:00Z">
              <w:rPr>
                <w:u w:val="single"/>
              </w:rPr>
            </w:rPrChange>
          </w:rPr>
          <w:delText xml:space="preserve">section </w:delText>
        </w:r>
        <w:r w:rsidR="00750311" w:rsidDel="00DF1CFD">
          <w:rPr>
            <w:u w:val="single"/>
          </w:rPr>
          <w:delText>“Data and methods –</w:delText>
        </w:r>
      </w:del>
      <w:ins w:id="420" w:author="Harvey" w:date="2020-08-10T11:14:00Z">
        <w:del w:id="421" w:author="Miller, Harvey J." w:date="2020-08-10T12:25:00Z">
          <w:r w:rsidR="004D071F" w:rsidDel="00DF1CFD">
            <w:rPr>
              <w:u w:val="single"/>
            </w:rPr>
            <w:delText>&gt;</w:delText>
          </w:r>
        </w:del>
      </w:ins>
      <w:del w:id="422" w:author="Miller, Harvey J." w:date="2020-08-10T12:25:00Z">
        <w:r w:rsidR="00750311" w:rsidDel="00DF1CFD">
          <w:rPr>
            <w:u w:val="single"/>
          </w:rPr>
          <w:delText xml:space="preserve"> Logistic function for daily transit demand change –</w:delText>
        </w:r>
      </w:del>
      <w:ins w:id="423" w:author="Harvey" w:date="2020-08-10T11:14:00Z">
        <w:del w:id="424" w:author="Miller, Harvey J." w:date="2020-08-10T12:25:00Z">
          <w:r w:rsidR="004D071F" w:rsidDel="00DF1CFD">
            <w:rPr>
              <w:u w:val="single"/>
            </w:rPr>
            <w:delText>&gt;</w:delText>
          </w:r>
        </w:del>
      </w:ins>
      <w:del w:id="425" w:author="Miller, Harvey J." w:date="2020-08-10T12:25:00Z">
        <w:r w:rsidR="00750311" w:rsidDel="00DF1CFD">
          <w:rPr>
            <w:u w:val="single"/>
          </w:rPr>
          <w:delText xml:space="preserve"> Base value” </w:delText>
        </w:r>
        <w:r w:rsidDel="00DF1CFD">
          <w:delText xml:space="preserve">to </w:delText>
        </w:r>
      </w:del>
      <w:del w:id="426" w:author="Miller, Harvey J." w:date="2020-08-10T11:26:00Z">
        <w:r w:rsidDel="005F3E3C">
          <w:delText xml:space="preserve">moreover </w:delText>
        </w:r>
      </w:del>
      <w:del w:id="427" w:author="Miller, Harvey J." w:date="2020-08-10T12:25:00Z">
        <w:r w:rsidDel="00DF1CFD">
          <w:delText xml:space="preserve">justify </w:delText>
        </w:r>
      </w:del>
      <w:del w:id="428" w:author="Miller, Harvey J." w:date="2020-08-10T11:24:00Z">
        <w:r w:rsidDel="005F3E3C">
          <w:delText xml:space="preserve">the section </w:delText>
        </w:r>
      </w:del>
      <w:del w:id="429" w:author="Miller, Harvey J." w:date="2020-08-10T12:25:00Z">
        <w:r w:rsidDel="00DF1CFD">
          <w:delText xml:space="preserve">of independent variables. </w:delText>
        </w:r>
      </w:del>
      <w:ins w:id="430" w:author="Miller, Harvey J." w:date="2020-08-10T12:13:00Z">
        <w:r w:rsidR="00480422">
          <w:t xml:space="preserve">Our results suggest that </w:t>
        </w:r>
        <w:r w:rsidR="00480422" w:rsidRPr="005F3E3C">
          <w:t>COVID</w:t>
        </w:r>
      </w:ins>
      <w:ins w:id="431" w:author="Miller, Harvey J." w:date="2020-08-10T12:34:00Z">
        <w:r w:rsidR="00C2746C">
          <w:t>’</w:t>
        </w:r>
      </w:ins>
      <w:ins w:id="432" w:author="Miller, Harvey J." w:date="2020-08-10T12:13:00Z">
        <w:r w:rsidR="00480422" w:rsidRPr="005F3E3C">
          <w:t xml:space="preserve">s impact is unique and cannot explained </w:t>
        </w:r>
        <w:r w:rsidR="00480422">
          <w:t xml:space="preserve">directly </w:t>
        </w:r>
        <w:r w:rsidR="00480422" w:rsidRPr="005F3E3C">
          <w:t xml:space="preserve">by </w:t>
        </w:r>
      </w:ins>
      <w:ins w:id="433" w:author="Miller, Harvey J." w:date="2020-08-10T12:34:00Z">
        <w:r w:rsidR="00C2746C">
          <w:t xml:space="preserve">covariates explaining </w:t>
        </w:r>
      </w:ins>
      <w:ins w:id="434" w:author="Miller, Harvey J." w:date="2020-08-10T12:32:00Z">
        <w:r w:rsidR="00C2746C">
          <w:t xml:space="preserve">public transit use </w:t>
        </w:r>
      </w:ins>
      <w:ins w:id="435" w:author="Miller, Harvey J." w:date="2020-08-10T12:33:00Z">
        <w:r w:rsidR="00C2746C">
          <w:t xml:space="preserve">under </w:t>
        </w:r>
      </w:ins>
      <w:ins w:id="436" w:author="Miller, Harvey J." w:date="2020-08-10T12:34:00Z">
        <w:r w:rsidR="00C2746C">
          <w:t>normal conditions</w:t>
        </w:r>
      </w:ins>
      <w:ins w:id="437" w:author="Miller, Harvey J." w:date="2020-08-10T12:13:00Z">
        <w:r w:rsidR="00480422" w:rsidRPr="005F3E3C">
          <w:t xml:space="preserve">. </w:t>
        </w:r>
        <w:r w:rsidR="00480422" w:rsidRPr="00480422">
          <w:t>We discuss this as a potential future direction in the conclusion of the revised draft.</w:t>
        </w:r>
      </w:ins>
      <w:del w:id="438" w:author="Miller, Harvey J." w:date="2020-08-10T11:24:00Z">
        <w:r w:rsidR="00CE4CB7" w:rsidDel="005F3E3C">
          <w:delText xml:space="preserve">Similar </w:delText>
        </w:r>
      </w:del>
      <w:ins w:id="439" w:author="Harvey" w:date="2020-08-10T11:15:00Z">
        <w:del w:id="440" w:author="Miller, Harvey J." w:date="2020-08-10T11:24:00Z">
          <w:r w:rsidR="004D071F" w:rsidDel="005F3E3C">
            <w:delText xml:space="preserve">to our argument </w:delText>
          </w:r>
        </w:del>
      </w:ins>
      <w:del w:id="441" w:author="Miller, Harvey J." w:date="2020-08-10T11:24:00Z">
        <w:r w:rsidR="00CE4CB7" w:rsidDel="005F3E3C">
          <w:delText>to what</w:delText>
        </w:r>
        <w:r w:rsidDel="005F3E3C">
          <w:delText xml:space="preserve"> we argued in the section</w:delText>
        </w:r>
        <w:r w:rsidR="00D55925" w:rsidDel="005F3E3C">
          <w:delText xml:space="preserve"> “</w:delText>
        </w:r>
        <w:r w:rsidR="00D55925" w:rsidRPr="004D071F" w:rsidDel="005F3E3C">
          <w:rPr>
            <w:u w:val="single"/>
            <w:rPrChange w:id="442" w:author="Harvey" w:date="2020-08-10T11:14:00Z">
              <w:rPr/>
            </w:rPrChange>
          </w:rPr>
          <w:delText>Results –</w:delText>
        </w:r>
      </w:del>
      <w:ins w:id="443" w:author="Harvey" w:date="2020-08-10T11:14:00Z">
        <w:del w:id="444" w:author="Miller, Harvey J." w:date="2020-08-10T11:24:00Z">
          <w:r w:rsidR="004D071F" w:rsidDel="005F3E3C">
            <w:rPr>
              <w:u w:val="single"/>
            </w:rPr>
            <w:delText>&gt;</w:delText>
          </w:r>
        </w:del>
      </w:ins>
      <w:del w:id="445" w:author="Miller, Harvey J." w:date="2020-08-10T11:24:00Z">
        <w:r w:rsidR="00D55925" w:rsidRPr="004D071F" w:rsidDel="005F3E3C">
          <w:rPr>
            <w:u w:val="single"/>
            <w:rPrChange w:id="446" w:author="Harvey" w:date="2020-08-10T11:14:00Z">
              <w:rPr/>
            </w:rPrChange>
          </w:rPr>
          <w:delText xml:space="preserve"> Base values </w:delText>
        </w:r>
      </w:del>
      <w:ins w:id="447" w:author="Harvey" w:date="2020-08-10T11:14:00Z">
        <w:del w:id="448" w:author="Miller, Harvey J." w:date="2020-08-10T11:24:00Z">
          <w:r w:rsidR="004D071F" w:rsidDel="005F3E3C">
            <w:rPr>
              <w:u w:val="single"/>
            </w:rPr>
            <w:delText>-&gt;</w:delText>
          </w:r>
        </w:del>
      </w:ins>
      <w:del w:id="449" w:author="Miller, Harvey J." w:date="2020-08-10T11:24:00Z">
        <w:r w:rsidR="00D55925" w:rsidRPr="004D071F" w:rsidDel="005F3E3C">
          <w:rPr>
            <w:u w:val="single"/>
            <w:rPrChange w:id="450" w:author="Harvey" w:date="2020-08-10T11:14:00Z">
              <w:rPr/>
            </w:rPrChange>
          </w:rPr>
          <w:delText>- Awareness</w:delText>
        </w:r>
        <w:r w:rsidR="00D55925" w:rsidDel="005F3E3C">
          <w:delText>”</w:delText>
        </w:r>
        <w:r w:rsidDel="005F3E3C">
          <w:delText xml:space="preserve">, the </w:delText>
        </w:r>
      </w:del>
      <w:del w:id="451" w:author="Miller, Harvey J." w:date="2020-08-10T11:28:00Z">
        <w:r w:rsidDel="005F3E3C">
          <w:delText>results show</w:delText>
        </w:r>
        <w:r w:rsidR="00CE4CB7" w:rsidDel="005F3E3C">
          <w:delText xml:space="preserve"> that the usage rate during the pandemic is more rel</w:delText>
        </w:r>
      </w:del>
      <w:ins w:id="452" w:author="Harvey" w:date="2020-08-10T11:16:00Z">
        <w:del w:id="453" w:author="Miller, Harvey J." w:date="2020-08-10T11:28:00Z">
          <w:r w:rsidR="004D071F" w:rsidDel="005F3E3C">
            <w:delText>ated</w:delText>
          </w:r>
        </w:del>
      </w:ins>
      <w:del w:id="454" w:author="Miller, Harvey J." w:date="2020-08-10T11:28:00Z">
        <w:r w:rsidR="00CE4CB7" w:rsidDel="005F3E3C">
          <w:delText xml:space="preserve">evant to economic and demographic factors such as race, job, and age composition than other built environment factors. </w:delText>
        </w:r>
      </w:del>
      <w:ins w:id="455" w:author="Harvey" w:date="2020-08-10T11:16:00Z">
        <w:del w:id="456" w:author="Miller, Harvey J." w:date="2020-08-10T11:28:00Z">
          <w:r w:rsidR="004D071F" w:rsidDel="005F3E3C">
            <w:delText>In addition</w:delText>
          </w:r>
        </w:del>
      </w:ins>
      <w:del w:id="457" w:author="Miller, Harvey J." w:date="2020-08-10T11:28:00Z">
        <w:r w:rsidR="00BC0058" w:rsidDel="005F3E3C">
          <w:delText>O</w:delText>
        </w:r>
        <w:r w:rsidR="00CE4CB7" w:rsidDel="005F3E3C">
          <w:delText xml:space="preserve">n the other hand, </w:delText>
        </w:r>
        <w:r w:rsidR="00BC0058" w:rsidDel="005F3E3C">
          <w:delText xml:space="preserve">the status of </w:delText>
        </w:r>
        <w:r w:rsidR="005937F6" w:rsidDel="005F3E3C">
          <w:delText xml:space="preserve">city facilities and amenities </w:delText>
        </w:r>
        <w:r w:rsidR="00BC0058" w:rsidDel="005F3E3C">
          <w:delText xml:space="preserve">would not change </w:delText>
        </w:r>
        <w:r w:rsidR="005937F6" w:rsidDel="005F3E3C">
          <w:delText>within a short period</w:delText>
        </w:r>
        <w:r w:rsidR="007C2956" w:rsidDel="005F3E3C">
          <w:delText>,</w:delText>
        </w:r>
        <w:r w:rsidR="00D667F6" w:rsidDel="005F3E3C">
          <w:delText xml:space="preserve"> therefore it will not be </w:delText>
        </w:r>
      </w:del>
      <w:del w:id="458" w:author="Miller, Harvey J." w:date="2020-08-10T11:23:00Z">
        <w:r w:rsidR="007C2956" w:rsidDel="005F3E3C">
          <w:delText xml:space="preserve">a </w:delText>
        </w:r>
      </w:del>
      <w:del w:id="459" w:author="Miller, Harvey J." w:date="2020-08-10T11:28:00Z">
        <w:r w:rsidR="00D667F6" w:rsidDel="005F3E3C">
          <w:delText xml:space="preserve">major factor affecting </w:delText>
        </w:r>
      </w:del>
      <w:del w:id="460" w:author="Miller, Harvey J." w:date="2020-08-10T11:22:00Z">
        <w:r w:rsidR="00D667F6" w:rsidDel="004D071F">
          <w:delText xml:space="preserve">people’s </w:delText>
        </w:r>
      </w:del>
      <w:del w:id="461" w:author="Miller, Harvey J." w:date="2020-08-10T11:28:00Z">
        <w:r w:rsidR="00D667F6" w:rsidDel="005F3E3C">
          <w:delText>decision</w:delText>
        </w:r>
        <w:r w:rsidR="00BC0058" w:rsidDel="005F3E3C">
          <w:delText xml:space="preserve">. </w:delText>
        </w:r>
      </w:del>
      <w:del w:id="462" w:author="Miller, Harvey J." w:date="2020-08-10T11:23:00Z">
        <w:r w:rsidR="00BC0058" w:rsidDel="005F3E3C">
          <w:delText xml:space="preserve">For example, when a work </w:delText>
        </w:r>
        <w:r w:rsidR="007C2956" w:rsidDel="005F3E3C">
          <w:delText xml:space="preserve">was deciding </w:delText>
        </w:r>
        <w:r w:rsidR="00BC0058" w:rsidDel="005F3E3C">
          <w:delText xml:space="preserve">whether to </w:delText>
        </w:r>
        <w:r w:rsidR="007C2956" w:rsidDel="005F3E3C">
          <w:delText xml:space="preserve">work from home or stop using transit </w:delText>
        </w:r>
        <w:r w:rsidR="00BC0058" w:rsidDel="005F3E3C">
          <w:delText xml:space="preserve">to the workplace </w:delText>
        </w:r>
        <w:r w:rsidR="007C2956" w:rsidDel="005F3E3C">
          <w:delText>in March</w:delText>
        </w:r>
        <w:r w:rsidR="00BC0058" w:rsidDel="005F3E3C">
          <w:delText>,</w:delText>
        </w:r>
        <w:r w:rsidR="007C2956" w:rsidDel="005F3E3C">
          <w:delText xml:space="preserve"> </w:delText>
        </w:r>
        <w:r w:rsidR="00CA06D5" w:rsidDel="005F3E3C">
          <w:delText xml:space="preserve">her/his company’s </w:delText>
        </w:r>
      </w:del>
      <w:del w:id="463" w:author="Miller, Harvey J." w:date="2020-08-10T11:24:00Z">
        <w:r w:rsidR="0010630A" w:rsidDel="005F3E3C">
          <w:delText xml:space="preserve">work-from-home </w:delText>
        </w:r>
        <w:r w:rsidR="00CA06D5" w:rsidDel="005F3E3C">
          <w:delText>decision (</w:delText>
        </w:r>
        <w:r w:rsidR="007C2956" w:rsidDel="005F3E3C">
          <w:delText>employment</w:delText>
        </w:r>
        <w:r w:rsidR="00CA06D5" w:rsidDel="005F3E3C">
          <w:delText>)</w:delText>
        </w:r>
        <w:r w:rsidR="007C2956" w:rsidDel="005F3E3C">
          <w:delText xml:space="preserve"> and </w:delText>
        </w:r>
        <w:r w:rsidR="00CA06D5" w:rsidDel="005F3E3C">
          <w:delText>whether she/he has a car (</w:delText>
        </w:r>
        <w:r w:rsidR="007C2956" w:rsidDel="005F3E3C">
          <w:delText>vehicle ownership</w:delText>
        </w:r>
        <w:r w:rsidR="00CA06D5" w:rsidDel="005F3E3C">
          <w:delText>)</w:delText>
        </w:r>
        <w:r w:rsidR="007C2956" w:rsidDel="005F3E3C">
          <w:delText xml:space="preserve"> are the top two factors to be considered.</w:delText>
        </w:r>
        <w:r w:rsidR="00CA06D5" w:rsidDel="005F3E3C">
          <w:delText xml:space="preserve"> The environment and city facilities</w:delText>
        </w:r>
        <w:r w:rsidR="008D2348" w:rsidDel="005F3E3C">
          <w:delText xml:space="preserve"> could hardly impact the decision; </w:delText>
        </w:r>
        <w:r w:rsidR="0010630A" w:rsidDel="005F3E3C">
          <w:delText xml:space="preserve">we could also see </w:delText>
        </w:r>
        <w:r w:rsidR="008D2348" w:rsidDel="005F3E3C">
          <w:delText xml:space="preserve">the regression results support this </w:delText>
        </w:r>
        <w:r w:rsidR="00432F92" w:rsidDel="005F3E3C">
          <w:delText>conclusion</w:delText>
        </w:r>
        <w:r w:rsidR="008D2348" w:rsidDel="005F3E3C">
          <w:delText>.</w:delText>
        </w:r>
        <w:r w:rsidR="00CA06D5" w:rsidDel="005F3E3C">
          <w:delText xml:space="preserve"> </w:delText>
        </w:r>
      </w:del>
    </w:p>
    <w:p w14:paraId="4E49A64F" w14:textId="77777777" w:rsidR="005F3E3C" w:rsidRDefault="005F3E3C">
      <w:pPr>
        <w:pStyle w:val="NormalWeb"/>
        <w:spacing w:before="120" w:beforeAutospacing="0" w:after="120" w:afterAutospacing="0"/>
        <w:ind w:firstLine="720"/>
        <w:jc w:val="both"/>
        <w:rPr>
          <w:ins w:id="464" w:author="Miller, Harvey J." w:date="2020-08-10T11:28:00Z"/>
        </w:rPr>
        <w:pPrChange w:id="465" w:author="Miller, Harvey J." w:date="2020-08-10T11:56:00Z">
          <w:pPr>
            <w:pStyle w:val="NormalWeb"/>
            <w:spacing w:before="120" w:beforeAutospacing="0" w:after="120" w:afterAutospacing="0"/>
            <w:ind w:firstLine="720"/>
          </w:pPr>
        </w:pPrChange>
      </w:pPr>
    </w:p>
    <w:p w14:paraId="7A7DF625" w14:textId="77777777" w:rsidR="00162668" w:rsidRPr="004B05C5" w:rsidDel="005F3E3C" w:rsidRDefault="007C2956">
      <w:pPr>
        <w:pStyle w:val="NormalWeb"/>
        <w:spacing w:before="120" w:beforeAutospacing="0" w:after="120" w:afterAutospacing="0"/>
        <w:ind w:firstLine="720"/>
        <w:jc w:val="both"/>
        <w:rPr>
          <w:del w:id="466" w:author="Miller, Harvey J." w:date="2020-08-10T11:27:00Z"/>
        </w:rPr>
        <w:pPrChange w:id="467" w:author="Miller, Harvey J." w:date="2020-08-10T11:56:00Z">
          <w:pPr>
            <w:pStyle w:val="NormalWeb"/>
            <w:spacing w:before="120" w:beforeAutospacing="0" w:after="120" w:afterAutospacing="0"/>
            <w:ind w:firstLine="720"/>
          </w:pPr>
        </w:pPrChange>
      </w:pPr>
      <w:del w:id="468" w:author="Miller, Harvey J." w:date="2020-08-10T11:27:00Z">
        <w:r w:rsidDel="005F3E3C">
          <w:delText>This</w:delText>
        </w:r>
        <w:r w:rsidR="009A4013" w:rsidDel="005F3E3C">
          <w:delText xml:space="preserve"> conclusion</w:delText>
        </w:r>
        <w:r w:rsidDel="005F3E3C">
          <w:delText xml:space="preserve"> also reveals the reason why COVID19</w:delText>
        </w:r>
        <w:r w:rsidR="009D3DAA" w:rsidDel="005F3E3C">
          <w:delText>’s impact</w:delText>
        </w:r>
        <w:r w:rsidDel="005F3E3C">
          <w:delText xml:space="preserve"> is </w:delText>
        </w:r>
        <w:r w:rsidR="009D3DAA" w:rsidDel="005F3E3C">
          <w:delText xml:space="preserve">unique and cannot explained by the conclusions derived from </w:delText>
        </w:r>
        <w:r w:rsidR="00BF5BF6" w:rsidDel="005F3E3C">
          <w:delText>traditional modal shift and transit usage studies: the propulsion of the shift is completely different. Traditional shift is</w:delText>
        </w:r>
        <w:r w:rsidR="00432F92" w:rsidDel="005F3E3C">
          <w:delText xml:space="preserve"> </w:delText>
        </w:r>
        <w:r w:rsidR="00F801F8" w:rsidDel="005F3E3C">
          <w:delText xml:space="preserve">generally </w:delText>
        </w:r>
        <w:r w:rsidR="00432F92" w:rsidDel="005F3E3C">
          <w:delText>long-term and largely affected by</w:delText>
        </w:r>
        <w:r w:rsidR="006633E8" w:rsidDel="005F3E3C">
          <w:delText xml:space="preserve"> built environment</w:delText>
        </w:r>
        <w:r w:rsidR="00432F92" w:rsidDel="005F3E3C">
          <w:delText xml:space="preserve">, such as building area, commercial establishment, service facility, attraction, accessibility, and road density </w:delText>
        </w:r>
        <w:r w:rsidR="00432F92" w:rsidDel="005F3E3C">
          <w:fldChar w:fldCharType="begin" w:fldLock="1"/>
        </w:r>
        <w:r w:rsidR="007D0A81" w:rsidDel="005F3E3C">
          <w:delInstrText>ADDIN CSL_CITATION {"citationItems":[{"id":"ITEM-1","itemData":{"ISSN":"0264-2751","author":[{"dropping-particle":"","family":"Chen","given":"Enhui","non-dropping-particle":"","parse-names":false,"suffix":""},{"dropping-particle":"","family":"Ye","given":"Zhirui","non-dropping-particle":"","parse-names":false,"suffix":""},{"dropping-particle":"","family":"Wang","given":"Chao","non-dropping-particle":"","parse-names":false,"suffix":""},{"dropping-particle":"","family":"Zhang","given":"Wenbo","non-dropping-particle":"","parse-names":false,"suffix":""}],"container-title":"Cities","id":"ITEM-1","issued":{"date-parts":[["2019"]]},"page":"102359","publisher":"Elsevier","title":"Discovering the spatio-temporal impacts of built environment on metro ridership using smart card data","type":"article-journal","volume":"95"},"uris":["http://www.mendeley.com/documents/?uuid=729ff938-a520-43ba-ac7d-8848be639ef0"]},{"id":"ITEM-2","itemData":{"ISSN":"0198-9715","author":[{"dropping-particle":"","family":"Ma","given":"Xiaolei","non-dropping-particle":"","parse-names":false,"suffix":""},{"dropping-particle":"","family":"Zhang","given":"Jiyu","non-dropping-particle":"","parse-names":false,"suffix":""},{"dropping-particle":"","family":"Ding","given":"Chuan","non-dropping-particle":"","parse-names":false,"suffix":""},{"dropping-particle":"","family":"Wang","given":"Yunpeng","non-dropping-particle":"","parse-names":false,"suffix":""}],"container-title":"Computers, Environment and Urban Systems","id":"ITEM-2","issued":{"date-parts":[["2018"]]},"page":"113-124","publisher":"Elsevier","title":"A geographically and temporally weighted regression model to explore the spatiotemporal influence of built environment on transit ridership","type":"article-journal","volume":"70"},"uris":["http://www.mendeley.com/documents/?uuid=eba0f2d5-f47b-48e6-97be-8386a3712300"]}],"mendeley":{"formattedCitation":"[2,3]","plainTextFormattedCitation":"[2,3]","previouslyFormattedCitation":"[2,3]"},"properties":{"noteIndex":0},"schema":"https://github.com/citation-style-language/schema/raw/master/csl-citation.json"}</w:delInstrText>
        </w:r>
        <w:r w:rsidR="00432F92" w:rsidDel="005F3E3C">
          <w:fldChar w:fldCharType="separate"/>
        </w:r>
        <w:r w:rsidR="00432F92" w:rsidRPr="00432F92" w:rsidDel="005F3E3C">
          <w:rPr>
            <w:noProof/>
          </w:rPr>
          <w:delText>[2,3]</w:delText>
        </w:r>
        <w:r w:rsidR="00432F92" w:rsidDel="005F3E3C">
          <w:fldChar w:fldCharType="end"/>
        </w:r>
        <w:r w:rsidR="00432F92" w:rsidDel="005F3E3C">
          <w:delText xml:space="preserve">. However, COVID19 is a short-term disruption that is driven by </w:delText>
        </w:r>
        <w:r w:rsidR="0010630A" w:rsidDel="005F3E3C">
          <w:delText>a public health event.</w:delText>
        </w:r>
        <w:r w:rsidR="007E1010" w:rsidDel="005F3E3C">
          <w:delText xml:space="preserve"> A sudden disruption’s impact</w:delText>
        </w:r>
        <w:r w:rsidR="009A4013" w:rsidDel="005F3E3C">
          <w:delText xml:space="preserve"> </w:delText>
        </w:r>
        <w:r w:rsidR="0010630A" w:rsidDel="005F3E3C">
          <w:delText xml:space="preserve">is hardly </w:delText>
        </w:r>
        <w:r w:rsidR="009A4013" w:rsidDel="005F3E3C">
          <w:delText xml:space="preserve">discussed by former literatures and </w:delText>
        </w:r>
        <w:r w:rsidR="007E1010" w:rsidDel="005F3E3C">
          <w:delText xml:space="preserve">this paper could be one of the first attempts to solve this issue. </w:delText>
        </w:r>
        <w:r w:rsidR="007E1010" w:rsidRPr="004B05C5" w:rsidDel="005F3E3C">
          <w:delText>W</w:delText>
        </w:r>
        <w:r w:rsidR="009A4013" w:rsidRPr="004B05C5" w:rsidDel="005F3E3C">
          <w:delText xml:space="preserve">e also added it to </w:delText>
        </w:r>
        <w:r w:rsidR="00C5732F" w:rsidDel="005F3E3C">
          <w:delText>the potential future direction.</w:delText>
        </w:r>
      </w:del>
    </w:p>
    <w:p w14:paraId="4D58D44A" w14:textId="77777777" w:rsidR="007F4F3F" w:rsidRDefault="00CE39F5">
      <w:pPr>
        <w:pStyle w:val="NormalWeb"/>
        <w:spacing w:before="120" w:beforeAutospacing="0" w:after="120" w:afterAutospacing="0"/>
        <w:jc w:val="both"/>
        <w:pPrChange w:id="469" w:author="Miller, Harvey J." w:date="2020-08-10T11:56:00Z">
          <w:pPr>
            <w:pStyle w:val="NormalWeb"/>
            <w:spacing w:before="120" w:beforeAutospacing="0" w:after="120" w:afterAutospacing="0"/>
          </w:pPr>
        </w:pPrChange>
      </w:pPr>
      <w:r w:rsidRPr="0008482F">
        <w:br/>
        <w:t>3) Is the simple linear model appropriate to fit the floor value? Do the data meet the normality assumption? How to handle spatial auto-correlations? The authors should address these issues before using an OLS model.</w:t>
      </w:r>
      <w:r w:rsidR="007F4F3F">
        <w:t xml:space="preserve"> </w:t>
      </w:r>
    </w:p>
    <w:p w14:paraId="63D4F59E" w14:textId="77777777" w:rsidR="00B8023A" w:rsidRPr="007F4F3F" w:rsidRDefault="007F4F3F">
      <w:pPr>
        <w:pStyle w:val="NormalWeb"/>
        <w:spacing w:before="120" w:beforeAutospacing="0" w:after="120" w:afterAutospacing="0"/>
        <w:jc w:val="both"/>
        <w:pPrChange w:id="470" w:author="Miller, Harvey J." w:date="2020-08-10T11:56:00Z">
          <w:pPr>
            <w:pStyle w:val="NormalWeb"/>
            <w:spacing w:before="120" w:beforeAutospacing="0" w:after="120" w:afterAutospacing="0"/>
          </w:pPr>
        </w:pPrChange>
      </w:pPr>
      <w:r w:rsidRPr="007F4F3F">
        <w:rPr>
          <w:b/>
        </w:rPr>
        <w:t>Normality</w:t>
      </w:r>
      <w:r>
        <w:t xml:space="preserve">: </w:t>
      </w:r>
      <w:r w:rsidR="001134B7">
        <w:t xml:space="preserve">The Shapiro-Wilk test shows that </w:t>
      </w:r>
      <w:r w:rsidR="00993542">
        <w:t xml:space="preserve">we cannot reject the normality assumption for the </w:t>
      </w:r>
      <w:r w:rsidR="001134B7">
        <w:t>dependent variable</w:t>
      </w:r>
      <w:r>
        <w:t xml:space="preserve"> (</w:t>
      </w:r>
      <w:r w:rsidRPr="007F4F3F">
        <w:t>W = 0.99015, p-value = 0.5917</w:t>
      </w:r>
      <w:r>
        <w:t>)</w:t>
      </w:r>
      <w:r w:rsidR="00993542">
        <w:t>.</w:t>
      </w:r>
      <w:r w:rsidR="001134B7">
        <w:t xml:space="preserve"> We </w:t>
      </w:r>
      <w:r w:rsidR="00C82870">
        <w:t xml:space="preserve">also </w:t>
      </w:r>
      <w:r w:rsidR="001134B7">
        <w:t>mention</w:t>
      </w:r>
      <w:del w:id="471" w:author="Miller, Harvey J." w:date="2020-08-10T11:36:00Z">
        <w:r w:rsidR="001134B7" w:rsidDel="00B5341F">
          <w:delText>ed</w:delText>
        </w:r>
      </w:del>
      <w:r w:rsidR="001134B7">
        <w:t xml:space="preserve"> that the residuals </w:t>
      </w:r>
      <w:r w:rsidR="00C82870">
        <w:t xml:space="preserve">of the model </w:t>
      </w:r>
      <w:r w:rsidR="001134B7">
        <w:t>are nor</w:t>
      </w:r>
      <w:r w:rsidR="000113ED">
        <w:t>mally distributed in section “</w:t>
      </w:r>
      <w:r w:rsidR="000113ED" w:rsidRPr="00B5341F">
        <w:rPr>
          <w:u w:val="single"/>
          <w:rPrChange w:id="472" w:author="Miller, Harvey J." w:date="2020-08-10T11:36:00Z">
            <w:rPr/>
          </w:rPrChange>
        </w:rPr>
        <w:t xml:space="preserve">Result – Base </w:t>
      </w:r>
      <w:r w:rsidR="006D111B" w:rsidRPr="00B5341F">
        <w:rPr>
          <w:u w:val="single"/>
          <w:rPrChange w:id="473" w:author="Miller, Harvey J." w:date="2020-08-10T11:36:00Z">
            <w:rPr/>
          </w:rPrChange>
        </w:rPr>
        <w:t>value</w:t>
      </w:r>
      <w:r w:rsidR="000113ED">
        <w:t>”</w:t>
      </w:r>
      <w:r w:rsidR="00796D8A">
        <w:t>:</w:t>
      </w:r>
      <w:r w:rsidR="00C82870">
        <w:t xml:space="preserve"> </w:t>
      </w:r>
      <w:r>
        <w:fldChar w:fldCharType="begin"/>
      </w:r>
      <w:r>
        <w:instrText xml:space="preserve"> REF _Ref46495214 \h  \* MERGEFORMAT </w:instrText>
      </w:r>
      <w:r>
        <w:fldChar w:fldCharType="separate"/>
      </w:r>
      <w:r>
        <w:t>Picture 2</w:t>
      </w:r>
      <w:r>
        <w:fldChar w:fldCharType="end"/>
      </w:r>
      <w:r>
        <w:t xml:space="preserve"> shows the four indicators of regression model assessment. </w:t>
      </w:r>
      <w:r w:rsidR="000F58EB">
        <w:t>The Q-Q plot (top right) shows that the residual generally follows the normality assumption, which is also proven by the model’s F-test p-value</w:t>
      </w:r>
      <w:r w:rsidR="004E5C07">
        <w:t xml:space="preserve">. From these results, we can conclude that the model meets the normality assumption. </w:t>
      </w:r>
      <w:r w:rsidR="00AE26A2">
        <w:t xml:space="preserve"> We added these results in </w:t>
      </w:r>
      <w:r w:rsidR="00BB76E3" w:rsidRPr="00B5341F">
        <w:rPr>
          <w:rPrChange w:id="474" w:author="Miller, Harvey J." w:date="2020-08-10T11:36:00Z">
            <w:rPr>
              <w:u w:val="single"/>
            </w:rPr>
          </w:rPrChange>
        </w:rPr>
        <w:t xml:space="preserve">section </w:t>
      </w:r>
      <w:r w:rsidR="00BB76E3">
        <w:rPr>
          <w:u w:val="single"/>
        </w:rPr>
        <w:t>“Results – Base values”</w:t>
      </w:r>
      <w:r w:rsidR="00AE26A2" w:rsidRPr="00AE26A2">
        <w:rPr>
          <w:u w:val="single"/>
        </w:rPr>
        <w:t>, paragraph 2.</w:t>
      </w:r>
    </w:p>
    <w:p w14:paraId="7BDFAD53" w14:textId="77777777" w:rsidR="00E14FD6" w:rsidRDefault="00E14FD6">
      <w:pPr>
        <w:pStyle w:val="NormalWeb"/>
        <w:keepNext/>
        <w:spacing w:before="120" w:beforeAutospacing="0" w:after="120" w:afterAutospacing="0"/>
        <w:jc w:val="both"/>
        <w:pPrChange w:id="475" w:author="Miller, Harvey J." w:date="2020-08-10T11:56:00Z">
          <w:pPr>
            <w:pStyle w:val="NormalWeb"/>
            <w:keepNext/>
            <w:spacing w:before="120" w:beforeAutospacing="0" w:after="120" w:afterAutospacing="0"/>
            <w:jc w:val="center"/>
          </w:pPr>
        </w:pPrChange>
      </w:pPr>
      <w:r>
        <w:rPr>
          <w:noProof/>
        </w:rPr>
        <w:lastRenderedPageBreak/>
        <w:drawing>
          <wp:inline distT="0" distB="0" distL="0" distR="0" wp14:anchorId="69BF7E45" wp14:editId="725BFD6C">
            <wp:extent cx="5327922" cy="3999507"/>
            <wp:effectExtent l="0" t="0" r="6350" b="1270"/>
            <wp:docPr id="1" name="Picture 1" descr="model_s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odel_su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4582" cy="4049546"/>
                    </a:xfrm>
                    <a:prstGeom prst="rect">
                      <a:avLst/>
                    </a:prstGeom>
                    <a:noFill/>
                    <a:ln>
                      <a:noFill/>
                    </a:ln>
                  </pic:spPr>
                </pic:pic>
              </a:graphicData>
            </a:graphic>
          </wp:inline>
        </w:drawing>
      </w:r>
    </w:p>
    <w:p w14:paraId="4F093DD1" w14:textId="77777777" w:rsidR="00E14FD6" w:rsidRDefault="00E14FD6">
      <w:pPr>
        <w:pStyle w:val="NormalWeb"/>
        <w:keepNext/>
        <w:spacing w:before="120" w:beforeAutospacing="0" w:after="120" w:afterAutospacing="0"/>
        <w:jc w:val="both"/>
        <w:pPrChange w:id="476" w:author="Miller, Harvey J." w:date="2020-08-10T11:56:00Z">
          <w:pPr>
            <w:pStyle w:val="NormalWeb"/>
            <w:keepNext/>
            <w:spacing w:before="120" w:beforeAutospacing="0" w:after="120" w:afterAutospacing="0"/>
            <w:jc w:val="center"/>
          </w:pPr>
        </w:pPrChange>
      </w:pPr>
      <w:bookmarkStart w:id="477" w:name="_Ref46495214"/>
      <w:r>
        <w:t xml:space="preserve">Picture </w:t>
      </w:r>
      <w:fldSimple w:instr=" SEQ Picture \* ARABIC ">
        <w:r w:rsidR="00035242">
          <w:rPr>
            <w:noProof/>
          </w:rPr>
          <w:t>2</w:t>
        </w:r>
      </w:fldSimple>
      <w:bookmarkEnd w:id="477"/>
      <w:r>
        <w:t>: four indicators of the model</w:t>
      </w:r>
    </w:p>
    <w:p w14:paraId="30954DB9" w14:textId="7099B010" w:rsidR="00C650C0" w:rsidRDefault="004E5C07">
      <w:pPr>
        <w:pStyle w:val="NormalWeb"/>
        <w:keepNext/>
        <w:spacing w:before="120" w:beforeAutospacing="0" w:after="120" w:afterAutospacing="0"/>
        <w:jc w:val="both"/>
        <w:pPrChange w:id="478" w:author="Miller, Harvey J." w:date="2020-08-10T11:56:00Z">
          <w:pPr>
            <w:pStyle w:val="NormalWeb"/>
            <w:keepNext/>
            <w:spacing w:before="120" w:beforeAutospacing="0" w:after="120" w:afterAutospacing="0"/>
          </w:pPr>
        </w:pPrChange>
      </w:pPr>
      <w:r w:rsidRPr="00DC68DA">
        <w:rPr>
          <w:b/>
        </w:rPr>
        <w:t>Au</w:t>
      </w:r>
      <w:r w:rsidR="00983883" w:rsidRPr="00DC68DA">
        <w:rPr>
          <w:b/>
        </w:rPr>
        <w:t>tocorrelation</w:t>
      </w:r>
      <w:r w:rsidR="00DC68DA">
        <w:t>: w</w:t>
      </w:r>
      <w:r w:rsidR="002C4574">
        <w:t xml:space="preserve">e </w:t>
      </w:r>
      <w:r w:rsidR="00E14FD6">
        <w:t>calculated the univariate Moran’s I with a Queen spatial weight</w:t>
      </w:r>
      <w:ins w:id="479" w:author="Miller, Harvey J." w:date="2020-08-10T11:36:00Z">
        <w:r w:rsidR="00B5341F">
          <w:t>s matrix</w:t>
        </w:r>
      </w:ins>
      <w:r w:rsidR="00E14FD6">
        <w:t>. The Moran’s I is 0.24. Based on this fact, w</w:t>
      </w:r>
      <w:r w:rsidR="00983883">
        <w:t xml:space="preserve">e conducted </w:t>
      </w:r>
      <w:r w:rsidR="00E14FD6">
        <w:t xml:space="preserve">the </w:t>
      </w:r>
      <w:r w:rsidR="002C4574">
        <w:t xml:space="preserve">spatial lag model regression </w:t>
      </w:r>
      <w:r w:rsidR="00E14FD6">
        <w:t xml:space="preserve">with the same weight. </w:t>
      </w:r>
      <w:r w:rsidR="00E50D7F">
        <w:fldChar w:fldCharType="begin"/>
      </w:r>
      <w:r w:rsidR="00E50D7F">
        <w:instrText xml:space="preserve"> REF _Ref46569266 \h </w:instrText>
      </w:r>
      <w:r w:rsidR="008550D1">
        <w:instrText xml:space="preserve"> \* MERGEFORMAT </w:instrText>
      </w:r>
      <w:r w:rsidR="00E50D7F">
        <w:fldChar w:fldCharType="separate"/>
      </w:r>
      <w:r w:rsidR="00E50D7F">
        <w:t>Tab 1</w:t>
      </w:r>
      <w:r w:rsidR="00E50D7F">
        <w:fldChar w:fldCharType="end"/>
      </w:r>
      <w:r w:rsidR="00E50D7F">
        <w:t xml:space="preserve"> </w:t>
      </w:r>
      <w:r w:rsidR="004A463E">
        <w:t>shows the results: the spatial weight item is not significan</w:t>
      </w:r>
      <w:r w:rsidR="00F15411">
        <w:t>t. This could be because the other independent va</w:t>
      </w:r>
      <w:r w:rsidR="00EE4EDF">
        <w:t>riables also have spatial autocorrelation effect</w:t>
      </w:r>
      <w:r w:rsidR="00EA5349">
        <w:t>, therefore the effect is offset for the residual</w:t>
      </w:r>
      <w:r w:rsidR="00EE4EDF">
        <w:t>.</w:t>
      </w:r>
      <w:r w:rsidR="008B287E">
        <w:t xml:space="preserve"> </w:t>
      </w:r>
      <w:r w:rsidR="00EA5349">
        <w:t>Therefore, the results do not support using the spatial autoregressive model.</w:t>
      </w:r>
      <w:ins w:id="480" w:author="Liu, Luyu" w:date="2020-08-10T16:35:00Z">
        <w:r w:rsidR="0009185A">
          <w:t xml:space="preserve"> </w:t>
        </w:r>
      </w:ins>
    </w:p>
    <w:p w14:paraId="6AD38108" w14:textId="77777777" w:rsidR="00C87471" w:rsidRDefault="00C87471">
      <w:pPr>
        <w:pStyle w:val="NormalWeb"/>
        <w:keepNext/>
        <w:spacing w:before="120" w:beforeAutospacing="0" w:after="120" w:afterAutospacing="0"/>
        <w:jc w:val="both"/>
        <w:pPrChange w:id="481" w:author="Miller, Harvey J." w:date="2020-08-10T11:56:00Z">
          <w:pPr>
            <w:pStyle w:val="NormalWeb"/>
            <w:keepNext/>
            <w:spacing w:before="120" w:beforeAutospacing="0" w:after="120" w:afterAutospacing="0"/>
          </w:pPr>
        </w:pPrChange>
      </w:pPr>
    </w:p>
    <w:tbl>
      <w:tblPr>
        <w:tblStyle w:val="TableGrid"/>
        <w:tblW w:w="8623" w:type="dxa"/>
        <w:jc w:val="center"/>
        <w:tblLook w:val="04A0" w:firstRow="1" w:lastRow="0" w:firstColumn="1" w:lastColumn="0" w:noHBand="0" w:noVBand="1"/>
      </w:tblPr>
      <w:tblGrid>
        <w:gridCol w:w="2086"/>
        <w:gridCol w:w="1806"/>
        <w:gridCol w:w="1555"/>
        <w:gridCol w:w="1388"/>
        <w:gridCol w:w="1788"/>
      </w:tblGrid>
      <w:tr w:rsidR="00625B89" w:rsidRPr="00625B89" w14:paraId="2837F615" w14:textId="77777777" w:rsidTr="00625B89">
        <w:trPr>
          <w:trHeight w:val="336"/>
          <w:jc w:val="center"/>
        </w:trPr>
        <w:tc>
          <w:tcPr>
            <w:tcW w:w="2086" w:type="dxa"/>
            <w:noWrap/>
            <w:hideMark/>
          </w:tcPr>
          <w:p w14:paraId="4F09ED0B" w14:textId="77777777" w:rsidR="00625B89" w:rsidRPr="00625B89" w:rsidRDefault="00625B89">
            <w:pPr>
              <w:jc w:val="both"/>
              <w:rPr>
                <w:rFonts w:eastAsia="Times New Roman"/>
                <w:color w:val="000000"/>
                <w:szCs w:val="22"/>
              </w:rPr>
              <w:pPrChange w:id="482" w:author="Miller, Harvey J." w:date="2020-08-10T11:56:00Z">
                <w:pPr/>
              </w:pPrChange>
            </w:pPr>
            <w:r w:rsidRPr="00625B89">
              <w:rPr>
                <w:rFonts w:eastAsia="Times New Roman"/>
                <w:color w:val="000000"/>
                <w:szCs w:val="22"/>
              </w:rPr>
              <w:t>Variable</w:t>
            </w:r>
          </w:p>
        </w:tc>
        <w:tc>
          <w:tcPr>
            <w:tcW w:w="1806" w:type="dxa"/>
            <w:noWrap/>
            <w:hideMark/>
          </w:tcPr>
          <w:p w14:paraId="4AD79071" w14:textId="77777777" w:rsidR="00625B89" w:rsidRPr="00625B89" w:rsidRDefault="00625B89">
            <w:pPr>
              <w:jc w:val="both"/>
              <w:rPr>
                <w:rFonts w:eastAsia="Times New Roman"/>
                <w:color w:val="000000"/>
                <w:szCs w:val="22"/>
              </w:rPr>
              <w:pPrChange w:id="483" w:author="Miller, Harvey J." w:date="2020-08-10T11:56:00Z">
                <w:pPr/>
              </w:pPrChange>
            </w:pPr>
            <w:r w:rsidRPr="00625B89">
              <w:rPr>
                <w:rFonts w:eastAsia="Times New Roman"/>
                <w:color w:val="000000"/>
                <w:szCs w:val="22"/>
              </w:rPr>
              <w:t>Coefficient</w:t>
            </w:r>
          </w:p>
        </w:tc>
        <w:tc>
          <w:tcPr>
            <w:tcW w:w="1555" w:type="dxa"/>
            <w:noWrap/>
            <w:hideMark/>
          </w:tcPr>
          <w:p w14:paraId="4ACD29E6" w14:textId="77777777" w:rsidR="00625B89" w:rsidRPr="00625B89" w:rsidRDefault="00625B89">
            <w:pPr>
              <w:jc w:val="both"/>
              <w:rPr>
                <w:rFonts w:eastAsia="Times New Roman"/>
                <w:color w:val="000000"/>
                <w:szCs w:val="22"/>
              </w:rPr>
              <w:pPrChange w:id="484" w:author="Miller, Harvey J." w:date="2020-08-10T11:56:00Z">
                <w:pPr/>
              </w:pPrChange>
            </w:pPr>
            <w:r w:rsidRPr="00625B89">
              <w:rPr>
                <w:rFonts w:eastAsia="Times New Roman"/>
                <w:color w:val="000000"/>
                <w:szCs w:val="22"/>
              </w:rPr>
              <w:t>Std.Error</w:t>
            </w:r>
          </w:p>
        </w:tc>
        <w:tc>
          <w:tcPr>
            <w:tcW w:w="1388" w:type="dxa"/>
            <w:noWrap/>
            <w:hideMark/>
          </w:tcPr>
          <w:p w14:paraId="3BCD3725" w14:textId="77777777" w:rsidR="00625B89" w:rsidRPr="00625B89" w:rsidRDefault="00625B89">
            <w:pPr>
              <w:jc w:val="both"/>
              <w:rPr>
                <w:rFonts w:eastAsia="Times New Roman"/>
                <w:color w:val="000000"/>
                <w:szCs w:val="22"/>
              </w:rPr>
              <w:pPrChange w:id="485" w:author="Miller, Harvey J." w:date="2020-08-10T11:56:00Z">
                <w:pPr/>
              </w:pPrChange>
            </w:pPr>
            <w:r w:rsidRPr="00625B89">
              <w:rPr>
                <w:rFonts w:eastAsia="Times New Roman"/>
                <w:color w:val="000000"/>
                <w:szCs w:val="22"/>
              </w:rPr>
              <w:t>z-value</w:t>
            </w:r>
          </w:p>
        </w:tc>
        <w:tc>
          <w:tcPr>
            <w:tcW w:w="1788" w:type="dxa"/>
            <w:noWrap/>
            <w:hideMark/>
          </w:tcPr>
          <w:p w14:paraId="4AC95112" w14:textId="77777777" w:rsidR="00625B89" w:rsidRPr="00625B89" w:rsidRDefault="00625B89">
            <w:pPr>
              <w:jc w:val="both"/>
              <w:rPr>
                <w:rFonts w:eastAsia="Times New Roman"/>
                <w:color w:val="000000"/>
                <w:szCs w:val="22"/>
              </w:rPr>
              <w:pPrChange w:id="486" w:author="Miller, Harvey J." w:date="2020-08-10T11:56:00Z">
                <w:pPr/>
              </w:pPrChange>
            </w:pPr>
            <w:r w:rsidRPr="00625B89">
              <w:rPr>
                <w:rFonts w:eastAsia="Times New Roman"/>
                <w:color w:val="000000"/>
                <w:szCs w:val="22"/>
              </w:rPr>
              <w:t>Probability</w:t>
            </w:r>
          </w:p>
        </w:tc>
      </w:tr>
      <w:tr w:rsidR="00E54B0F" w:rsidRPr="00625B89" w14:paraId="47BD2BEC" w14:textId="77777777" w:rsidTr="000D36AA">
        <w:trPr>
          <w:trHeight w:val="336"/>
          <w:jc w:val="center"/>
        </w:trPr>
        <w:tc>
          <w:tcPr>
            <w:tcW w:w="2086" w:type="dxa"/>
            <w:noWrap/>
            <w:hideMark/>
          </w:tcPr>
          <w:p w14:paraId="05E8559B" w14:textId="77777777" w:rsidR="00E54B0F" w:rsidRPr="00625B89" w:rsidRDefault="005F7F29">
            <w:pPr>
              <w:jc w:val="both"/>
              <w:rPr>
                <w:rFonts w:eastAsia="Times New Roman"/>
                <w:color w:val="000000"/>
                <w:szCs w:val="22"/>
              </w:rPr>
              <w:pPrChange w:id="487" w:author="Miller, Harvey J." w:date="2020-08-10T11:56:00Z">
                <w:pPr/>
              </w:pPrChange>
            </w:pPr>
            <w:r>
              <w:rPr>
                <w:rFonts w:eastAsia="Times New Roman"/>
                <w:color w:val="000000"/>
                <w:szCs w:val="22"/>
              </w:rPr>
              <w:t>Rho (spatial autocorrelation parameter)</w:t>
            </w:r>
          </w:p>
        </w:tc>
        <w:tc>
          <w:tcPr>
            <w:tcW w:w="1806" w:type="dxa"/>
            <w:noWrap/>
            <w:vAlign w:val="bottom"/>
            <w:hideMark/>
          </w:tcPr>
          <w:p w14:paraId="3D28C3D8" w14:textId="77777777" w:rsidR="00E54B0F" w:rsidRPr="00E54B0F" w:rsidRDefault="00E54B0F">
            <w:pPr>
              <w:jc w:val="both"/>
              <w:rPr>
                <w:rFonts w:eastAsia="Times New Roman"/>
                <w:color w:val="000000"/>
                <w:szCs w:val="22"/>
              </w:rPr>
              <w:pPrChange w:id="488" w:author="Miller, Harvey J." w:date="2020-08-10T11:56:00Z">
                <w:pPr>
                  <w:jc w:val="right"/>
                </w:pPr>
              </w:pPrChange>
            </w:pPr>
            <w:r w:rsidRPr="00E54B0F">
              <w:rPr>
                <w:rFonts w:eastAsia="Times New Roman"/>
                <w:color w:val="000000"/>
                <w:szCs w:val="22"/>
              </w:rPr>
              <w:t>0.212157</w:t>
            </w:r>
          </w:p>
        </w:tc>
        <w:tc>
          <w:tcPr>
            <w:tcW w:w="1555" w:type="dxa"/>
            <w:noWrap/>
            <w:vAlign w:val="bottom"/>
            <w:hideMark/>
          </w:tcPr>
          <w:p w14:paraId="5FEE1992" w14:textId="77777777" w:rsidR="00E54B0F" w:rsidRPr="00E54B0F" w:rsidRDefault="00E54B0F">
            <w:pPr>
              <w:jc w:val="both"/>
              <w:rPr>
                <w:rFonts w:eastAsia="Times New Roman"/>
                <w:color w:val="000000"/>
                <w:szCs w:val="22"/>
              </w:rPr>
              <w:pPrChange w:id="489" w:author="Miller, Harvey J." w:date="2020-08-10T11:56:00Z">
                <w:pPr>
                  <w:jc w:val="right"/>
                </w:pPr>
              </w:pPrChange>
            </w:pPr>
            <w:r w:rsidRPr="00E54B0F">
              <w:rPr>
                <w:rFonts w:eastAsia="Times New Roman"/>
                <w:color w:val="000000"/>
                <w:szCs w:val="22"/>
              </w:rPr>
              <w:t>0.135082</w:t>
            </w:r>
          </w:p>
        </w:tc>
        <w:tc>
          <w:tcPr>
            <w:tcW w:w="1388" w:type="dxa"/>
            <w:noWrap/>
            <w:vAlign w:val="bottom"/>
            <w:hideMark/>
          </w:tcPr>
          <w:p w14:paraId="4C57E9A7" w14:textId="77777777" w:rsidR="00E54B0F" w:rsidRPr="00E54B0F" w:rsidRDefault="00E54B0F">
            <w:pPr>
              <w:jc w:val="both"/>
              <w:rPr>
                <w:rFonts w:eastAsia="Times New Roman"/>
                <w:color w:val="000000"/>
                <w:szCs w:val="22"/>
              </w:rPr>
              <w:pPrChange w:id="490" w:author="Miller, Harvey J." w:date="2020-08-10T11:56:00Z">
                <w:pPr>
                  <w:jc w:val="right"/>
                </w:pPr>
              </w:pPrChange>
            </w:pPr>
            <w:r w:rsidRPr="00E54B0F">
              <w:rPr>
                <w:rFonts w:eastAsia="Times New Roman"/>
                <w:color w:val="000000"/>
                <w:szCs w:val="22"/>
              </w:rPr>
              <w:t>1.57058</w:t>
            </w:r>
          </w:p>
        </w:tc>
        <w:tc>
          <w:tcPr>
            <w:tcW w:w="1788" w:type="dxa"/>
            <w:noWrap/>
            <w:vAlign w:val="bottom"/>
            <w:hideMark/>
          </w:tcPr>
          <w:p w14:paraId="63AB8FEC" w14:textId="77777777" w:rsidR="00E54B0F" w:rsidRPr="00E54B0F" w:rsidRDefault="00E54B0F">
            <w:pPr>
              <w:jc w:val="both"/>
              <w:rPr>
                <w:rFonts w:eastAsia="Times New Roman"/>
                <w:color w:val="000000"/>
                <w:szCs w:val="22"/>
              </w:rPr>
              <w:pPrChange w:id="491" w:author="Miller, Harvey J." w:date="2020-08-10T11:56:00Z">
                <w:pPr>
                  <w:jc w:val="right"/>
                </w:pPr>
              </w:pPrChange>
            </w:pPr>
            <w:r w:rsidRPr="005F7F29">
              <w:rPr>
                <w:rFonts w:eastAsia="Times New Roman"/>
                <w:color w:val="FF0000"/>
                <w:szCs w:val="22"/>
              </w:rPr>
              <w:t>0.11628</w:t>
            </w:r>
          </w:p>
        </w:tc>
      </w:tr>
      <w:tr w:rsidR="00E54B0F" w:rsidRPr="00625B89" w14:paraId="49B82362" w14:textId="77777777" w:rsidTr="000D36AA">
        <w:trPr>
          <w:trHeight w:val="336"/>
          <w:jc w:val="center"/>
        </w:trPr>
        <w:tc>
          <w:tcPr>
            <w:tcW w:w="2086" w:type="dxa"/>
            <w:noWrap/>
            <w:hideMark/>
          </w:tcPr>
          <w:p w14:paraId="3F4AD8BF" w14:textId="77777777" w:rsidR="00E54B0F" w:rsidRPr="00625B89" w:rsidRDefault="00E54B0F">
            <w:pPr>
              <w:jc w:val="both"/>
              <w:rPr>
                <w:rFonts w:eastAsia="Times New Roman"/>
                <w:color w:val="000000"/>
                <w:szCs w:val="22"/>
              </w:rPr>
              <w:pPrChange w:id="492" w:author="Miller, Harvey J." w:date="2020-08-10T11:56:00Z">
                <w:pPr/>
              </w:pPrChange>
            </w:pPr>
            <w:r>
              <w:rPr>
                <w:rFonts w:eastAsia="Times New Roman"/>
                <w:color w:val="000000"/>
                <w:szCs w:val="22"/>
              </w:rPr>
              <w:t>Intercept</w:t>
            </w:r>
          </w:p>
        </w:tc>
        <w:tc>
          <w:tcPr>
            <w:tcW w:w="1806" w:type="dxa"/>
            <w:noWrap/>
            <w:vAlign w:val="bottom"/>
            <w:hideMark/>
          </w:tcPr>
          <w:p w14:paraId="3569F353" w14:textId="77777777" w:rsidR="00E54B0F" w:rsidRPr="00E54B0F" w:rsidRDefault="00E54B0F">
            <w:pPr>
              <w:jc w:val="both"/>
              <w:rPr>
                <w:rFonts w:eastAsia="Times New Roman"/>
                <w:color w:val="000000"/>
                <w:szCs w:val="22"/>
              </w:rPr>
              <w:pPrChange w:id="493" w:author="Miller, Harvey J." w:date="2020-08-10T11:56:00Z">
                <w:pPr>
                  <w:jc w:val="right"/>
                </w:pPr>
              </w:pPrChange>
            </w:pPr>
            <w:r w:rsidRPr="00E54B0F">
              <w:rPr>
                <w:rFonts w:eastAsia="Times New Roman"/>
                <w:color w:val="000000"/>
                <w:szCs w:val="22"/>
              </w:rPr>
              <w:t>-0.38639</w:t>
            </w:r>
          </w:p>
        </w:tc>
        <w:tc>
          <w:tcPr>
            <w:tcW w:w="1555" w:type="dxa"/>
            <w:noWrap/>
            <w:vAlign w:val="bottom"/>
            <w:hideMark/>
          </w:tcPr>
          <w:p w14:paraId="3CA88C1F" w14:textId="77777777" w:rsidR="00E54B0F" w:rsidRPr="00E54B0F" w:rsidRDefault="00E54B0F">
            <w:pPr>
              <w:jc w:val="both"/>
              <w:rPr>
                <w:rFonts w:eastAsia="Times New Roman"/>
                <w:color w:val="000000"/>
                <w:szCs w:val="22"/>
              </w:rPr>
              <w:pPrChange w:id="494" w:author="Miller, Harvey J." w:date="2020-08-10T11:56:00Z">
                <w:pPr>
                  <w:jc w:val="right"/>
                </w:pPr>
              </w:pPrChange>
            </w:pPr>
            <w:r w:rsidRPr="00E54B0F">
              <w:rPr>
                <w:rFonts w:eastAsia="Times New Roman"/>
                <w:color w:val="000000"/>
                <w:szCs w:val="22"/>
              </w:rPr>
              <w:t>0.214334</w:t>
            </w:r>
          </w:p>
        </w:tc>
        <w:tc>
          <w:tcPr>
            <w:tcW w:w="1388" w:type="dxa"/>
            <w:noWrap/>
            <w:vAlign w:val="bottom"/>
            <w:hideMark/>
          </w:tcPr>
          <w:p w14:paraId="29145A5A" w14:textId="77777777" w:rsidR="00E54B0F" w:rsidRPr="00E54B0F" w:rsidRDefault="00E54B0F">
            <w:pPr>
              <w:jc w:val="both"/>
              <w:rPr>
                <w:rFonts w:eastAsia="Times New Roman"/>
                <w:color w:val="000000"/>
                <w:szCs w:val="22"/>
              </w:rPr>
              <w:pPrChange w:id="495" w:author="Miller, Harvey J." w:date="2020-08-10T11:56:00Z">
                <w:pPr>
                  <w:jc w:val="right"/>
                </w:pPr>
              </w:pPrChange>
            </w:pPr>
            <w:r w:rsidRPr="00E54B0F">
              <w:rPr>
                <w:rFonts w:eastAsia="Times New Roman"/>
                <w:color w:val="000000"/>
                <w:szCs w:val="22"/>
              </w:rPr>
              <w:t>-1.80276</w:t>
            </w:r>
          </w:p>
        </w:tc>
        <w:tc>
          <w:tcPr>
            <w:tcW w:w="1788" w:type="dxa"/>
            <w:noWrap/>
            <w:vAlign w:val="bottom"/>
            <w:hideMark/>
          </w:tcPr>
          <w:p w14:paraId="0CDB076A" w14:textId="77777777" w:rsidR="00E54B0F" w:rsidRPr="00E54B0F" w:rsidRDefault="00E54B0F">
            <w:pPr>
              <w:jc w:val="both"/>
              <w:rPr>
                <w:rFonts w:eastAsia="Times New Roman"/>
                <w:color w:val="000000"/>
                <w:szCs w:val="22"/>
              </w:rPr>
              <w:pPrChange w:id="496" w:author="Miller, Harvey J." w:date="2020-08-10T11:56:00Z">
                <w:pPr>
                  <w:jc w:val="right"/>
                </w:pPr>
              </w:pPrChange>
            </w:pPr>
            <w:r w:rsidRPr="00E54B0F">
              <w:rPr>
                <w:rFonts w:eastAsia="Times New Roman"/>
                <w:color w:val="000000"/>
                <w:szCs w:val="22"/>
              </w:rPr>
              <w:t>0.07143</w:t>
            </w:r>
          </w:p>
        </w:tc>
      </w:tr>
      <w:tr w:rsidR="00E54B0F" w:rsidRPr="00625B89" w14:paraId="4F1F05F2" w14:textId="77777777" w:rsidTr="000D36AA">
        <w:trPr>
          <w:trHeight w:val="336"/>
          <w:jc w:val="center"/>
        </w:trPr>
        <w:tc>
          <w:tcPr>
            <w:tcW w:w="2086" w:type="dxa"/>
            <w:noWrap/>
            <w:hideMark/>
          </w:tcPr>
          <w:p w14:paraId="38323115" w14:textId="77777777" w:rsidR="00E54B0F" w:rsidRPr="00625B89" w:rsidRDefault="00E54B0F">
            <w:pPr>
              <w:jc w:val="both"/>
              <w:rPr>
                <w:rFonts w:eastAsia="Times New Roman"/>
                <w:color w:val="000000"/>
                <w:szCs w:val="22"/>
              </w:rPr>
              <w:pPrChange w:id="497" w:author="Miller, Harvey J." w:date="2020-08-10T11:56:00Z">
                <w:pPr/>
              </w:pPrChange>
            </w:pPr>
            <w:r>
              <w:rPr>
                <w:rFonts w:eastAsia="Times New Roman"/>
                <w:color w:val="000000"/>
                <w:szCs w:val="22"/>
              </w:rPr>
              <w:t>Ratio of working from home</w:t>
            </w:r>
          </w:p>
        </w:tc>
        <w:tc>
          <w:tcPr>
            <w:tcW w:w="1806" w:type="dxa"/>
            <w:noWrap/>
            <w:vAlign w:val="bottom"/>
            <w:hideMark/>
          </w:tcPr>
          <w:p w14:paraId="7891BB3B" w14:textId="77777777" w:rsidR="00E54B0F" w:rsidRPr="00E54B0F" w:rsidRDefault="00E54B0F">
            <w:pPr>
              <w:jc w:val="both"/>
              <w:rPr>
                <w:rFonts w:eastAsia="Times New Roman"/>
                <w:color w:val="000000"/>
                <w:szCs w:val="22"/>
              </w:rPr>
              <w:pPrChange w:id="498" w:author="Miller, Harvey J." w:date="2020-08-10T11:56:00Z">
                <w:pPr>
                  <w:jc w:val="right"/>
                </w:pPr>
              </w:pPrChange>
            </w:pPr>
            <w:r w:rsidRPr="00E54B0F">
              <w:rPr>
                <w:rFonts w:eastAsia="Times New Roman"/>
                <w:color w:val="000000"/>
                <w:szCs w:val="22"/>
              </w:rPr>
              <w:t>-0.46978</w:t>
            </w:r>
          </w:p>
        </w:tc>
        <w:tc>
          <w:tcPr>
            <w:tcW w:w="1555" w:type="dxa"/>
            <w:noWrap/>
            <w:vAlign w:val="bottom"/>
            <w:hideMark/>
          </w:tcPr>
          <w:p w14:paraId="09C8C704" w14:textId="77777777" w:rsidR="00E54B0F" w:rsidRPr="00E54B0F" w:rsidRDefault="00E54B0F">
            <w:pPr>
              <w:jc w:val="both"/>
              <w:rPr>
                <w:rFonts w:eastAsia="Times New Roman"/>
                <w:color w:val="000000"/>
                <w:szCs w:val="22"/>
              </w:rPr>
              <w:pPrChange w:id="499" w:author="Miller, Harvey J." w:date="2020-08-10T11:56:00Z">
                <w:pPr>
                  <w:jc w:val="right"/>
                </w:pPr>
              </w:pPrChange>
            </w:pPr>
            <w:r w:rsidRPr="00E54B0F">
              <w:rPr>
                <w:rFonts w:eastAsia="Times New Roman"/>
                <w:color w:val="000000"/>
                <w:szCs w:val="22"/>
              </w:rPr>
              <w:t>0.131182</w:t>
            </w:r>
          </w:p>
        </w:tc>
        <w:tc>
          <w:tcPr>
            <w:tcW w:w="1388" w:type="dxa"/>
            <w:noWrap/>
            <w:vAlign w:val="bottom"/>
            <w:hideMark/>
          </w:tcPr>
          <w:p w14:paraId="76878C3D" w14:textId="77777777" w:rsidR="00E54B0F" w:rsidRPr="00E54B0F" w:rsidRDefault="00E54B0F">
            <w:pPr>
              <w:jc w:val="both"/>
              <w:rPr>
                <w:rFonts w:eastAsia="Times New Roman"/>
                <w:color w:val="000000"/>
                <w:szCs w:val="22"/>
              </w:rPr>
              <w:pPrChange w:id="500" w:author="Miller, Harvey J." w:date="2020-08-10T11:56:00Z">
                <w:pPr>
                  <w:jc w:val="right"/>
                </w:pPr>
              </w:pPrChange>
            </w:pPr>
            <w:r w:rsidRPr="00E54B0F">
              <w:rPr>
                <w:rFonts w:eastAsia="Times New Roman"/>
                <w:color w:val="000000"/>
                <w:szCs w:val="22"/>
              </w:rPr>
              <w:t>-3.58111</w:t>
            </w:r>
          </w:p>
        </w:tc>
        <w:tc>
          <w:tcPr>
            <w:tcW w:w="1788" w:type="dxa"/>
            <w:noWrap/>
            <w:vAlign w:val="bottom"/>
            <w:hideMark/>
          </w:tcPr>
          <w:p w14:paraId="491BEB4F" w14:textId="77777777" w:rsidR="00E54B0F" w:rsidRPr="00E54B0F" w:rsidRDefault="00E54B0F">
            <w:pPr>
              <w:jc w:val="both"/>
              <w:rPr>
                <w:rFonts w:eastAsia="Times New Roman"/>
                <w:color w:val="000000"/>
                <w:szCs w:val="22"/>
              </w:rPr>
              <w:pPrChange w:id="501" w:author="Miller, Harvey J." w:date="2020-08-10T11:56:00Z">
                <w:pPr>
                  <w:jc w:val="right"/>
                </w:pPr>
              </w:pPrChange>
            </w:pPr>
            <w:r w:rsidRPr="00E54B0F">
              <w:rPr>
                <w:rFonts w:eastAsia="Times New Roman"/>
                <w:color w:val="000000"/>
                <w:szCs w:val="22"/>
              </w:rPr>
              <w:t>0.00034</w:t>
            </w:r>
          </w:p>
        </w:tc>
      </w:tr>
      <w:tr w:rsidR="00E54B0F" w:rsidRPr="00625B89" w14:paraId="2619E928" w14:textId="77777777" w:rsidTr="000D36AA">
        <w:trPr>
          <w:trHeight w:val="336"/>
          <w:jc w:val="center"/>
        </w:trPr>
        <w:tc>
          <w:tcPr>
            <w:tcW w:w="2086" w:type="dxa"/>
            <w:noWrap/>
            <w:hideMark/>
          </w:tcPr>
          <w:p w14:paraId="7434035B" w14:textId="77777777" w:rsidR="00E54B0F" w:rsidRPr="00625B89" w:rsidRDefault="00E54B0F">
            <w:pPr>
              <w:jc w:val="both"/>
              <w:rPr>
                <w:rFonts w:eastAsia="Times New Roman"/>
                <w:color w:val="000000"/>
                <w:szCs w:val="22"/>
              </w:rPr>
              <w:pPrChange w:id="502" w:author="Miller, Harvey J." w:date="2020-08-10T11:56:00Z">
                <w:pPr/>
              </w:pPrChange>
            </w:pPr>
            <w:r>
              <w:rPr>
                <w:rFonts w:eastAsia="Times New Roman"/>
                <w:color w:val="000000"/>
                <w:szCs w:val="22"/>
              </w:rPr>
              <w:t>Ratio of population over 45 years old</w:t>
            </w:r>
          </w:p>
        </w:tc>
        <w:tc>
          <w:tcPr>
            <w:tcW w:w="1806" w:type="dxa"/>
            <w:noWrap/>
            <w:vAlign w:val="bottom"/>
            <w:hideMark/>
          </w:tcPr>
          <w:p w14:paraId="0A71B039" w14:textId="77777777" w:rsidR="00E54B0F" w:rsidRPr="00E54B0F" w:rsidRDefault="00E54B0F">
            <w:pPr>
              <w:jc w:val="both"/>
              <w:rPr>
                <w:rFonts w:eastAsia="Times New Roman"/>
                <w:color w:val="000000"/>
                <w:szCs w:val="22"/>
              </w:rPr>
              <w:pPrChange w:id="503" w:author="Miller, Harvey J." w:date="2020-08-10T11:56:00Z">
                <w:pPr>
                  <w:jc w:val="right"/>
                </w:pPr>
              </w:pPrChange>
            </w:pPr>
            <w:r w:rsidRPr="00E54B0F">
              <w:rPr>
                <w:rFonts w:eastAsia="Times New Roman"/>
                <w:color w:val="000000"/>
                <w:szCs w:val="22"/>
              </w:rPr>
              <w:t>-0.00432</w:t>
            </w:r>
          </w:p>
        </w:tc>
        <w:tc>
          <w:tcPr>
            <w:tcW w:w="1555" w:type="dxa"/>
            <w:noWrap/>
            <w:vAlign w:val="bottom"/>
            <w:hideMark/>
          </w:tcPr>
          <w:p w14:paraId="46823F6B" w14:textId="77777777" w:rsidR="00E54B0F" w:rsidRPr="00E54B0F" w:rsidRDefault="00E54B0F">
            <w:pPr>
              <w:jc w:val="both"/>
              <w:rPr>
                <w:rFonts w:eastAsia="Times New Roman"/>
                <w:color w:val="000000"/>
                <w:szCs w:val="22"/>
              </w:rPr>
              <w:pPrChange w:id="504" w:author="Miller, Harvey J." w:date="2020-08-10T11:56:00Z">
                <w:pPr>
                  <w:jc w:val="right"/>
                </w:pPr>
              </w:pPrChange>
            </w:pPr>
            <w:r w:rsidRPr="00E54B0F">
              <w:rPr>
                <w:rFonts w:eastAsia="Times New Roman"/>
                <w:color w:val="000000"/>
                <w:szCs w:val="22"/>
              </w:rPr>
              <w:t>0.002269</w:t>
            </w:r>
          </w:p>
        </w:tc>
        <w:tc>
          <w:tcPr>
            <w:tcW w:w="1388" w:type="dxa"/>
            <w:noWrap/>
            <w:vAlign w:val="bottom"/>
            <w:hideMark/>
          </w:tcPr>
          <w:p w14:paraId="0DC7B501" w14:textId="77777777" w:rsidR="00E54B0F" w:rsidRPr="00E54B0F" w:rsidRDefault="00E54B0F">
            <w:pPr>
              <w:jc w:val="both"/>
              <w:rPr>
                <w:rFonts w:eastAsia="Times New Roman"/>
                <w:color w:val="000000"/>
                <w:szCs w:val="22"/>
              </w:rPr>
              <w:pPrChange w:id="505" w:author="Miller, Harvey J." w:date="2020-08-10T11:56:00Z">
                <w:pPr>
                  <w:jc w:val="right"/>
                </w:pPr>
              </w:pPrChange>
            </w:pPr>
            <w:r w:rsidRPr="00E54B0F">
              <w:rPr>
                <w:rFonts w:eastAsia="Times New Roman"/>
                <w:color w:val="000000"/>
                <w:szCs w:val="22"/>
              </w:rPr>
              <w:t>-1.90279</w:t>
            </w:r>
          </w:p>
        </w:tc>
        <w:tc>
          <w:tcPr>
            <w:tcW w:w="1788" w:type="dxa"/>
            <w:noWrap/>
            <w:vAlign w:val="bottom"/>
            <w:hideMark/>
          </w:tcPr>
          <w:p w14:paraId="4177A5A1" w14:textId="77777777" w:rsidR="00E54B0F" w:rsidRPr="00E54B0F" w:rsidRDefault="00E54B0F">
            <w:pPr>
              <w:jc w:val="both"/>
              <w:rPr>
                <w:rFonts w:eastAsia="Times New Roman"/>
                <w:color w:val="000000"/>
                <w:szCs w:val="22"/>
              </w:rPr>
              <w:pPrChange w:id="506" w:author="Miller, Harvey J." w:date="2020-08-10T11:56:00Z">
                <w:pPr>
                  <w:jc w:val="right"/>
                </w:pPr>
              </w:pPrChange>
            </w:pPr>
            <w:r w:rsidRPr="00E54B0F">
              <w:rPr>
                <w:rFonts w:eastAsia="Times New Roman"/>
                <w:color w:val="000000"/>
                <w:szCs w:val="22"/>
              </w:rPr>
              <w:t>0.05707</w:t>
            </w:r>
          </w:p>
        </w:tc>
      </w:tr>
      <w:tr w:rsidR="00E54B0F" w:rsidRPr="00625B89" w14:paraId="34D97EF8" w14:textId="77777777" w:rsidTr="000D36AA">
        <w:trPr>
          <w:trHeight w:val="336"/>
          <w:jc w:val="center"/>
        </w:trPr>
        <w:tc>
          <w:tcPr>
            <w:tcW w:w="2086" w:type="dxa"/>
            <w:noWrap/>
            <w:hideMark/>
          </w:tcPr>
          <w:p w14:paraId="4B126AF0" w14:textId="77777777" w:rsidR="00E54B0F" w:rsidRPr="00625B89" w:rsidRDefault="00E54B0F">
            <w:pPr>
              <w:jc w:val="both"/>
              <w:rPr>
                <w:rFonts w:eastAsia="Times New Roman"/>
                <w:color w:val="000000"/>
                <w:szCs w:val="22"/>
              </w:rPr>
              <w:pPrChange w:id="507" w:author="Miller, Harvey J." w:date="2020-08-10T11:56:00Z">
                <w:pPr/>
              </w:pPrChange>
            </w:pPr>
            <w:r>
              <w:rPr>
                <w:rFonts w:eastAsia="Times New Roman"/>
                <w:color w:val="000000"/>
                <w:szCs w:val="22"/>
              </w:rPr>
              <w:t>Ratio of African American</w:t>
            </w:r>
          </w:p>
        </w:tc>
        <w:tc>
          <w:tcPr>
            <w:tcW w:w="1806" w:type="dxa"/>
            <w:noWrap/>
            <w:vAlign w:val="bottom"/>
            <w:hideMark/>
          </w:tcPr>
          <w:p w14:paraId="1C9D5700" w14:textId="77777777" w:rsidR="00E54B0F" w:rsidRPr="00E54B0F" w:rsidRDefault="00E54B0F">
            <w:pPr>
              <w:jc w:val="both"/>
              <w:rPr>
                <w:rFonts w:eastAsia="Times New Roman"/>
                <w:color w:val="000000"/>
                <w:szCs w:val="22"/>
              </w:rPr>
              <w:pPrChange w:id="508" w:author="Miller, Harvey J." w:date="2020-08-10T11:56:00Z">
                <w:pPr>
                  <w:jc w:val="right"/>
                </w:pPr>
              </w:pPrChange>
            </w:pPr>
            <w:r w:rsidRPr="00E54B0F">
              <w:rPr>
                <w:rFonts w:eastAsia="Times New Roman"/>
                <w:color w:val="000000"/>
                <w:szCs w:val="22"/>
              </w:rPr>
              <w:t>0.803973</w:t>
            </w:r>
          </w:p>
        </w:tc>
        <w:tc>
          <w:tcPr>
            <w:tcW w:w="1555" w:type="dxa"/>
            <w:noWrap/>
            <w:vAlign w:val="bottom"/>
            <w:hideMark/>
          </w:tcPr>
          <w:p w14:paraId="5B1F5E5C" w14:textId="77777777" w:rsidR="00E54B0F" w:rsidRPr="00E54B0F" w:rsidRDefault="00E54B0F">
            <w:pPr>
              <w:jc w:val="both"/>
              <w:rPr>
                <w:rFonts w:eastAsia="Times New Roman"/>
                <w:color w:val="000000"/>
                <w:szCs w:val="22"/>
              </w:rPr>
              <w:pPrChange w:id="509" w:author="Miller, Harvey J." w:date="2020-08-10T11:56:00Z">
                <w:pPr>
                  <w:jc w:val="right"/>
                </w:pPr>
              </w:pPrChange>
            </w:pPr>
            <w:r w:rsidRPr="00E54B0F">
              <w:rPr>
                <w:rFonts w:eastAsia="Times New Roman"/>
                <w:color w:val="000000"/>
                <w:szCs w:val="22"/>
              </w:rPr>
              <w:t>0.257014</w:t>
            </w:r>
          </w:p>
        </w:tc>
        <w:tc>
          <w:tcPr>
            <w:tcW w:w="1388" w:type="dxa"/>
            <w:noWrap/>
            <w:vAlign w:val="bottom"/>
            <w:hideMark/>
          </w:tcPr>
          <w:p w14:paraId="5D73D493" w14:textId="77777777" w:rsidR="00E54B0F" w:rsidRPr="00E54B0F" w:rsidRDefault="00E54B0F">
            <w:pPr>
              <w:jc w:val="both"/>
              <w:rPr>
                <w:rFonts w:eastAsia="Times New Roman"/>
                <w:color w:val="000000"/>
                <w:szCs w:val="22"/>
              </w:rPr>
              <w:pPrChange w:id="510" w:author="Miller, Harvey J." w:date="2020-08-10T11:56:00Z">
                <w:pPr>
                  <w:jc w:val="right"/>
                </w:pPr>
              </w:pPrChange>
            </w:pPr>
            <w:r w:rsidRPr="00E54B0F">
              <w:rPr>
                <w:rFonts w:eastAsia="Times New Roman"/>
                <w:color w:val="000000"/>
                <w:szCs w:val="22"/>
              </w:rPr>
              <w:t>3.12813</w:t>
            </w:r>
          </w:p>
        </w:tc>
        <w:tc>
          <w:tcPr>
            <w:tcW w:w="1788" w:type="dxa"/>
            <w:noWrap/>
            <w:vAlign w:val="bottom"/>
            <w:hideMark/>
          </w:tcPr>
          <w:p w14:paraId="3FAEED7C" w14:textId="77777777" w:rsidR="00E54B0F" w:rsidRPr="00E54B0F" w:rsidRDefault="00E54B0F">
            <w:pPr>
              <w:jc w:val="both"/>
              <w:rPr>
                <w:rFonts w:eastAsia="Times New Roman"/>
                <w:color w:val="000000"/>
                <w:szCs w:val="22"/>
              </w:rPr>
              <w:pPrChange w:id="511" w:author="Miller, Harvey J." w:date="2020-08-10T11:56:00Z">
                <w:pPr>
                  <w:jc w:val="right"/>
                </w:pPr>
              </w:pPrChange>
            </w:pPr>
            <w:r w:rsidRPr="00E54B0F">
              <w:rPr>
                <w:rFonts w:eastAsia="Times New Roman"/>
                <w:color w:val="000000"/>
                <w:szCs w:val="22"/>
              </w:rPr>
              <w:t>0.00176</w:t>
            </w:r>
          </w:p>
        </w:tc>
      </w:tr>
      <w:tr w:rsidR="00E54B0F" w:rsidRPr="00625B89" w14:paraId="480CB4DF" w14:textId="77777777" w:rsidTr="000D36AA">
        <w:trPr>
          <w:trHeight w:val="336"/>
          <w:jc w:val="center"/>
        </w:trPr>
        <w:tc>
          <w:tcPr>
            <w:tcW w:w="2086" w:type="dxa"/>
            <w:noWrap/>
            <w:hideMark/>
          </w:tcPr>
          <w:p w14:paraId="16E8D087" w14:textId="77777777" w:rsidR="00E54B0F" w:rsidRPr="00625B89" w:rsidRDefault="00E54B0F">
            <w:pPr>
              <w:jc w:val="both"/>
              <w:rPr>
                <w:rFonts w:eastAsia="Times New Roman"/>
                <w:color w:val="000000"/>
                <w:szCs w:val="22"/>
              </w:rPr>
              <w:pPrChange w:id="512" w:author="Miller, Harvey J." w:date="2020-08-10T11:56:00Z">
                <w:pPr/>
              </w:pPrChange>
            </w:pPr>
            <w:r>
              <w:rPr>
                <w:rFonts w:eastAsia="Times New Roman"/>
                <w:color w:val="000000"/>
                <w:szCs w:val="22"/>
              </w:rPr>
              <w:t>Coronavirus Google trend</w:t>
            </w:r>
          </w:p>
        </w:tc>
        <w:tc>
          <w:tcPr>
            <w:tcW w:w="1806" w:type="dxa"/>
            <w:noWrap/>
            <w:vAlign w:val="bottom"/>
            <w:hideMark/>
          </w:tcPr>
          <w:p w14:paraId="7C949C1D" w14:textId="77777777" w:rsidR="00E54B0F" w:rsidRPr="00E54B0F" w:rsidRDefault="00E54B0F">
            <w:pPr>
              <w:jc w:val="both"/>
              <w:rPr>
                <w:rFonts w:eastAsia="Times New Roman"/>
                <w:color w:val="000000"/>
                <w:szCs w:val="22"/>
              </w:rPr>
              <w:pPrChange w:id="513" w:author="Miller, Harvey J." w:date="2020-08-10T11:56:00Z">
                <w:pPr>
                  <w:jc w:val="right"/>
                </w:pPr>
              </w:pPrChange>
            </w:pPr>
            <w:r w:rsidRPr="00E54B0F">
              <w:rPr>
                <w:rFonts w:eastAsia="Times New Roman"/>
                <w:color w:val="000000"/>
                <w:szCs w:val="22"/>
              </w:rPr>
              <w:t>0.329794</w:t>
            </w:r>
          </w:p>
        </w:tc>
        <w:tc>
          <w:tcPr>
            <w:tcW w:w="1555" w:type="dxa"/>
            <w:noWrap/>
            <w:vAlign w:val="bottom"/>
            <w:hideMark/>
          </w:tcPr>
          <w:p w14:paraId="6C35F2E7" w14:textId="77777777" w:rsidR="00E54B0F" w:rsidRPr="00E54B0F" w:rsidRDefault="00E54B0F">
            <w:pPr>
              <w:jc w:val="both"/>
              <w:rPr>
                <w:rFonts w:eastAsia="Times New Roman"/>
                <w:color w:val="000000"/>
                <w:szCs w:val="22"/>
              </w:rPr>
              <w:pPrChange w:id="514" w:author="Miller, Harvey J." w:date="2020-08-10T11:56:00Z">
                <w:pPr>
                  <w:jc w:val="right"/>
                </w:pPr>
              </w:pPrChange>
            </w:pPr>
            <w:r w:rsidRPr="00E54B0F">
              <w:rPr>
                <w:rFonts w:eastAsia="Times New Roman"/>
                <w:color w:val="000000"/>
                <w:szCs w:val="22"/>
              </w:rPr>
              <w:t>0.084944</w:t>
            </w:r>
          </w:p>
        </w:tc>
        <w:tc>
          <w:tcPr>
            <w:tcW w:w="1388" w:type="dxa"/>
            <w:noWrap/>
            <w:vAlign w:val="bottom"/>
            <w:hideMark/>
          </w:tcPr>
          <w:p w14:paraId="6CB4772F" w14:textId="77777777" w:rsidR="00E54B0F" w:rsidRPr="00E54B0F" w:rsidRDefault="00E54B0F">
            <w:pPr>
              <w:jc w:val="both"/>
              <w:rPr>
                <w:rFonts w:eastAsia="Times New Roman"/>
                <w:color w:val="000000"/>
                <w:szCs w:val="22"/>
              </w:rPr>
              <w:pPrChange w:id="515" w:author="Miller, Harvey J." w:date="2020-08-10T11:56:00Z">
                <w:pPr>
                  <w:jc w:val="right"/>
                </w:pPr>
              </w:pPrChange>
            </w:pPr>
            <w:r w:rsidRPr="00E54B0F">
              <w:rPr>
                <w:rFonts w:eastAsia="Times New Roman"/>
                <w:color w:val="000000"/>
                <w:szCs w:val="22"/>
              </w:rPr>
              <w:t>3.88251</w:t>
            </w:r>
          </w:p>
        </w:tc>
        <w:tc>
          <w:tcPr>
            <w:tcW w:w="1788" w:type="dxa"/>
            <w:noWrap/>
            <w:vAlign w:val="bottom"/>
            <w:hideMark/>
          </w:tcPr>
          <w:p w14:paraId="624D3C3C" w14:textId="77777777" w:rsidR="00E54B0F" w:rsidRPr="00E54B0F" w:rsidRDefault="00E54B0F">
            <w:pPr>
              <w:jc w:val="both"/>
              <w:rPr>
                <w:rFonts w:eastAsia="Times New Roman"/>
                <w:color w:val="000000"/>
                <w:szCs w:val="22"/>
              </w:rPr>
              <w:pPrChange w:id="516" w:author="Miller, Harvey J." w:date="2020-08-10T11:56:00Z">
                <w:pPr>
                  <w:jc w:val="right"/>
                </w:pPr>
              </w:pPrChange>
            </w:pPr>
            <w:r w:rsidRPr="00E54B0F">
              <w:rPr>
                <w:rFonts w:eastAsia="Times New Roman"/>
                <w:color w:val="000000"/>
                <w:szCs w:val="22"/>
              </w:rPr>
              <w:t>0.0001</w:t>
            </w:r>
          </w:p>
        </w:tc>
      </w:tr>
      <w:tr w:rsidR="00E54B0F" w:rsidRPr="00625B89" w14:paraId="765716B0" w14:textId="77777777" w:rsidTr="000D36AA">
        <w:trPr>
          <w:trHeight w:val="336"/>
          <w:jc w:val="center"/>
        </w:trPr>
        <w:tc>
          <w:tcPr>
            <w:tcW w:w="2086" w:type="dxa"/>
            <w:noWrap/>
          </w:tcPr>
          <w:p w14:paraId="2A839825" w14:textId="77777777" w:rsidR="00E54B0F" w:rsidRPr="00397CDC" w:rsidRDefault="00E54B0F">
            <w:pPr>
              <w:spacing w:after="160"/>
              <w:jc w:val="both"/>
              <w:pPrChange w:id="517" w:author="Miller, Harvey J." w:date="2020-08-10T11:56:00Z">
                <w:pPr>
                  <w:spacing w:after="160"/>
                </w:pPr>
              </w:pPrChange>
            </w:pPr>
            <w:r>
              <w:lastRenderedPageBreak/>
              <w:t>Ratio of people commuting to work</w:t>
            </w:r>
          </w:p>
        </w:tc>
        <w:tc>
          <w:tcPr>
            <w:tcW w:w="1806" w:type="dxa"/>
            <w:noWrap/>
            <w:vAlign w:val="bottom"/>
          </w:tcPr>
          <w:p w14:paraId="157081B6" w14:textId="77777777" w:rsidR="00E54B0F" w:rsidRPr="00E54B0F" w:rsidRDefault="00E54B0F">
            <w:pPr>
              <w:jc w:val="both"/>
              <w:rPr>
                <w:rFonts w:eastAsia="Times New Roman"/>
                <w:color w:val="000000"/>
                <w:szCs w:val="22"/>
              </w:rPr>
              <w:pPrChange w:id="518" w:author="Miller, Harvey J." w:date="2020-08-10T11:56:00Z">
                <w:pPr>
                  <w:jc w:val="right"/>
                </w:pPr>
              </w:pPrChange>
            </w:pPr>
            <w:r w:rsidRPr="00E54B0F">
              <w:rPr>
                <w:rFonts w:eastAsia="Times New Roman"/>
                <w:color w:val="000000"/>
                <w:szCs w:val="22"/>
              </w:rPr>
              <w:t>0.259591</w:t>
            </w:r>
          </w:p>
        </w:tc>
        <w:tc>
          <w:tcPr>
            <w:tcW w:w="1555" w:type="dxa"/>
            <w:noWrap/>
            <w:vAlign w:val="bottom"/>
          </w:tcPr>
          <w:p w14:paraId="182CD46C" w14:textId="77777777" w:rsidR="00E54B0F" w:rsidRPr="00E54B0F" w:rsidRDefault="00E54B0F">
            <w:pPr>
              <w:jc w:val="both"/>
              <w:rPr>
                <w:rFonts w:eastAsia="Times New Roman"/>
                <w:color w:val="000000"/>
                <w:szCs w:val="22"/>
              </w:rPr>
              <w:pPrChange w:id="519" w:author="Miller, Harvey J." w:date="2020-08-10T11:56:00Z">
                <w:pPr>
                  <w:jc w:val="right"/>
                </w:pPr>
              </w:pPrChange>
            </w:pPr>
            <w:r w:rsidRPr="00E54B0F">
              <w:rPr>
                <w:rFonts w:eastAsia="Times New Roman"/>
                <w:color w:val="000000"/>
                <w:szCs w:val="22"/>
              </w:rPr>
              <w:t>0.171689</w:t>
            </w:r>
          </w:p>
        </w:tc>
        <w:tc>
          <w:tcPr>
            <w:tcW w:w="1388" w:type="dxa"/>
            <w:noWrap/>
            <w:vAlign w:val="bottom"/>
          </w:tcPr>
          <w:p w14:paraId="0ADDFAA5" w14:textId="77777777" w:rsidR="00E54B0F" w:rsidRPr="00E54B0F" w:rsidRDefault="00E54B0F">
            <w:pPr>
              <w:jc w:val="both"/>
              <w:rPr>
                <w:rFonts w:eastAsia="Times New Roman"/>
                <w:color w:val="000000"/>
                <w:szCs w:val="22"/>
              </w:rPr>
              <w:pPrChange w:id="520" w:author="Miller, Harvey J." w:date="2020-08-10T11:56:00Z">
                <w:pPr>
                  <w:jc w:val="right"/>
                </w:pPr>
              </w:pPrChange>
            </w:pPr>
            <w:r w:rsidRPr="00E54B0F">
              <w:rPr>
                <w:rFonts w:eastAsia="Times New Roman"/>
                <w:color w:val="000000"/>
                <w:szCs w:val="22"/>
              </w:rPr>
              <w:t>1.51198</w:t>
            </w:r>
          </w:p>
        </w:tc>
        <w:tc>
          <w:tcPr>
            <w:tcW w:w="1788" w:type="dxa"/>
            <w:noWrap/>
            <w:vAlign w:val="bottom"/>
          </w:tcPr>
          <w:p w14:paraId="00E54364" w14:textId="77777777" w:rsidR="00E54B0F" w:rsidRPr="00E54B0F" w:rsidRDefault="00E54B0F">
            <w:pPr>
              <w:jc w:val="both"/>
              <w:rPr>
                <w:rFonts w:eastAsia="Times New Roman"/>
                <w:color w:val="000000"/>
                <w:szCs w:val="22"/>
              </w:rPr>
              <w:pPrChange w:id="521" w:author="Miller, Harvey J." w:date="2020-08-10T11:56:00Z">
                <w:pPr>
                  <w:jc w:val="right"/>
                </w:pPr>
              </w:pPrChange>
            </w:pPr>
            <w:r w:rsidRPr="00E54B0F">
              <w:rPr>
                <w:rFonts w:eastAsia="Times New Roman"/>
                <w:color w:val="000000"/>
                <w:szCs w:val="22"/>
              </w:rPr>
              <w:t>0.13054</w:t>
            </w:r>
          </w:p>
        </w:tc>
      </w:tr>
      <w:tr w:rsidR="00E54B0F" w:rsidRPr="00625B89" w14:paraId="675D95B6" w14:textId="77777777" w:rsidTr="000D36AA">
        <w:trPr>
          <w:trHeight w:val="336"/>
          <w:jc w:val="center"/>
        </w:trPr>
        <w:tc>
          <w:tcPr>
            <w:tcW w:w="2086" w:type="dxa"/>
            <w:noWrap/>
          </w:tcPr>
          <w:p w14:paraId="060E4319" w14:textId="77777777" w:rsidR="00E54B0F" w:rsidRPr="00397CDC" w:rsidRDefault="00E54B0F">
            <w:pPr>
              <w:spacing w:after="160"/>
              <w:jc w:val="both"/>
              <w:pPrChange w:id="522" w:author="Miller, Harvey J." w:date="2020-08-10T11:56:00Z">
                <w:pPr>
                  <w:spacing w:after="160"/>
                </w:pPr>
              </w:pPrChange>
            </w:pPr>
            <w:r>
              <w:t>Ratio of households with no vehicles</w:t>
            </w:r>
          </w:p>
        </w:tc>
        <w:tc>
          <w:tcPr>
            <w:tcW w:w="1806" w:type="dxa"/>
            <w:noWrap/>
            <w:vAlign w:val="bottom"/>
          </w:tcPr>
          <w:p w14:paraId="6C30B6F9" w14:textId="77777777" w:rsidR="00E54B0F" w:rsidRPr="00E54B0F" w:rsidRDefault="00E54B0F">
            <w:pPr>
              <w:jc w:val="both"/>
              <w:rPr>
                <w:rFonts w:eastAsia="Times New Roman"/>
                <w:color w:val="000000"/>
                <w:szCs w:val="22"/>
              </w:rPr>
              <w:pPrChange w:id="523" w:author="Miller, Harvey J." w:date="2020-08-10T11:56:00Z">
                <w:pPr>
                  <w:jc w:val="right"/>
                </w:pPr>
              </w:pPrChange>
            </w:pPr>
            <w:r w:rsidRPr="00E54B0F">
              <w:rPr>
                <w:rFonts w:eastAsia="Times New Roman"/>
                <w:color w:val="000000"/>
                <w:szCs w:val="22"/>
              </w:rPr>
              <w:t>-0.19679</w:t>
            </w:r>
          </w:p>
        </w:tc>
        <w:tc>
          <w:tcPr>
            <w:tcW w:w="1555" w:type="dxa"/>
            <w:noWrap/>
            <w:vAlign w:val="bottom"/>
          </w:tcPr>
          <w:p w14:paraId="23E864B2" w14:textId="77777777" w:rsidR="00E54B0F" w:rsidRPr="00E54B0F" w:rsidRDefault="00E54B0F">
            <w:pPr>
              <w:jc w:val="both"/>
              <w:rPr>
                <w:rFonts w:eastAsia="Times New Roman"/>
                <w:color w:val="000000"/>
                <w:szCs w:val="22"/>
              </w:rPr>
              <w:pPrChange w:id="524" w:author="Miller, Harvey J." w:date="2020-08-10T11:56:00Z">
                <w:pPr>
                  <w:jc w:val="right"/>
                </w:pPr>
              </w:pPrChange>
            </w:pPr>
            <w:r w:rsidRPr="00E54B0F">
              <w:rPr>
                <w:rFonts w:eastAsia="Times New Roman"/>
                <w:color w:val="000000"/>
                <w:szCs w:val="22"/>
              </w:rPr>
              <w:t>0.19102</w:t>
            </w:r>
          </w:p>
        </w:tc>
        <w:tc>
          <w:tcPr>
            <w:tcW w:w="1388" w:type="dxa"/>
            <w:noWrap/>
            <w:vAlign w:val="bottom"/>
          </w:tcPr>
          <w:p w14:paraId="256BCC6B" w14:textId="77777777" w:rsidR="00E54B0F" w:rsidRPr="00E54B0F" w:rsidRDefault="00E54B0F">
            <w:pPr>
              <w:jc w:val="both"/>
              <w:rPr>
                <w:rFonts w:eastAsia="Times New Roman"/>
                <w:color w:val="000000"/>
                <w:szCs w:val="22"/>
              </w:rPr>
              <w:pPrChange w:id="525" w:author="Miller, Harvey J." w:date="2020-08-10T11:56:00Z">
                <w:pPr>
                  <w:jc w:val="right"/>
                </w:pPr>
              </w:pPrChange>
            </w:pPr>
            <w:r w:rsidRPr="00E54B0F">
              <w:rPr>
                <w:rFonts w:eastAsia="Times New Roman"/>
                <w:color w:val="000000"/>
                <w:szCs w:val="22"/>
              </w:rPr>
              <w:t>-1.03023</w:t>
            </w:r>
          </w:p>
        </w:tc>
        <w:tc>
          <w:tcPr>
            <w:tcW w:w="1788" w:type="dxa"/>
            <w:noWrap/>
            <w:vAlign w:val="bottom"/>
          </w:tcPr>
          <w:p w14:paraId="338DF0D9" w14:textId="77777777" w:rsidR="00E54B0F" w:rsidRPr="00E54B0F" w:rsidRDefault="00E54B0F">
            <w:pPr>
              <w:jc w:val="both"/>
              <w:rPr>
                <w:rFonts w:eastAsia="Times New Roman"/>
                <w:color w:val="000000"/>
                <w:szCs w:val="22"/>
              </w:rPr>
              <w:pPrChange w:id="526" w:author="Miller, Harvey J." w:date="2020-08-10T11:56:00Z">
                <w:pPr>
                  <w:jc w:val="right"/>
                </w:pPr>
              </w:pPrChange>
            </w:pPr>
            <w:r w:rsidRPr="00E54B0F">
              <w:rPr>
                <w:rFonts w:eastAsia="Times New Roman"/>
                <w:color w:val="000000"/>
                <w:szCs w:val="22"/>
              </w:rPr>
              <w:t>0.3029</w:t>
            </w:r>
          </w:p>
        </w:tc>
      </w:tr>
    </w:tbl>
    <w:p w14:paraId="0C456201" w14:textId="77777777" w:rsidR="00B8023A" w:rsidRDefault="00732D8A">
      <w:pPr>
        <w:pStyle w:val="NormalWeb"/>
        <w:keepNext/>
        <w:spacing w:before="120" w:beforeAutospacing="0" w:after="120" w:afterAutospacing="0"/>
        <w:jc w:val="both"/>
        <w:pPrChange w:id="527" w:author="Miller, Harvey J." w:date="2020-08-10T11:56:00Z">
          <w:pPr>
            <w:pStyle w:val="NormalWeb"/>
            <w:keepNext/>
            <w:spacing w:before="120" w:beforeAutospacing="0" w:after="120" w:afterAutospacing="0"/>
            <w:jc w:val="center"/>
          </w:pPr>
        </w:pPrChange>
      </w:pPr>
      <w:bookmarkStart w:id="528" w:name="_Ref46569266"/>
      <w:r>
        <w:t xml:space="preserve">Tab </w:t>
      </w:r>
      <w:fldSimple w:instr=" SEQ Tab \* ARABIC ">
        <w:r>
          <w:t>1</w:t>
        </w:r>
      </w:fldSimple>
      <w:bookmarkEnd w:id="528"/>
      <w:r w:rsidR="00CB7749">
        <w:t>:</w:t>
      </w:r>
      <w:r w:rsidRPr="00732D8A">
        <w:t xml:space="preserve"> </w:t>
      </w:r>
      <w:r>
        <w:t>spatial lag model output summary</w:t>
      </w:r>
      <w:r w:rsidR="00CB7749">
        <w:t>.</w:t>
      </w:r>
    </w:p>
    <w:p w14:paraId="5CCD6FA4" w14:textId="77777777" w:rsidR="00C87471" w:rsidRDefault="00C87471">
      <w:pPr>
        <w:pStyle w:val="NormalWeb"/>
        <w:keepNext/>
        <w:spacing w:before="120" w:beforeAutospacing="0" w:after="120" w:afterAutospacing="0"/>
        <w:jc w:val="both"/>
        <w:pPrChange w:id="529" w:author="Miller, Harvey J." w:date="2020-08-10T11:56:00Z">
          <w:pPr>
            <w:pStyle w:val="NormalWeb"/>
            <w:keepNext/>
            <w:spacing w:before="120" w:beforeAutospacing="0" w:after="120" w:afterAutospacing="0"/>
            <w:jc w:val="center"/>
          </w:pPr>
        </w:pPrChange>
      </w:pPr>
    </w:p>
    <w:p w14:paraId="5040D805" w14:textId="77777777" w:rsidR="00732D8A" w:rsidRDefault="00F72E10">
      <w:pPr>
        <w:pStyle w:val="NormalWeb"/>
        <w:keepNext/>
        <w:spacing w:before="120" w:beforeAutospacing="0" w:after="120" w:afterAutospacing="0"/>
        <w:jc w:val="both"/>
        <w:pPrChange w:id="530" w:author="Miller, Harvey J." w:date="2020-08-10T11:56:00Z">
          <w:pPr>
            <w:pStyle w:val="NormalWeb"/>
            <w:keepNext/>
            <w:spacing w:before="120" w:beforeAutospacing="0" w:after="120" w:afterAutospacing="0"/>
          </w:pPr>
        </w:pPrChange>
      </w:pPr>
      <w:r w:rsidRPr="00F72E10">
        <w:rPr>
          <w:b/>
        </w:rPr>
        <w:t>Other assumptions</w:t>
      </w:r>
      <w:r>
        <w:t xml:space="preserve">: </w:t>
      </w:r>
      <w:r>
        <w:fldChar w:fldCharType="begin"/>
      </w:r>
      <w:r>
        <w:instrText xml:space="preserve"> REF _Ref46495214 \h  \* MERGEFORMAT </w:instrText>
      </w:r>
      <w:r>
        <w:fldChar w:fldCharType="separate"/>
      </w:r>
      <w:r>
        <w:t>Picture 2</w:t>
      </w:r>
      <w:r>
        <w:fldChar w:fldCharType="end"/>
      </w:r>
      <w:r w:rsidR="00732D8A">
        <w:t xml:space="preserve"> (top left) shows the model generally </w:t>
      </w:r>
      <w:ins w:id="531" w:author="Miller, Harvey J." w:date="2020-08-10T11:37:00Z">
        <w:r w:rsidR="00B5341F">
          <w:t xml:space="preserve">supports the </w:t>
        </w:r>
      </w:ins>
      <w:del w:id="532" w:author="Miller, Harvey J." w:date="2020-08-10T11:37:00Z">
        <w:r w:rsidR="00732D8A" w:rsidDel="00B5341F">
          <w:delText xml:space="preserve">holds </w:delText>
        </w:r>
      </w:del>
      <w:r w:rsidR="00732D8A">
        <w:t>linearity and homoscedasticity assumption</w:t>
      </w:r>
      <w:ins w:id="533" w:author="Miller, Harvey J." w:date="2020-08-10T11:37:00Z">
        <w:r w:rsidR="00B5341F">
          <w:t>s</w:t>
        </w:r>
      </w:ins>
      <w:del w:id="534" w:author="Miller, Harvey J." w:date="2020-08-10T11:37:00Z">
        <w:r w:rsidR="00732D8A" w:rsidDel="00B5341F">
          <w:delText xml:space="preserve"> (the results could be better without </w:delText>
        </w:r>
      </w:del>
      <w:del w:id="535" w:author="Miller, Harvey J." w:date="2020-08-10T11:36:00Z">
        <w:r w:rsidR="00732D8A" w:rsidDel="00B5341F">
          <w:delText xml:space="preserve">an </w:delText>
        </w:r>
      </w:del>
      <w:del w:id="536" w:author="Miller, Harvey J." w:date="2020-08-10T11:37:00Z">
        <w:r w:rsidR="00732D8A" w:rsidDel="00B5341F">
          <w:delText>outlier)</w:delText>
        </w:r>
      </w:del>
      <w:r>
        <w:t xml:space="preserve">. </w:t>
      </w:r>
      <w:del w:id="537" w:author="Miller, Harvey J." w:date="2020-08-10T11:37:00Z">
        <w:r w:rsidDel="00B5341F">
          <w:delText xml:space="preserve">Moreover, </w:delText>
        </w:r>
      </w:del>
      <w:r>
        <w:t xml:space="preserve">Table 1 (in the paper) shows that each independent factor’s variance inflation factor (VIF) is very small, which means there is little lingering multicollinearity. </w:t>
      </w:r>
      <w:r>
        <w:fldChar w:fldCharType="begin"/>
      </w:r>
      <w:r>
        <w:instrText xml:space="preserve"> REF _Ref46495214 \h  \* MERGEFORMAT </w:instrText>
      </w:r>
      <w:r>
        <w:fldChar w:fldCharType="separate"/>
      </w:r>
      <w:r>
        <w:t>Picture 2</w:t>
      </w:r>
      <w:r>
        <w:fldChar w:fldCharType="end"/>
      </w:r>
      <w:r>
        <w:t xml:space="preserve"> (bottom right) also shows that there </w:t>
      </w:r>
      <w:ins w:id="538" w:author="Miller, Harvey J." w:date="2020-08-10T11:37:00Z">
        <w:r w:rsidR="00B5341F">
          <w:t xml:space="preserve">are </w:t>
        </w:r>
      </w:ins>
      <w:del w:id="539" w:author="Miller, Harvey J." w:date="2020-08-10T11:37:00Z">
        <w:r w:rsidDel="00B5341F">
          <w:delText xml:space="preserve">is </w:delText>
        </w:r>
      </w:del>
      <w:r>
        <w:t>no leverage points in the model and data.</w:t>
      </w:r>
    </w:p>
    <w:p w14:paraId="62AC11CE" w14:textId="77777777" w:rsidR="00732D8A" w:rsidDel="00B5341F" w:rsidRDefault="00732D8A">
      <w:pPr>
        <w:pStyle w:val="NormalWeb"/>
        <w:keepNext/>
        <w:spacing w:before="120" w:beforeAutospacing="0" w:after="120" w:afterAutospacing="0"/>
        <w:jc w:val="both"/>
        <w:rPr>
          <w:del w:id="540" w:author="Miller, Harvey J." w:date="2020-08-10T11:37:00Z"/>
        </w:rPr>
        <w:pPrChange w:id="541" w:author="Miller, Harvey J." w:date="2020-08-10T11:56:00Z">
          <w:pPr>
            <w:pStyle w:val="NormalWeb"/>
            <w:keepNext/>
            <w:spacing w:before="120" w:beforeAutospacing="0" w:after="120" w:afterAutospacing="0"/>
          </w:pPr>
        </w:pPrChange>
      </w:pPr>
    </w:p>
    <w:p w14:paraId="7E33EB71" w14:textId="77777777" w:rsidR="00DC68DA" w:rsidRDefault="00DC68DA">
      <w:pPr>
        <w:pStyle w:val="NormalWeb"/>
        <w:keepNext/>
        <w:spacing w:before="120" w:beforeAutospacing="0" w:after="120" w:afterAutospacing="0"/>
        <w:jc w:val="both"/>
        <w:pPrChange w:id="542" w:author="Miller, Harvey J." w:date="2020-08-10T11:56:00Z">
          <w:pPr>
            <w:pStyle w:val="NormalWeb"/>
            <w:keepNext/>
            <w:spacing w:before="120" w:beforeAutospacing="0" w:after="120" w:afterAutospacing="0"/>
          </w:pPr>
        </w:pPrChange>
      </w:pPr>
      <w:del w:id="543" w:author="Miller, Harvey J." w:date="2020-08-10T11:37:00Z">
        <w:r w:rsidDel="00B5341F">
          <w:delText>In conclusion</w:delText>
        </w:r>
      </w:del>
      <w:ins w:id="544" w:author="Miller, Harvey J." w:date="2020-08-10T11:37:00Z">
        <w:r w:rsidR="00B5341F">
          <w:t>W</w:t>
        </w:r>
      </w:ins>
      <w:del w:id="545" w:author="Miller, Harvey J." w:date="2020-08-10T11:37:00Z">
        <w:r w:rsidDel="00B5341F">
          <w:delText>, w</w:delText>
        </w:r>
      </w:del>
      <w:r>
        <w:t>e can conclude that OLS model is appropriate to model the base value (floor value in the last draft) with statistically significant results.</w:t>
      </w:r>
    </w:p>
    <w:p w14:paraId="28DC4590" w14:textId="77777777" w:rsidR="007E1010" w:rsidRDefault="007E1010">
      <w:pPr>
        <w:pStyle w:val="NormalWeb"/>
        <w:spacing w:before="120" w:beforeAutospacing="0" w:after="120" w:afterAutospacing="0"/>
        <w:jc w:val="both"/>
        <w:pPrChange w:id="546" w:author="Miller, Harvey J." w:date="2020-08-10T11:56:00Z">
          <w:pPr>
            <w:pStyle w:val="NormalWeb"/>
            <w:spacing w:before="120" w:beforeAutospacing="0" w:after="120" w:afterAutospacing="0"/>
          </w:pPr>
        </w:pPrChange>
      </w:pPr>
    </w:p>
    <w:p w14:paraId="2565745D" w14:textId="77777777" w:rsidR="00DA175A" w:rsidRDefault="00CE39F5">
      <w:pPr>
        <w:pStyle w:val="NormalWeb"/>
        <w:spacing w:before="120" w:beforeAutospacing="0" w:after="120" w:afterAutospacing="0"/>
        <w:jc w:val="both"/>
        <w:pPrChange w:id="547" w:author="Miller, Harvey J." w:date="2020-08-10T11:56:00Z">
          <w:pPr>
            <w:pStyle w:val="NormalWeb"/>
            <w:spacing w:before="120" w:beforeAutospacing="0" w:after="120" w:afterAutospacing="0"/>
          </w:pPr>
        </w:pPrChange>
      </w:pPr>
      <w:r w:rsidRPr="0008482F">
        <w:br/>
        <w:t>4) Why the authors only build a model for floor value, while ignoring the other indexes like cliff and floor points, resp</w:t>
      </w:r>
      <w:r w:rsidR="00DA175A">
        <w:t xml:space="preserve">onse intervals, </w:t>
      </w:r>
      <w:r w:rsidR="0019502A">
        <w:t xml:space="preserve">and </w:t>
      </w:r>
      <w:r w:rsidR="00DA175A">
        <w:t>the decay rate?</w:t>
      </w:r>
    </w:p>
    <w:p w14:paraId="402DDF77" w14:textId="77777777" w:rsidR="00DA175A" w:rsidRDefault="00F737E3">
      <w:pPr>
        <w:pStyle w:val="NormalWeb"/>
        <w:spacing w:before="120" w:beforeAutospacing="0" w:after="120" w:afterAutospacing="0"/>
        <w:jc w:val="both"/>
        <w:pPrChange w:id="548" w:author="Miller, Harvey J." w:date="2020-08-10T11:56:00Z">
          <w:pPr>
            <w:pStyle w:val="NormalWeb"/>
            <w:spacing w:before="120" w:beforeAutospacing="0" w:after="120" w:afterAutospacing="0"/>
          </w:pPr>
        </w:pPrChange>
      </w:pPr>
      <w:r w:rsidRPr="00D92AE2">
        <w:rPr>
          <w:b/>
        </w:rPr>
        <w:t>Response</w:t>
      </w:r>
      <w:r>
        <w:t xml:space="preserve">: </w:t>
      </w:r>
      <w:ins w:id="549" w:author="Miller, Harvey J." w:date="2020-08-10T11:38:00Z">
        <w:r w:rsidR="00B5341F">
          <w:t xml:space="preserve">we considered models for these parameters in the original drafts of our paper.  But these </w:t>
        </w:r>
      </w:ins>
      <w:ins w:id="550" w:author="Miller, Harvey J." w:date="2020-08-10T11:39:00Z">
        <w:r w:rsidR="00B5341F">
          <w:t xml:space="preserve">were not in the draft submitted to PLOS One for </w:t>
        </w:r>
      </w:ins>
      <w:del w:id="551" w:author="Miller, Harvey J." w:date="2020-08-10T11:39:00Z">
        <w:r w:rsidR="00D92AE2" w:rsidDel="00B5341F">
          <w:delText>T</w:delText>
        </w:r>
        <w:r w:rsidDel="00B5341F">
          <w:delText xml:space="preserve">here are </w:delText>
        </w:r>
      </w:del>
      <w:r>
        <w:t>several reasons:</w:t>
      </w:r>
    </w:p>
    <w:p w14:paraId="3AE29D3D" w14:textId="32F103B4" w:rsidR="00F737E3" w:rsidRDefault="00F737E3">
      <w:pPr>
        <w:pStyle w:val="NormalWeb"/>
        <w:numPr>
          <w:ilvl w:val="0"/>
          <w:numId w:val="11"/>
        </w:numPr>
        <w:spacing w:before="120" w:beforeAutospacing="0" w:after="120" w:afterAutospacing="0"/>
        <w:jc w:val="both"/>
        <w:pPrChange w:id="552" w:author="Miller, Harvey J." w:date="2020-08-10T11:56:00Z">
          <w:pPr>
            <w:pStyle w:val="NormalWeb"/>
            <w:numPr>
              <w:numId w:val="11"/>
            </w:numPr>
            <w:spacing w:before="120" w:beforeAutospacing="0" w:after="120" w:afterAutospacing="0"/>
            <w:ind w:left="720" w:hanging="360"/>
          </w:pPr>
        </w:pPrChange>
      </w:pPr>
      <w:r>
        <w:t>The length of paper is a major factor</w:t>
      </w:r>
      <w:ins w:id="553" w:author="Miller, Harvey J." w:date="2020-08-10T11:39:00Z">
        <w:r w:rsidR="00B5341F">
          <w:t xml:space="preserve">: the </w:t>
        </w:r>
      </w:ins>
      <w:ins w:id="554" w:author="Miller, Harvey J." w:date="2020-08-10T11:40:00Z">
        <w:r w:rsidR="00B5341F">
          <w:t xml:space="preserve">submitted </w:t>
        </w:r>
      </w:ins>
      <w:del w:id="555" w:author="Miller, Harvey J." w:date="2020-08-10T11:39:00Z">
        <w:r w:rsidDel="00B5341F">
          <w:delText xml:space="preserve"> when we were deciding whether to put contents in the paper. The last </w:delText>
        </w:r>
      </w:del>
      <w:r>
        <w:t>draft is ~8300 word</w:t>
      </w:r>
      <w:r w:rsidR="00B72FE0">
        <w:t>s</w:t>
      </w:r>
      <w:ins w:id="556" w:author="Miller, Harvey J." w:date="2020-08-10T11:40:00Z">
        <w:r w:rsidR="00B5341F">
          <w:t>.</w:t>
        </w:r>
      </w:ins>
      <w:del w:id="557" w:author="Miller, Harvey J." w:date="2020-08-10T11:40:00Z">
        <w:r w:rsidR="00DC4F49" w:rsidDel="00B5341F">
          <w:delText>;</w:delText>
        </w:r>
        <w:r w:rsidR="00B72FE0" w:rsidDel="00B5341F">
          <w:delText xml:space="preserve"> we </w:delText>
        </w:r>
        <w:r w:rsidR="00DC4F49" w:rsidDel="00B5341F">
          <w:delText xml:space="preserve">also </w:delText>
        </w:r>
        <w:r w:rsidR="00B72FE0" w:rsidDel="00B5341F">
          <w:delText xml:space="preserve">need to add the </w:delText>
        </w:r>
        <w:r w:rsidR="00DC4F49" w:rsidDel="00B5341F">
          <w:delText xml:space="preserve">proposed </w:delText>
        </w:r>
        <w:r w:rsidR="00B72FE0" w:rsidDel="00B5341F">
          <w:delText xml:space="preserve">contents </w:delText>
        </w:r>
        <w:r w:rsidR="00DC4F49" w:rsidDel="00B5341F">
          <w:delText>by the referees. Therefore, we decided not to put these analyses in the paper to keep a manageable paper length.</w:delText>
        </w:r>
      </w:del>
    </w:p>
    <w:p w14:paraId="22B7122A" w14:textId="6BEADD90" w:rsidR="00F737E3" w:rsidRDefault="00DC4F49">
      <w:pPr>
        <w:pStyle w:val="NormalWeb"/>
        <w:numPr>
          <w:ilvl w:val="0"/>
          <w:numId w:val="11"/>
        </w:numPr>
        <w:spacing w:before="120" w:beforeAutospacing="0" w:after="120" w:afterAutospacing="0"/>
        <w:jc w:val="both"/>
        <w:pPrChange w:id="558" w:author="Miller, Harvey J." w:date="2020-08-10T11:56:00Z">
          <w:pPr>
            <w:pStyle w:val="NormalWeb"/>
            <w:numPr>
              <w:numId w:val="11"/>
            </w:numPr>
            <w:spacing w:before="120" w:beforeAutospacing="0" w:after="120" w:afterAutospacing="0"/>
            <w:ind w:left="720" w:hanging="360"/>
          </w:pPr>
        </w:pPrChange>
      </w:pPr>
      <w:r>
        <w:t xml:space="preserve">The </w:t>
      </w:r>
      <w:r w:rsidR="00A74D7C">
        <w:t xml:space="preserve">regression </w:t>
      </w:r>
      <w:r>
        <w:t xml:space="preserve">results </w:t>
      </w:r>
      <w:ins w:id="559" w:author="Miller, Harvey J." w:date="2020-08-10T11:41:00Z">
        <w:r w:rsidR="00B5341F">
          <w:t xml:space="preserve">using </w:t>
        </w:r>
      </w:ins>
      <w:del w:id="560" w:author="Miller, Harvey J." w:date="2020-08-10T11:41:00Z">
        <w:r w:rsidDel="00B5341F">
          <w:delText>of the</w:delText>
        </w:r>
      </w:del>
      <w:ins w:id="561" w:author="Miller, Harvey J." w:date="2020-08-10T11:41:00Z">
        <w:r w:rsidR="00B5341F">
          <w:t xml:space="preserve">the </w:t>
        </w:r>
      </w:ins>
      <w:del w:id="562" w:author="Miller, Harvey J." w:date="2020-08-10T11:41:00Z">
        <w:r w:rsidDel="00B5341F">
          <w:delText xml:space="preserve"> </w:delText>
        </w:r>
      </w:del>
      <w:r>
        <w:t xml:space="preserve">four </w:t>
      </w:r>
      <w:ins w:id="563" w:author="Miller, Harvey J." w:date="2020-08-10T11:41:00Z">
        <w:r w:rsidR="00B5341F">
          <w:t xml:space="preserve">parameters mentioned were less </w:t>
        </w:r>
      </w:ins>
      <w:del w:id="564" w:author="Miller, Harvey J." w:date="2020-08-10T11:41:00Z">
        <w:r w:rsidR="00345BF8" w:rsidDel="00B5341F">
          <w:delText xml:space="preserve">dependent </w:delText>
        </w:r>
        <w:r w:rsidDel="00B5341F">
          <w:delText xml:space="preserve">variables are </w:delText>
        </w:r>
        <w:r w:rsidR="00345BF8" w:rsidDel="00B5341F">
          <w:delText xml:space="preserve">less </w:delText>
        </w:r>
      </w:del>
      <w:r w:rsidR="000C57F0">
        <w:t>interesting</w:t>
      </w:r>
      <w:r w:rsidR="00DF2A00">
        <w:t xml:space="preserve"> and informative</w:t>
      </w:r>
      <w:ins w:id="565" w:author="Miller, Harvey J." w:date="2020-08-10T11:42:00Z">
        <w:r w:rsidR="00B5341F">
          <w:t xml:space="preserve"> than the base value model.  </w:t>
        </w:r>
      </w:ins>
      <w:del w:id="566" w:author="Miller, Harvey J." w:date="2020-08-10T11:42:00Z">
        <w:r w:rsidR="000C57F0" w:rsidDel="00B5341F">
          <w:delText>, therefore we</w:delText>
        </w:r>
        <w:r w:rsidR="00DF2A00" w:rsidDel="00B5341F">
          <w:delText xml:space="preserve"> intended to be more selective. </w:delText>
        </w:r>
      </w:del>
      <w:r w:rsidR="00DA2EF6">
        <w:t>This could be because</w:t>
      </w:r>
      <w:ins w:id="567" w:author="Miller, Harvey J." w:date="2020-08-10T11:42:00Z">
        <w:r w:rsidR="00B5341F">
          <w:t xml:space="preserve"> </w:t>
        </w:r>
      </w:ins>
      <w:del w:id="568" w:author="Miller, Harvey J." w:date="2020-08-10T11:42:00Z">
        <w:r w:rsidR="00DA2EF6" w:rsidDel="00B5341F">
          <w:delText xml:space="preserve">: </w:delText>
        </w:r>
      </w:del>
      <w:r w:rsidR="00DA2EF6">
        <w:t>the three time</w:t>
      </w:r>
      <w:ins w:id="569" w:author="Miller, Harvey J." w:date="2020-08-10T12:35:00Z">
        <w:r w:rsidR="00C2746C">
          <w:t>-related</w:t>
        </w:r>
      </w:ins>
      <w:r w:rsidR="00DA2EF6">
        <w:t xml:space="preserve"> </w:t>
      </w:r>
      <w:ins w:id="570" w:author="Miller, Harvey J." w:date="2020-08-10T11:42:00Z">
        <w:r w:rsidR="00B5341F">
          <w:t>parameters</w:t>
        </w:r>
      </w:ins>
      <w:del w:id="571" w:author="Miller, Harvey J." w:date="2020-08-10T11:42:00Z">
        <w:r w:rsidR="00DA2EF6" w:rsidDel="00B5341F">
          <w:delText>measures</w:delText>
        </w:r>
      </w:del>
      <w:r w:rsidR="00DA2EF6">
        <w:t xml:space="preserve"> (cliff, </w:t>
      </w:r>
      <w:del w:id="572" w:author="Liu, Luyu" w:date="2020-08-10T17:13:00Z">
        <w:r w:rsidR="00DA2EF6" w:rsidDel="00674C0F">
          <w:delText xml:space="preserve">floor </w:delText>
        </w:r>
      </w:del>
      <w:ins w:id="573" w:author="Liu, Luyu" w:date="2020-08-10T17:13:00Z">
        <w:r w:rsidR="00674C0F">
          <w:t xml:space="preserve">base </w:t>
        </w:r>
      </w:ins>
      <w:r w:rsidR="00DA2EF6">
        <w:t>points, and response intervals) mostly depend</w:t>
      </w:r>
      <w:del w:id="574" w:author="Miller, Harvey J." w:date="2020-08-10T11:42:00Z">
        <w:r w:rsidR="00DA2EF6" w:rsidDel="00B5341F">
          <w:delText>s</w:delText>
        </w:r>
      </w:del>
      <w:r w:rsidR="00DA2EF6">
        <w:t xml:space="preserve"> on the temporal development of the pandemic, including the testing process and media. These factors </w:t>
      </w:r>
      <w:r w:rsidR="00D92AE2">
        <w:t>could</w:t>
      </w:r>
      <w:r w:rsidR="00DA2EF6">
        <w:t xml:space="preserve"> be highly random and non-linear, therefore making them less relevant to the local demography and built environment.</w:t>
      </w:r>
      <w:r w:rsidR="003001EF">
        <w:t xml:space="preserve"> In contrast, b</w:t>
      </w:r>
      <w:r w:rsidR="00FA363E">
        <w:t>ase</w:t>
      </w:r>
      <w:ins w:id="575" w:author="Miller, Harvey J." w:date="2020-08-10T11:43:00Z">
        <w:r w:rsidR="00B5341F">
          <w:t xml:space="preserve"> </w:t>
        </w:r>
      </w:ins>
      <w:del w:id="576" w:author="Miller, Harvey J." w:date="2020-08-10T11:43:00Z">
        <w:r w:rsidR="00FA363E" w:rsidDel="00B5341F">
          <w:delText xml:space="preserve">/floor </w:delText>
        </w:r>
      </w:del>
      <w:r w:rsidR="00FA363E">
        <w:t>value</w:t>
      </w:r>
      <w:del w:id="577" w:author="Miller, Harvey J." w:date="2020-08-10T11:43:00Z">
        <w:r w:rsidR="00FA363E" w:rsidDel="00B5341F">
          <w:delText xml:space="preserve"> </w:delText>
        </w:r>
      </w:del>
      <w:ins w:id="578" w:author="Miller, Harvey J." w:date="2020-08-10T11:43:00Z">
        <w:r w:rsidR="002D1795">
          <w:t xml:space="preserve"> model had a strong message regarding </w:t>
        </w:r>
      </w:ins>
      <w:ins w:id="579" w:author="Miller, Harvey J." w:date="2020-08-10T11:44:00Z">
        <w:r w:rsidR="002D1795">
          <w:t>public transit as an essential service in a community</w:t>
        </w:r>
      </w:ins>
      <w:del w:id="580" w:author="Miller, Harvey J." w:date="2020-08-10T11:43:00Z">
        <w:r w:rsidR="00FA363E" w:rsidDel="00B5341F">
          <w:delText>is a much more important and robust measure than the other four</w:delText>
        </w:r>
        <w:r w:rsidR="00812C49" w:rsidDel="00B5341F">
          <w:delText xml:space="preserve">, therefore we </w:delText>
        </w:r>
        <w:r w:rsidR="00261FA8" w:rsidDel="00B5341F">
          <w:delText xml:space="preserve">chose to </w:delText>
        </w:r>
        <w:r w:rsidR="00812C49" w:rsidDel="00B5341F">
          <w:delText>focus on the most informative measure</w:delText>
        </w:r>
      </w:del>
      <w:r w:rsidR="00FA363E">
        <w:t>.</w:t>
      </w:r>
      <w:r w:rsidR="003001EF">
        <w:t xml:space="preserve"> </w:t>
      </w:r>
    </w:p>
    <w:p w14:paraId="6440A967" w14:textId="77777777" w:rsidR="009D021D" w:rsidRDefault="00812C49">
      <w:pPr>
        <w:pStyle w:val="NormalWeb"/>
        <w:numPr>
          <w:ilvl w:val="0"/>
          <w:numId w:val="11"/>
        </w:numPr>
        <w:spacing w:before="120" w:beforeAutospacing="0" w:after="120" w:afterAutospacing="0"/>
        <w:jc w:val="both"/>
        <w:pPrChange w:id="581" w:author="Miller, Harvey J." w:date="2020-08-10T11:56:00Z">
          <w:pPr>
            <w:pStyle w:val="NormalWeb"/>
            <w:numPr>
              <w:numId w:val="11"/>
            </w:numPr>
            <w:spacing w:before="120" w:beforeAutospacing="0" w:after="120" w:afterAutospacing="0"/>
            <w:ind w:left="720" w:hanging="360"/>
          </w:pPr>
        </w:pPrChange>
      </w:pPr>
      <w:r>
        <w:t>We d</w:t>
      </w:r>
      <w:ins w:id="582" w:author="Miller, Harvey J." w:date="2020-08-10T11:44:00Z">
        <w:r w:rsidR="002D1795">
          <w:t>o</w:t>
        </w:r>
      </w:ins>
      <w:del w:id="583" w:author="Miller, Harvey J." w:date="2020-08-10T11:44:00Z">
        <w:r w:rsidDel="002D1795">
          <w:delText>id</w:delText>
        </w:r>
      </w:del>
      <w:r>
        <w:t xml:space="preserve"> not ignore other </w:t>
      </w:r>
      <w:ins w:id="584" w:author="Miller, Harvey J." w:date="2020-08-10T11:44:00Z">
        <w:r w:rsidR="002D1795">
          <w:t>parameters in the paper</w:t>
        </w:r>
      </w:ins>
      <w:del w:id="585" w:author="Miller, Harvey J." w:date="2020-08-10T11:44:00Z">
        <w:r w:rsidDel="002D1795">
          <w:delText>indexes</w:delText>
        </w:r>
      </w:del>
      <w:r>
        <w:t xml:space="preserve">. Instead of using a regression model, we chose to </w:t>
      </w:r>
      <w:r w:rsidR="002C2AAB">
        <w:t xml:space="preserve">focus on their own spatiotemporal patterns and </w:t>
      </w:r>
      <w:ins w:id="586" w:author="Miller, Harvey J." w:date="2020-08-10T11:44:00Z">
        <w:r w:rsidR="002D1795">
          <w:t xml:space="preserve">other, </w:t>
        </w:r>
      </w:ins>
      <w:del w:id="587" w:author="Miller, Harvey J." w:date="2020-08-10T11:44:00Z">
        <w:r w:rsidR="002C2AAB" w:rsidDel="002D1795">
          <w:delText xml:space="preserve">some </w:delText>
        </w:r>
      </w:del>
      <w:r w:rsidR="002C2AAB">
        <w:t xml:space="preserve">more </w:t>
      </w:r>
      <w:r>
        <w:t>interesting correlation results for the four</w:t>
      </w:r>
      <w:r w:rsidR="00822CFF">
        <w:t xml:space="preserve"> </w:t>
      </w:r>
      <w:ins w:id="588" w:author="Miller, Harvey J." w:date="2020-08-10T11:44:00Z">
        <w:r w:rsidR="002D1795">
          <w:t>parame</w:t>
        </w:r>
      </w:ins>
      <w:ins w:id="589" w:author="Miller, Harvey J." w:date="2020-08-10T11:45:00Z">
        <w:r w:rsidR="002D1795">
          <w:t>ters</w:t>
        </w:r>
      </w:ins>
      <w:del w:id="590" w:author="Miller, Harvey J." w:date="2020-08-10T11:44:00Z">
        <w:r w:rsidR="00822CFF" w:rsidDel="002D1795">
          <w:delText>measures</w:delText>
        </w:r>
      </w:del>
      <w:r>
        <w:t xml:space="preserve">. </w:t>
      </w:r>
      <w:r w:rsidR="006A6F8D">
        <w:t xml:space="preserve">For example, in section </w:t>
      </w:r>
      <w:r w:rsidR="006A6F8D" w:rsidRPr="002D1795">
        <w:rPr>
          <w:u w:val="single"/>
          <w:rPrChange w:id="591" w:author="Miller, Harvey J." w:date="2020-08-10T11:45:00Z">
            <w:rPr/>
          </w:rPrChange>
        </w:rPr>
        <w:t>“Results – Response intervals”</w:t>
      </w:r>
      <w:r w:rsidR="00FA062A" w:rsidRPr="002D1795">
        <w:rPr>
          <w:u w:val="single"/>
          <w:rPrChange w:id="592" w:author="Miller, Harvey J." w:date="2020-08-10T11:45:00Z">
            <w:rPr/>
          </w:rPrChange>
        </w:rPr>
        <w:t xml:space="preserve"> to section </w:t>
      </w:r>
      <w:r w:rsidR="006A6F8D" w:rsidRPr="002D1795">
        <w:rPr>
          <w:u w:val="single"/>
          <w:rPrChange w:id="593" w:author="Miller, Harvey J." w:date="2020-08-10T11:45:00Z">
            <w:rPr/>
          </w:rPrChange>
        </w:rPr>
        <w:t>“Results – Decay rate</w:t>
      </w:r>
      <w:r w:rsidR="006A6F8D">
        <w:t>”</w:t>
      </w:r>
      <w:r w:rsidR="002C2AAB">
        <w:t xml:space="preserve"> </w:t>
      </w:r>
      <w:r w:rsidR="00FA062A">
        <w:t xml:space="preserve">we presented </w:t>
      </w:r>
      <w:r w:rsidR="002C2AAB">
        <w:t xml:space="preserve">the hyperbolic relationship between decay rates and cliff points because of its good </w:t>
      </w:r>
      <w:ins w:id="594" w:author="Miller, Harvey J." w:date="2020-08-10T11:45:00Z">
        <w:r w:rsidR="002D1795">
          <w:t xml:space="preserve">fit </w:t>
        </w:r>
      </w:ins>
      <w:del w:id="595" w:author="Miller, Harvey J." w:date="2020-08-10T11:45:00Z">
        <w:r w:rsidR="002C2AAB" w:rsidDel="002D1795">
          <w:delText xml:space="preserve">accuracy </w:delText>
        </w:r>
      </w:del>
      <w:r w:rsidR="002C2AAB">
        <w:t xml:space="preserve">and theoretical </w:t>
      </w:r>
      <w:ins w:id="596" w:author="Miller, Harvey J." w:date="2020-08-10T11:45:00Z">
        <w:r w:rsidR="002D1795">
          <w:t>insights</w:t>
        </w:r>
      </w:ins>
      <w:del w:id="597" w:author="Miller, Harvey J." w:date="2020-08-10T11:45:00Z">
        <w:r w:rsidR="002C2AAB" w:rsidDel="002D1795">
          <w:delText>support</w:delText>
        </w:r>
      </w:del>
      <w:r w:rsidR="00D92AE2">
        <w:t xml:space="preserve">. </w:t>
      </w:r>
    </w:p>
    <w:p w14:paraId="1FAFAD96" w14:textId="77777777" w:rsidR="00DA175A" w:rsidRDefault="00CE39F5">
      <w:pPr>
        <w:pStyle w:val="NormalWeb"/>
        <w:spacing w:before="120" w:beforeAutospacing="0" w:after="120" w:afterAutospacing="0"/>
        <w:jc w:val="both"/>
        <w:pPrChange w:id="598" w:author="Miller, Harvey J." w:date="2020-08-10T11:56:00Z">
          <w:pPr>
            <w:pStyle w:val="NormalWeb"/>
            <w:spacing w:before="120" w:beforeAutospacing="0" w:after="120" w:afterAutospacing="0"/>
          </w:pPr>
        </w:pPrChange>
      </w:pPr>
      <w:r w:rsidRPr="0008482F">
        <w:br/>
        <w:t>The visualization part is insufficient also. At least two figures are important but missing. First, a figure of the transit demand varying patterns across the study period. Second, a figure visualizing the observed data versus the fitted data using the logistic function. The indexes like floor value, cliff and floor points, response intervals, the decay rate, can also be annotated in the figures.</w:t>
      </w:r>
      <w:r w:rsidRPr="0008482F">
        <w:br/>
      </w:r>
    </w:p>
    <w:p w14:paraId="31A30CD0" w14:textId="77777777" w:rsidR="00261FA8" w:rsidRPr="00735EFF" w:rsidRDefault="00261FA8">
      <w:pPr>
        <w:pStyle w:val="NormalWeb"/>
        <w:spacing w:before="120" w:beforeAutospacing="0" w:after="120" w:afterAutospacing="0"/>
        <w:jc w:val="both"/>
        <w:pPrChange w:id="599" w:author="Miller, Harvey J." w:date="2020-08-10T11:56:00Z">
          <w:pPr>
            <w:pStyle w:val="NormalWeb"/>
            <w:spacing w:before="120" w:beforeAutospacing="0" w:after="120" w:afterAutospacing="0"/>
          </w:pPr>
        </w:pPrChange>
      </w:pPr>
      <w:r w:rsidRPr="00047E5F">
        <w:rPr>
          <w:b/>
        </w:rPr>
        <w:lastRenderedPageBreak/>
        <w:t>Response</w:t>
      </w:r>
      <w:r>
        <w:t xml:space="preserve">: we thank the reviewer for the </w:t>
      </w:r>
      <w:r w:rsidR="000A31E7">
        <w:t>good suggestion.</w:t>
      </w:r>
      <w:r w:rsidR="007E2C49">
        <w:t xml:space="preserve"> </w:t>
      </w:r>
      <w:r w:rsidR="007E2C49" w:rsidRPr="00735EFF">
        <w:t xml:space="preserve">We added the two visualizations </w:t>
      </w:r>
      <w:r w:rsidR="004916D4" w:rsidRPr="00735EFF">
        <w:t>as Fig 1 and Fig 2 in the current version.</w:t>
      </w:r>
      <w:r w:rsidR="00735EFF">
        <w:t xml:space="preserve"> </w:t>
      </w:r>
      <w:r w:rsidR="0022736E">
        <w:t xml:space="preserve">However, </w:t>
      </w:r>
      <w:r w:rsidR="004916D4" w:rsidRPr="00735EFF">
        <w:t>we cannot annotate decay rate</w:t>
      </w:r>
      <w:r w:rsidR="0022736E">
        <w:t xml:space="preserve"> </w:t>
      </w:r>
      <w:r w:rsidR="00BD4451">
        <w:t xml:space="preserve">in the </w:t>
      </w:r>
      <w:r w:rsidR="0022736E">
        <w:t>Fig 2</w:t>
      </w:r>
      <w:r w:rsidR="004916D4" w:rsidRPr="00735EFF">
        <w:t>, which is a rate</w:t>
      </w:r>
      <w:r w:rsidR="00017F41" w:rsidRPr="00735EFF">
        <w:t xml:space="preserve"> and canno</w:t>
      </w:r>
      <w:r w:rsidR="005B6474">
        <w:t>t be shown directly on the graph.</w:t>
      </w:r>
      <w:r w:rsidR="00EC4053" w:rsidRPr="00735EFF">
        <w:t xml:space="preserve"> </w:t>
      </w:r>
    </w:p>
    <w:p w14:paraId="572F5FAD" w14:textId="77777777" w:rsidR="00B453F2" w:rsidRDefault="00B453F2">
      <w:pPr>
        <w:pStyle w:val="NormalWeb"/>
        <w:spacing w:before="120" w:beforeAutospacing="0" w:after="120" w:afterAutospacing="0"/>
        <w:jc w:val="both"/>
        <w:pPrChange w:id="600" w:author="Miller, Harvey J." w:date="2020-08-10T11:56:00Z">
          <w:pPr>
            <w:pStyle w:val="NormalWeb"/>
            <w:spacing w:before="120" w:beforeAutospacing="0" w:after="120" w:afterAutospacing="0"/>
          </w:pPr>
        </w:pPrChange>
      </w:pPr>
    </w:p>
    <w:p w14:paraId="4759AA92" w14:textId="77777777" w:rsidR="00C2746C" w:rsidRDefault="00CE39F5" w:rsidP="008550D1">
      <w:pPr>
        <w:pStyle w:val="NormalWeb"/>
        <w:spacing w:before="120" w:beforeAutospacing="0" w:after="120" w:afterAutospacing="0"/>
        <w:jc w:val="both"/>
        <w:rPr>
          <w:ins w:id="601" w:author="Miller, Harvey J." w:date="2020-08-10T12:35:00Z"/>
        </w:rPr>
      </w:pPr>
      <w:r w:rsidRPr="0008482F">
        <w:br/>
        <w:t>Some other minor comments:</w:t>
      </w:r>
    </w:p>
    <w:p w14:paraId="4F766110" w14:textId="6CDF2349" w:rsidR="00DA175A" w:rsidRDefault="00CE39F5">
      <w:pPr>
        <w:pStyle w:val="NormalWeb"/>
        <w:spacing w:before="120" w:beforeAutospacing="0" w:after="120" w:afterAutospacing="0"/>
        <w:jc w:val="both"/>
        <w:pPrChange w:id="602" w:author="Miller, Harvey J." w:date="2020-08-10T11:56:00Z">
          <w:pPr>
            <w:pStyle w:val="NormalWeb"/>
            <w:spacing w:before="120" w:beforeAutospacing="0" w:after="120" w:afterAutospacing="0"/>
          </w:pPr>
        </w:pPrChange>
      </w:pPr>
      <w:r w:rsidRPr="0008482F">
        <w:br/>
        <w:t>1) The authors should involve a proofreader to improve writing. Many words are unprofessional and hard to understand. For example, the floor value mostly means the closest integer less than or equal to a given number, rather than the lowest plateau value the authors want to express.</w:t>
      </w:r>
    </w:p>
    <w:p w14:paraId="0B768E43" w14:textId="328E0ED5" w:rsidR="007E2C49" w:rsidRDefault="007E2C49">
      <w:pPr>
        <w:pStyle w:val="NormalWeb"/>
        <w:spacing w:before="120" w:beforeAutospacing="0" w:after="120" w:afterAutospacing="0"/>
        <w:jc w:val="both"/>
        <w:pPrChange w:id="603" w:author="Miller, Harvey J." w:date="2020-08-10T11:56:00Z">
          <w:pPr>
            <w:pStyle w:val="NormalWeb"/>
            <w:spacing w:before="120" w:beforeAutospacing="0" w:after="120" w:afterAutospacing="0"/>
          </w:pPr>
        </w:pPrChange>
      </w:pPr>
      <w:r w:rsidRPr="00FC2B6E">
        <w:rPr>
          <w:b/>
        </w:rPr>
        <w:t>Response</w:t>
      </w:r>
      <w:r>
        <w:t>:</w:t>
      </w:r>
      <w:r w:rsidR="00165292">
        <w:t xml:space="preserve"> </w:t>
      </w:r>
      <w:r>
        <w:t xml:space="preserve">We changed the name “floor value” and “floor point” to “base value” and “base point”. </w:t>
      </w:r>
      <w:r w:rsidR="00165292">
        <w:t xml:space="preserve">We also did a </w:t>
      </w:r>
      <w:ins w:id="604" w:author="Miller, Harvey J." w:date="2020-08-10T11:45:00Z">
        <w:r w:rsidR="002D1795">
          <w:t>careful</w:t>
        </w:r>
      </w:ins>
      <w:ins w:id="605" w:author="Miller, Harvey J." w:date="2020-08-10T11:49:00Z">
        <w:r w:rsidR="008550D1">
          <w:t xml:space="preserve"> </w:t>
        </w:r>
      </w:ins>
      <w:del w:id="606" w:author="Miller, Harvey J." w:date="2020-08-10T11:45:00Z">
        <w:r w:rsidR="00205A8C" w:rsidDel="002D1795">
          <w:delText xml:space="preserve">full </w:delText>
        </w:r>
      </w:del>
      <w:r w:rsidR="00165292">
        <w:t>proofread</w:t>
      </w:r>
      <w:r w:rsidR="00205A8C">
        <w:t>ing for the paper</w:t>
      </w:r>
      <w:del w:id="607" w:author="Miller, Harvey J." w:date="2020-08-10T12:35:00Z">
        <w:r w:rsidR="00205A8C" w:rsidDel="00C2746C">
          <w:delText xml:space="preserve"> </w:delText>
        </w:r>
      </w:del>
      <w:ins w:id="608" w:author="Miller, Harvey J." w:date="2020-08-10T12:35:00Z">
        <w:r w:rsidR="00C2746C">
          <w:t xml:space="preserve"> and corrected </w:t>
        </w:r>
      </w:ins>
      <w:ins w:id="609" w:author="Miller, Harvey J." w:date="2020-08-10T12:36:00Z">
        <w:r w:rsidR="00C2746C">
          <w:t>grammar and other issues</w:t>
        </w:r>
      </w:ins>
      <w:del w:id="610" w:author="Miller, Harvey J." w:date="2020-08-10T12:35:00Z">
        <w:r w:rsidR="00205A8C" w:rsidDel="00C2746C">
          <w:delText xml:space="preserve">and made sure the grammar and </w:delText>
        </w:r>
        <w:r w:rsidR="00F908A5" w:rsidDel="00C2746C">
          <w:delText>wordings are appropriate</w:delText>
        </w:r>
      </w:del>
      <w:r w:rsidR="00D829CF">
        <w:t>.</w:t>
      </w:r>
    </w:p>
    <w:p w14:paraId="5E3C65F2" w14:textId="77777777" w:rsidR="00DA175A" w:rsidRDefault="00CE39F5">
      <w:pPr>
        <w:pStyle w:val="NormalWeb"/>
        <w:spacing w:before="120" w:beforeAutospacing="0" w:after="120" w:afterAutospacing="0"/>
        <w:jc w:val="both"/>
        <w:pPrChange w:id="611" w:author="Miller, Harvey J." w:date="2020-08-10T11:56:00Z">
          <w:pPr>
            <w:pStyle w:val="NormalWeb"/>
            <w:spacing w:before="120" w:beforeAutospacing="0" w:after="120" w:afterAutospacing="0"/>
          </w:pPr>
        </w:pPrChange>
      </w:pPr>
      <w:r w:rsidRPr="0008482F">
        <w:br/>
        <w:t>2) The holidays should be excluded from the study periods due to the unusual human mobility patterns.</w:t>
      </w:r>
    </w:p>
    <w:p w14:paraId="4E1FEB4D" w14:textId="75BB31E6" w:rsidR="007E2C49" w:rsidRDefault="007E2C49">
      <w:pPr>
        <w:pStyle w:val="NormalWeb"/>
        <w:spacing w:before="120" w:beforeAutospacing="0" w:after="120" w:afterAutospacing="0"/>
        <w:jc w:val="both"/>
        <w:pPrChange w:id="612" w:author="Miller, Harvey J." w:date="2020-08-10T11:56:00Z">
          <w:pPr>
            <w:pStyle w:val="NormalWeb"/>
            <w:spacing w:before="120" w:beforeAutospacing="0" w:after="120" w:afterAutospacing="0"/>
          </w:pPr>
        </w:pPrChange>
      </w:pPr>
      <w:r w:rsidRPr="00A005F1">
        <w:rPr>
          <w:b/>
        </w:rPr>
        <w:t>Response</w:t>
      </w:r>
      <w:r>
        <w:t xml:space="preserve">: </w:t>
      </w:r>
      <w:r w:rsidR="00A005F1">
        <w:t>t</w:t>
      </w:r>
      <w:r>
        <w:t xml:space="preserve">he </w:t>
      </w:r>
      <w:r w:rsidR="00A005F1">
        <w:t xml:space="preserve">research </w:t>
      </w:r>
      <w:r>
        <w:t>time span is from February</w:t>
      </w:r>
      <w:r w:rsidR="00A005F1">
        <w:t xml:space="preserve"> 15</w:t>
      </w:r>
      <w:r w:rsidR="00A005F1" w:rsidRPr="00A005F1">
        <w:rPr>
          <w:vertAlign w:val="superscript"/>
        </w:rPr>
        <w:t>th</w:t>
      </w:r>
      <w:r>
        <w:t xml:space="preserve"> to May</w:t>
      </w:r>
      <w:r w:rsidR="00A005F1">
        <w:t xml:space="preserve">; the only </w:t>
      </w:r>
      <w:r w:rsidR="009B29BD">
        <w:t xml:space="preserve">national </w:t>
      </w:r>
      <w:r w:rsidR="00A005F1">
        <w:t>holiday</w:t>
      </w:r>
      <w:del w:id="613" w:author="Miller, Harvey J." w:date="2020-08-10T12:36:00Z">
        <w:r w:rsidR="00A005F1" w:rsidDel="00C2746C">
          <w:delText>s</w:delText>
        </w:r>
      </w:del>
      <w:r w:rsidR="009B29BD">
        <w:t xml:space="preserve"> is </w:t>
      </w:r>
      <w:del w:id="614" w:author="Miller, Harvey J." w:date="2020-08-10T12:36:00Z">
        <w:r w:rsidR="009B29BD" w:rsidDel="00C2746C">
          <w:delText>the</w:delText>
        </w:r>
        <w:r w:rsidR="00A005F1" w:rsidDel="00C2746C">
          <w:delText xml:space="preserve"> </w:delText>
        </w:r>
      </w:del>
      <w:r w:rsidR="00A005F1">
        <w:t>President’s day (Feb 17</w:t>
      </w:r>
      <w:r w:rsidR="00A005F1" w:rsidRPr="00A005F1">
        <w:rPr>
          <w:vertAlign w:val="superscript"/>
        </w:rPr>
        <w:t>th</w:t>
      </w:r>
      <w:r w:rsidR="00A005F1">
        <w:t>)</w:t>
      </w:r>
      <w:r>
        <w:t>.</w:t>
      </w:r>
      <w:r w:rsidR="00A005F1">
        <w:t xml:space="preserve"> </w:t>
      </w:r>
      <w:r w:rsidR="00F0123E">
        <w:t xml:space="preserve">It </w:t>
      </w:r>
      <w:r w:rsidR="00A005F1">
        <w:t>is no</w:t>
      </w:r>
      <w:r w:rsidR="00F0123E">
        <w:t>t a</w:t>
      </w:r>
      <w:r w:rsidR="00A005F1">
        <w:t xml:space="preserve"> major holiday that could </w:t>
      </w:r>
      <w:del w:id="615" w:author="Miller, Harvey J." w:date="2020-08-10T12:36:00Z">
        <w:r w:rsidR="00A005F1" w:rsidDel="00C2746C">
          <w:delText xml:space="preserve">vastly </w:delText>
        </w:r>
      </w:del>
      <w:r w:rsidR="00A005F1">
        <w:t xml:space="preserve">impact human mobility </w:t>
      </w:r>
      <w:ins w:id="616" w:author="Miller, Harvey J." w:date="2020-08-10T12:36:00Z">
        <w:r w:rsidR="00C2746C">
          <w:t xml:space="preserve">such as </w:t>
        </w:r>
      </w:ins>
      <w:del w:id="617" w:author="Miller, Harvey J." w:date="2020-08-10T12:36:00Z">
        <w:r w:rsidR="00A005F1" w:rsidDel="00C2746C">
          <w:delText xml:space="preserve">like </w:delText>
        </w:r>
      </w:del>
      <w:r w:rsidR="00A005F1">
        <w:t xml:space="preserve">Christmas and New </w:t>
      </w:r>
      <w:r w:rsidR="00F0123E">
        <w:t>Year</w:t>
      </w:r>
      <w:r w:rsidR="00A005F1">
        <w:t xml:space="preserve">’s Day. Moreover, the transit demand data are </w:t>
      </w:r>
      <w:r w:rsidR="00A35A63">
        <w:t xml:space="preserve">normalized and </w:t>
      </w:r>
      <w:r w:rsidR="00A005F1">
        <w:t>adjusted by historical data</w:t>
      </w:r>
      <w:r w:rsidR="00A35A63">
        <w:t>;</w:t>
      </w:r>
      <w:r w:rsidR="009B29BD">
        <w:t xml:space="preserve"> therefore, </w:t>
      </w:r>
      <w:r w:rsidR="00A35A63">
        <w:t>even if the mobility is impacted, the impact is normalized</w:t>
      </w:r>
      <w:r w:rsidR="00BD3044">
        <w:t xml:space="preserve"> therefore comparable to other normal days.</w:t>
      </w:r>
    </w:p>
    <w:p w14:paraId="3992C283" w14:textId="77777777" w:rsidR="00DA175A" w:rsidRDefault="00CE39F5">
      <w:pPr>
        <w:pStyle w:val="NormalWeb"/>
        <w:spacing w:before="120" w:beforeAutospacing="0" w:after="120" w:afterAutospacing="0"/>
        <w:jc w:val="both"/>
        <w:pPrChange w:id="618" w:author="Miller, Harvey J." w:date="2020-08-10T11:56:00Z">
          <w:pPr>
            <w:pStyle w:val="NormalWeb"/>
            <w:spacing w:before="120" w:beforeAutospacing="0" w:after="120" w:afterAutospacing="0"/>
          </w:pPr>
        </w:pPrChange>
      </w:pPr>
      <w:r w:rsidRPr="0008482F">
        <w:br/>
        <w:t>3) The authors should also report the variables with insignificant P-values in Table 1.</w:t>
      </w:r>
    </w:p>
    <w:p w14:paraId="4E3CF7C0" w14:textId="77777777" w:rsidR="00502F2D" w:rsidRDefault="00502F2D">
      <w:pPr>
        <w:pStyle w:val="NormalWeb"/>
        <w:spacing w:before="120" w:beforeAutospacing="0" w:after="120" w:afterAutospacing="0"/>
        <w:jc w:val="both"/>
        <w:pPrChange w:id="619" w:author="Miller, Harvey J." w:date="2020-08-10T11:56:00Z">
          <w:pPr>
            <w:pStyle w:val="NormalWeb"/>
            <w:spacing w:before="120" w:beforeAutospacing="0" w:after="120" w:afterAutospacing="0"/>
          </w:pPr>
        </w:pPrChange>
      </w:pPr>
      <w:r w:rsidRPr="001C300F">
        <w:rPr>
          <w:b/>
        </w:rPr>
        <w:t>Response</w:t>
      </w:r>
      <w:r>
        <w:t xml:space="preserve">: </w:t>
      </w:r>
      <w:r w:rsidR="00224AF0">
        <w:t>we added the</w:t>
      </w:r>
      <w:r w:rsidR="00C37806">
        <w:t xml:space="preserve"> </w:t>
      </w:r>
      <w:r w:rsidR="004D7E82">
        <w:t>two mentioned insignificant factors “</w:t>
      </w:r>
      <w:r w:rsidR="00C37806">
        <w:t>ratio of people commuting to work</w:t>
      </w:r>
      <w:r w:rsidR="004D7E82">
        <w:t>”</w:t>
      </w:r>
      <w:r w:rsidR="00C37806">
        <w:t xml:space="preserve"> and </w:t>
      </w:r>
      <w:r w:rsidR="004D7E82">
        <w:t>“</w:t>
      </w:r>
      <w:r w:rsidR="00C37806">
        <w:t>ratio of households with no vehicles</w:t>
      </w:r>
      <w:r w:rsidR="004D7E82">
        <w:t>”</w:t>
      </w:r>
      <w:r w:rsidR="00C37806">
        <w:t xml:space="preserve"> </w:t>
      </w:r>
      <w:r w:rsidR="00224AF0">
        <w:t xml:space="preserve">in the </w:t>
      </w:r>
      <w:r w:rsidR="0083372E">
        <w:t>T</w:t>
      </w:r>
      <w:r w:rsidR="00224AF0">
        <w:t>able</w:t>
      </w:r>
      <w:r w:rsidR="0083372E">
        <w:t xml:space="preserve"> 1</w:t>
      </w:r>
      <w:r w:rsidR="00224AF0">
        <w:t xml:space="preserve">. </w:t>
      </w:r>
    </w:p>
    <w:p w14:paraId="13F96AA0" w14:textId="77777777" w:rsidR="00CE39F5" w:rsidRDefault="00CE39F5">
      <w:pPr>
        <w:pStyle w:val="NormalWeb"/>
        <w:spacing w:before="120" w:beforeAutospacing="0" w:after="120" w:afterAutospacing="0"/>
        <w:jc w:val="both"/>
        <w:pPrChange w:id="620" w:author="Miller, Harvey J." w:date="2020-08-10T11:56:00Z">
          <w:pPr>
            <w:pStyle w:val="NormalWeb"/>
            <w:spacing w:before="120" w:beforeAutospacing="0" w:after="120" w:afterAutospacing="0"/>
          </w:pPr>
        </w:pPrChange>
      </w:pPr>
      <w:r w:rsidRPr="0008482F">
        <w:br/>
        <w:t>4) In Line 353, why does the ratio of female have high multi-collinearity with the ratio of African Americans?</w:t>
      </w:r>
    </w:p>
    <w:p w14:paraId="627C48DA" w14:textId="0614F6F2" w:rsidR="00DA175A" w:rsidRDefault="001036CE">
      <w:pPr>
        <w:pStyle w:val="NormalWeb"/>
        <w:spacing w:before="120" w:beforeAutospacing="0" w:after="120" w:afterAutospacing="0"/>
        <w:jc w:val="both"/>
        <w:pPrChange w:id="621" w:author="Miller, Harvey J." w:date="2020-08-10T11:56:00Z">
          <w:pPr>
            <w:pStyle w:val="NormalWeb"/>
            <w:spacing w:before="120" w:beforeAutospacing="0" w:after="120" w:afterAutospacing="0"/>
          </w:pPr>
        </w:pPrChange>
      </w:pPr>
      <w:r w:rsidRPr="00F1600B">
        <w:rPr>
          <w:rFonts w:hint="eastAsia"/>
          <w:b/>
        </w:rPr>
        <w:t>Res</w:t>
      </w:r>
      <w:r w:rsidRPr="00F1600B">
        <w:rPr>
          <w:b/>
        </w:rPr>
        <w:t>ponse</w:t>
      </w:r>
      <w:r>
        <w:t>:</w:t>
      </w:r>
      <w:r w:rsidR="00C62164">
        <w:t xml:space="preserve"> </w:t>
      </w:r>
      <w:r>
        <w:t xml:space="preserve">this </w:t>
      </w:r>
      <w:r w:rsidR="002223DB">
        <w:t>could</w:t>
      </w:r>
      <w:r>
        <w:t xml:space="preserve"> be because of African Americans’ demographic str</w:t>
      </w:r>
      <w:r w:rsidR="00C62164">
        <w:t xml:space="preserve">ucture in </w:t>
      </w:r>
      <w:r w:rsidR="004733DE">
        <w:t xml:space="preserve">the </w:t>
      </w:r>
      <w:r w:rsidR="00C62164">
        <w:t>studied cities</w:t>
      </w:r>
      <w:r w:rsidR="004733DE">
        <w:t>, which is dominantly large cities.</w:t>
      </w:r>
      <w:r w:rsidR="00D30C48">
        <w:t xml:space="preserve"> </w:t>
      </w:r>
      <w:r w:rsidR="00A3519A">
        <w:fldChar w:fldCharType="begin"/>
      </w:r>
      <w:r w:rsidR="00A3519A">
        <w:instrText xml:space="preserve"> REF _Ref46668674 \h </w:instrText>
      </w:r>
      <w:r w:rsidR="008550D1">
        <w:instrText xml:space="preserve"> \* MERGEFORMAT </w:instrText>
      </w:r>
      <w:r w:rsidR="00A3519A">
        <w:fldChar w:fldCharType="separate"/>
      </w:r>
      <w:r w:rsidR="00A3519A">
        <w:t>Picture 3</w:t>
      </w:r>
      <w:r w:rsidR="00A3519A">
        <w:fldChar w:fldCharType="end"/>
      </w:r>
      <w:r w:rsidR="00A3519A">
        <w:t xml:space="preserve"> shows the scatter point plot between the two factors.</w:t>
      </w:r>
      <w:r w:rsidR="00E76C0B">
        <w:t xml:space="preserve"> However,</w:t>
      </w:r>
      <w:r w:rsidR="001458D3">
        <w:t xml:space="preserve"> </w:t>
      </w:r>
      <w:r w:rsidR="00E76C0B">
        <w:t>we cannot</w:t>
      </w:r>
      <w:r w:rsidR="008D13B0">
        <w:t xml:space="preserve"> and do not aim to</w:t>
      </w:r>
      <w:r w:rsidR="00E76C0B">
        <w:t xml:space="preserve"> confirm the causality based on correlation </w:t>
      </w:r>
      <w:r w:rsidR="00680190">
        <w:t>results.</w:t>
      </w:r>
    </w:p>
    <w:p w14:paraId="5503AD09" w14:textId="77777777" w:rsidR="00D30C48" w:rsidRDefault="008A449D">
      <w:pPr>
        <w:pStyle w:val="NormalWeb"/>
        <w:keepNext/>
        <w:spacing w:before="120" w:beforeAutospacing="0" w:after="120" w:afterAutospacing="0"/>
        <w:jc w:val="both"/>
        <w:pPrChange w:id="622" w:author="Miller, Harvey J." w:date="2020-08-10T11:56:00Z">
          <w:pPr>
            <w:pStyle w:val="NormalWeb"/>
            <w:keepNext/>
            <w:spacing w:before="120" w:beforeAutospacing="0" w:after="120" w:afterAutospacing="0"/>
            <w:jc w:val="center"/>
          </w:pPr>
        </w:pPrChange>
      </w:pPr>
      <w:r>
        <w:rPr>
          <w:noProof/>
        </w:rPr>
        <w:lastRenderedPageBreak/>
        <w:drawing>
          <wp:inline distT="0" distB="0" distL="0" distR="0" wp14:anchorId="4E1608B4" wp14:editId="3E58AD98">
            <wp:extent cx="3829050" cy="346710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091203F2" w14:textId="77777777" w:rsidR="001036CE" w:rsidRDefault="00D30C48">
      <w:pPr>
        <w:pStyle w:val="NormalWeb"/>
        <w:spacing w:before="120" w:beforeAutospacing="0" w:after="120" w:afterAutospacing="0"/>
        <w:jc w:val="both"/>
        <w:pPrChange w:id="623" w:author="Miller, Harvey J." w:date="2020-08-10T11:56:00Z">
          <w:pPr>
            <w:pStyle w:val="NormalWeb"/>
            <w:spacing w:before="120" w:beforeAutospacing="0" w:after="120" w:afterAutospacing="0"/>
            <w:jc w:val="center"/>
          </w:pPr>
        </w:pPrChange>
      </w:pPr>
      <w:bookmarkStart w:id="624" w:name="_Ref46668674"/>
      <w:r>
        <w:t xml:space="preserve">Picture </w:t>
      </w:r>
      <w:fldSimple w:instr=" SEQ Picture \* ARABIC ">
        <w:r w:rsidR="00035242">
          <w:rPr>
            <w:noProof/>
          </w:rPr>
          <w:t>3</w:t>
        </w:r>
      </w:fldSimple>
      <w:bookmarkEnd w:id="624"/>
      <w:r>
        <w:t>: the scatter point plot between ratio of African American and ratio of female.</w:t>
      </w:r>
    </w:p>
    <w:p w14:paraId="132E0DF1" w14:textId="77777777" w:rsidR="001036CE" w:rsidRPr="0008482F" w:rsidRDefault="001036CE">
      <w:pPr>
        <w:pStyle w:val="NormalWeb"/>
        <w:spacing w:before="120" w:beforeAutospacing="0" w:after="120" w:afterAutospacing="0"/>
        <w:jc w:val="both"/>
        <w:pPrChange w:id="625" w:author="Miller, Harvey J." w:date="2020-08-10T11:56:00Z">
          <w:pPr>
            <w:pStyle w:val="NormalWeb"/>
            <w:spacing w:before="120" w:beforeAutospacing="0" w:after="120" w:afterAutospacing="0"/>
          </w:pPr>
        </w:pPrChange>
      </w:pPr>
    </w:p>
    <w:p w14:paraId="6A6DF920" w14:textId="77777777" w:rsidR="00C2746C" w:rsidRDefault="00CE39F5" w:rsidP="008550D1">
      <w:pPr>
        <w:spacing w:before="120" w:after="120"/>
        <w:jc w:val="both"/>
        <w:rPr>
          <w:ins w:id="626" w:author="Miller, Harvey J." w:date="2020-08-10T12:41:00Z"/>
        </w:rPr>
      </w:pPr>
      <w:r w:rsidRPr="00C2746C">
        <w:rPr>
          <w:b/>
          <w:bCs/>
          <w:rPrChange w:id="627" w:author="Miller, Harvey J." w:date="2020-08-10T12:37:00Z">
            <w:rPr/>
          </w:rPrChange>
        </w:rPr>
        <w:t>Reviewer #2:</w:t>
      </w:r>
      <w:r w:rsidRPr="0008482F">
        <w:t> This interesting paper investigates the impacts of the COVID-19 pandemic of public transit ridership across major systems in the US. The main data supporting this research are provided by the Transit app. It is a very timely effort, focusing on an important topic with a strong tie to the society. Methods are adequate. But I have several concerns for the authors to address.</w:t>
      </w:r>
      <w:r w:rsidRPr="0008482F">
        <w:br/>
      </w:r>
      <w:r w:rsidRPr="0008482F">
        <w:br/>
        <w:t>1. Introduction section is not very motivating. For example, why is it important to study the changes in public transit ridership, along with some metrics like the floor value and so on? What knowledge do we gain from this? How can this knowledge be beneficial to the society? The authors could’ve done a better job discussing these points.</w:t>
      </w:r>
    </w:p>
    <w:p w14:paraId="68D9A4C6" w14:textId="0BF7D3AD" w:rsidR="00DD425B" w:rsidRDefault="00CE39F5">
      <w:pPr>
        <w:spacing w:before="120" w:after="120"/>
        <w:jc w:val="both"/>
        <w:pPrChange w:id="628" w:author="Miller, Harvey J." w:date="2020-08-10T11:56:00Z">
          <w:pPr>
            <w:spacing w:before="120" w:after="120"/>
          </w:pPr>
        </w:pPrChange>
      </w:pPr>
      <w:r w:rsidRPr="0008482F">
        <w:br/>
      </w:r>
      <w:r w:rsidR="003E2110" w:rsidRPr="00E2401A">
        <w:rPr>
          <w:b/>
        </w:rPr>
        <w:t>Response</w:t>
      </w:r>
      <w:r w:rsidR="003E2110">
        <w:t>:</w:t>
      </w:r>
      <w:del w:id="629" w:author="Miller, Harvey J." w:date="2020-08-10T12:41:00Z">
        <w:r w:rsidR="003E2110" w:rsidDel="00C2746C">
          <w:delText xml:space="preserve"> </w:delText>
        </w:r>
      </w:del>
      <w:ins w:id="630" w:author="Miller, Harvey J." w:date="2020-08-10T12:41:00Z">
        <w:r w:rsidR="00C2746C">
          <w:t xml:space="preserve"> We did a major </w:t>
        </w:r>
      </w:ins>
      <w:del w:id="631" w:author="Miller, Harvey J." w:date="2020-08-10T12:41:00Z">
        <w:r w:rsidR="002007F5" w:rsidDel="00C2746C">
          <w:delText xml:space="preserve">this is a good suggestion. To answer the questions raised by this comment, we </w:delText>
        </w:r>
      </w:del>
      <w:r w:rsidR="002007F5">
        <w:t>rewr</w:t>
      </w:r>
      <w:ins w:id="632" w:author="Miller, Harvey J." w:date="2020-08-10T12:41:00Z">
        <w:r w:rsidR="00C2746C">
          <w:t>i</w:t>
        </w:r>
      </w:ins>
      <w:del w:id="633" w:author="Miller, Harvey J." w:date="2020-08-10T12:41:00Z">
        <w:r w:rsidR="002007F5" w:rsidDel="00C2746C">
          <w:delText>o</w:delText>
        </w:r>
      </w:del>
      <w:r w:rsidR="002007F5">
        <w:t xml:space="preserve">te </w:t>
      </w:r>
      <w:ins w:id="634" w:author="Miller, Harvey J." w:date="2020-08-10T12:41:00Z">
        <w:r w:rsidR="00C2746C">
          <w:t xml:space="preserve">of the </w:t>
        </w:r>
      </w:ins>
      <w:del w:id="635" w:author="Miller, Harvey J." w:date="2020-08-10T12:41:00Z">
        <w:r w:rsidR="002007F5" w:rsidDel="00C2746C">
          <w:delText>the introduction part (</w:delText>
        </w:r>
        <w:r w:rsidR="004A14A9" w:rsidDel="00C2746C">
          <w:rPr>
            <w:u w:val="single"/>
          </w:rPr>
          <w:delText>section “</w:delText>
        </w:r>
      </w:del>
      <w:r w:rsidR="004A14A9">
        <w:rPr>
          <w:u w:val="single"/>
        </w:rPr>
        <w:t>Introduction</w:t>
      </w:r>
      <w:ins w:id="636" w:author="Miller, Harvey J." w:date="2020-08-10T12:41:00Z">
        <w:r w:rsidR="00C2746C">
          <w:t xml:space="preserve"> s</w:t>
        </w:r>
      </w:ins>
      <w:ins w:id="637" w:author="Miller, Harvey J." w:date="2020-08-10T12:42:00Z">
        <w:r w:rsidR="00C2746C">
          <w:t>ection as follows:</w:t>
        </w:r>
      </w:ins>
      <w:del w:id="638" w:author="Miller, Harvey J." w:date="2020-08-10T12:41:00Z">
        <w:r w:rsidR="004A14A9" w:rsidDel="00C2746C">
          <w:rPr>
            <w:u w:val="single"/>
          </w:rPr>
          <w:delText>”</w:delText>
        </w:r>
        <w:r w:rsidR="002007F5" w:rsidDel="00C2746C">
          <w:delText>)</w:delText>
        </w:r>
      </w:del>
      <w:del w:id="639" w:author="Miller, Harvey J." w:date="2020-08-10T12:42:00Z">
        <w:r w:rsidR="002007F5" w:rsidDel="00C2746C">
          <w:delText>.</w:delText>
        </w:r>
      </w:del>
      <w:r w:rsidR="002007F5">
        <w:t xml:space="preserve"> </w:t>
      </w:r>
    </w:p>
    <w:p w14:paraId="0093320D" w14:textId="77777777" w:rsidR="006A3BB9" w:rsidRDefault="006A3BB9">
      <w:pPr>
        <w:spacing w:before="120" w:after="120"/>
        <w:ind w:firstLine="720"/>
        <w:jc w:val="both"/>
        <w:pPrChange w:id="640" w:author="Miller, Harvey J." w:date="2020-08-10T11:56:00Z">
          <w:pPr>
            <w:spacing w:before="120" w:after="120"/>
            <w:ind w:firstLine="720"/>
          </w:pPr>
        </w:pPrChange>
      </w:pPr>
      <w:r>
        <w:t>In paragraph 1, we discussed the timely nature of this paper. As the reviewers pointed out, this is a major contribution of this paper.</w:t>
      </w:r>
    </w:p>
    <w:p w14:paraId="29F3C257" w14:textId="77777777" w:rsidR="00B923A2" w:rsidRDefault="002007F5">
      <w:pPr>
        <w:spacing w:before="120" w:after="120"/>
        <w:ind w:firstLine="720"/>
        <w:jc w:val="both"/>
        <w:pPrChange w:id="641" w:author="Miller, Harvey J." w:date="2020-08-10T11:56:00Z">
          <w:pPr>
            <w:spacing w:before="120" w:after="120"/>
            <w:ind w:firstLine="720"/>
          </w:pPr>
        </w:pPrChange>
      </w:pPr>
      <w:r>
        <w:t xml:space="preserve">In </w:t>
      </w:r>
      <w:r w:rsidRPr="002007F5">
        <w:rPr>
          <w:u w:val="single"/>
        </w:rPr>
        <w:t>paragraph 2</w:t>
      </w:r>
      <w:r>
        <w:t xml:space="preserve">, </w:t>
      </w:r>
      <w:r w:rsidR="000D36AA">
        <w:t>w</w:t>
      </w:r>
      <w:r>
        <w:t>e discussed the necessity to quantify the highly heterogeneous transit demand decline</w:t>
      </w:r>
      <w:r w:rsidR="00B923A2">
        <w:t xml:space="preserve">. </w:t>
      </w:r>
      <w:r w:rsidR="00DD425B">
        <w:t>We also answered the three questions specially:</w:t>
      </w:r>
    </w:p>
    <w:p w14:paraId="07733E21" w14:textId="6F9F6916" w:rsidR="00DD425B" w:rsidRDefault="00DD425B">
      <w:pPr>
        <w:pStyle w:val="ListParagraph"/>
        <w:numPr>
          <w:ilvl w:val="0"/>
          <w:numId w:val="15"/>
        </w:numPr>
        <w:spacing w:before="120" w:after="120"/>
        <w:jc w:val="both"/>
        <w:pPrChange w:id="642" w:author="Miller, Harvey J." w:date="2020-08-10T11:56:00Z">
          <w:pPr>
            <w:pStyle w:val="ListParagraph"/>
            <w:numPr>
              <w:numId w:val="15"/>
            </w:numPr>
            <w:spacing w:before="120" w:after="120"/>
            <w:ind w:left="1080" w:hanging="360"/>
          </w:pPr>
        </w:pPrChange>
      </w:pPr>
      <w:r w:rsidRPr="00293996">
        <w:rPr>
          <w:b/>
          <w:bCs/>
          <w:rPrChange w:id="643" w:author="Miller, Harvey J." w:date="2020-08-10T12:43:00Z">
            <w:rPr/>
          </w:rPrChange>
        </w:rPr>
        <w:t>Why</w:t>
      </w:r>
      <w:r>
        <w:t xml:space="preserve">: </w:t>
      </w:r>
      <w:r w:rsidR="00025CC2">
        <w:t>the COVID19’s impact on public transit systems is especially severe</w:t>
      </w:r>
      <w:r w:rsidR="00352D53">
        <w:t xml:space="preserve"> and highly heterogeneous across the space</w:t>
      </w:r>
      <w:ins w:id="644" w:author="Miller, Harvey J." w:date="2020-08-10T12:42:00Z">
        <w:r w:rsidR="00293996">
          <w:t xml:space="preserve">, </w:t>
        </w:r>
      </w:ins>
      <w:del w:id="645" w:author="Miller, Harvey J." w:date="2020-08-10T12:42:00Z">
        <w:r w:rsidR="00300D72" w:rsidDel="00293996">
          <w:delText xml:space="preserve"> </w:delText>
        </w:r>
      </w:del>
      <w:r w:rsidR="00300D72">
        <w:t>according to different reports</w:t>
      </w:r>
      <w:r w:rsidR="00025CC2">
        <w:t>.</w:t>
      </w:r>
    </w:p>
    <w:p w14:paraId="6B2331A5" w14:textId="539075B7" w:rsidR="003A1BD8" w:rsidRDefault="00293996">
      <w:pPr>
        <w:pStyle w:val="ListParagraph"/>
        <w:numPr>
          <w:ilvl w:val="0"/>
          <w:numId w:val="15"/>
        </w:numPr>
        <w:spacing w:before="120" w:after="120"/>
        <w:jc w:val="both"/>
        <w:pPrChange w:id="646" w:author="Miller, Harvey J." w:date="2020-08-10T11:56:00Z">
          <w:pPr>
            <w:pStyle w:val="ListParagraph"/>
            <w:numPr>
              <w:numId w:val="15"/>
            </w:numPr>
            <w:spacing w:before="120" w:after="120"/>
            <w:ind w:left="1080" w:hanging="360"/>
          </w:pPr>
        </w:pPrChange>
      </w:pPr>
      <w:ins w:id="647" w:author="Miller, Harvey J." w:date="2020-08-10T12:47:00Z">
        <w:r>
          <w:rPr>
            <w:b/>
            <w:bCs/>
          </w:rPr>
          <w:t>K</w:t>
        </w:r>
      </w:ins>
      <w:del w:id="648" w:author="Miller, Harvey J." w:date="2020-08-10T12:42:00Z">
        <w:r w:rsidR="003A1BD8" w:rsidRPr="00293996" w:rsidDel="00293996">
          <w:rPr>
            <w:b/>
            <w:bCs/>
            <w:rPrChange w:id="649" w:author="Miller, Harvey J." w:date="2020-08-10T12:43:00Z">
              <w:rPr/>
            </w:rPrChange>
          </w:rPr>
          <w:delText>K</w:delText>
        </w:r>
      </w:del>
      <w:r w:rsidR="003A1BD8" w:rsidRPr="00293996">
        <w:rPr>
          <w:b/>
          <w:bCs/>
          <w:rPrChange w:id="650" w:author="Miller, Harvey J." w:date="2020-08-10T12:43:00Z">
            <w:rPr/>
          </w:rPrChange>
        </w:rPr>
        <w:t>nowledge</w:t>
      </w:r>
      <w:r w:rsidR="003A1BD8">
        <w:t xml:space="preserve">: </w:t>
      </w:r>
      <w:del w:id="651" w:author="Miller, Harvey J." w:date="2020-08-10T12:43:00Z">
        <w:r w:rsidR="003A1BD8" w:rsidDel="00293996">
          <w:delText xml:space="preserve">the </w:delText>
        </w:r>
      </w:del>
      <w:ins w:id="652" w:author="Miller, Harvey J." w:date="2020-08-10T12:47:00Z">
        <w:r>
          <w:t xml:space="preserve">scientific </w:t>
        </w:r>
      </w:ins>
      <w:del w:id="653" w:author="Miller, Harvey J." w:date="2020-08-10T12:47:00Z">
        <w:r w:rsidR="00CB06AC" w:rsidDel="00293996">
          <w:delText xml:space="preserve">quantitative </w:delText>
        </w:r>
      </w:del>
      <w:ins w:id="654" w:author="Miller, Harvey J." w:date="2020-08-10T12:43:00Z">
        <w:r>
          <w:t xml:space="preserve">analysis </w:t>
        </w:r>
      </w:ins>
      <w:del w:id="655" w:author="Miller, Harvey J." w:date="2020-08-10T12:43:00Z">
        <w:r w:rsidR="003A1BD8" w:rsidDel="00293996">
          <w:delText xml:space="preserve">measure </w:delText>
        </w:r>
      </w:del>
      <w:r w:rsidR="003A1BD8">
        <w:t xml:space="preserve">of the </w:t>
      </w:r>
      <w:ins w:id="656" w:author="Miller, Harvey J." w:date="2020-08-10T12:49:00Z">
        <w:r>
          <w:t xml:space="preserve">impacts of an </w:t>
        </w:r>
      </w:ins>
      <w:del w:id="657" w:author="Miller, Harvey J." w:date="2020-08-10T12:49:00Z">
        <w:r w:rsidR="003A1BD8" w:rsidDel="00293996">
          <w:delText xml:space="preserve">transit demand </w:delText>
        </w:r>
        <w:r w:rsidR="00CB06AC" w:rsidDel="00293996">
          <w:delText xml:space="preserve">decline </w:delText>
        </w:r>
      </w:del>
      <w:ins w:id="658" w:author="Miller, Harvey J." w:date="2020-08-10T12:43:00Z">
        <w:r>
          <w:t xml:space="preserve">unprecedented </w:t>
        </w:r>
      </w:ins>
      <w:ins w:id="659" w:author="Miller, Harvey J." w:date="2020-08-10T12:46:00Z">
        <w:r>
          <w:t xml:space="preserve">pandemic </w:t>
        </w:r>
      </w:ins>
      <w:ins w:id="660" w:author="Miller, Harvey J." w:date="2020-08-10T12:43:00Z">
        <w:r>
          <w:t>event</w:t>
        </w:r>
      </w:ins>
      <w:ins w:id="661" w:author="Miller, Harvey J." w:date="2020-08-10T12:49:00Z">
        <w:r>
          <w:t xml:space="preserve"> on public transit</w:t>
        </w:r>
      </w:ins>
      <w:del w:id="662" w:author="Miller, Harvey J." w:date="2020-08-10T12:43:00Z">
        <w:r w:rsidR="003A1BD8" w:rsidDel="00293996">
          <w:delText>and</w:delText>
        </w:r>
      </w:del>
      <w:del w:id="663" w:author="Miller, Harvey J." w:date="2020-08-10T12:44:00Z">
        <w:r w:rsidR="003A1BD8" w:rsidDel="00293996">
          <w:delText xml:space="preserve"> </w:delText>
        </w:r>
      </w:del>
      <w:del w:id="664" w:author="Miller, Harvey J." w:date="2020-08-10T12:43:00Z">
        <w:r w:rsidR="003A1BD8" w:rsidDel="00293996">
          <w:delText>their spatial</w:delText>
        </w:r>
        <w:r w:rsidR="007A406A" w:rsidDel="00293996">
          <w:delText xml:space="preserve"> disparity</w:delText>
        </w:r>
      </w:del>
      <w:del w:id="665" w:author="Miller, Harvey J." w:date="2020-08-10T12:49:00Z">
        <w:r w:rsidR="003A1BD8" w:rsidDel="00293996">
          <w:delText>;</w:delText>
        </w:r>
      </w:del>
      <w:ins w:id="666" w:author="Miller, Harvey J." w:date="2020-08-10T12:47:00Z">
        <w:r>
          <w:t>.</w:t>
        </w:r>
      </w:ins>
    </w:p>
    <w:p w14:paraId="40346B3C" w14:textId="507ABE34" w:rsidR="003A1BD8" w:rsidRDefault="00293996">
      <w:pPr>
        <w:pStyle w:val="ListParagraph"/>
        <w:numPr>
          <w:ilvl w:val="0"/>
          <w:numId w:val="15"/>
        </w:numPr>
        <w:spacing w:before="120" w:after="120"/>
        <w:jc w:val="both"/>
        <w:pPrChange w:id="667" w:author="Miller, Harvey J." w:date="2020-08-10T11:56:00Z">
          <w:pPr>
            <w:pStyle w:val="ListParagraph"/>
            <w:numPr>
              <w:numId w:val="15"/>
            </w:numPr>
            <w:spacing w:before="120" w:after="120"/>
            <w:ind w:left="1080" w:hanging="360"/>
          </w:pPr>
        </w:pPrChange>
      </w:pPr>
      <w:ins w:id="668" w:author="Miller, Harvey J." w:date="2020-08-10T12:45:00Z">
        <w:r>
          <w:rPr>
            <w:b/>
            <w:bCs/>
          </w:rPr>
          <w:lastRenderedPageBreak/>
          <w:t>Societal b</w:t>
        </w:r>
      </w:ins>
      <w:del w:id="669" w:author="Miller, Harvey J." w:date="2020-08-10T12:45:00Z">
        <w:r w:rsidR="000D6493" w:rsidRPr="00293996" w:rsidDel="00293996">
          <w:rPr>
            <w:b/>
            <w:bCs/>
            <w:rPrChange w:id="670" w:author="Miller, Harvey J." w:date="2020-08-10T12:44:00Z">
              <w:rPr/>
            </w:rPrChange>
          </w:rPr>
          <w:delText>B</w:delText>
        </w:r>
      </w:del>
      <w:r w:rsidR="000D6493" w:rsidRPr="00293996">
        <w:rPr>
          <w:b/>
          <w:bCs/>
          <w:rPrChange w:id="671" w:author="Miller, Harvey J." w:date="2020-08-10T12:44:00Z">
            <w:rPr/>
          </w:rPrChange>
        </w:rPr>
        <w:t>enefit</w:t>
      </w:r>
      <w:r w:rsidR="003A1BD8" w:rsidRPr="00293996">
        <w:rPr>
          <w:b/>
          <w:bCs/>
          <w:rPrChange w:id="672" w:author="Miller, Harvey J." w:date="2020-08-10T12:44:00Z">
            <w:rPr/>
          </w:rPrChange>
        </w:rPr>
        <w:t>:</w:t>
      </w:r>
      <w:r w:rsidR="003A1BD8">
        <w:t xml:space="preserve"> </w:t>
      </w:r>
      <w:ins w:id="673" w:author="Miller, Harvey J." w:date="2020-08-10T12:44:00Z">
        <w:r>
          <w:t xml:space="preserve">our measures and analysis provide </w:t>
        </w:r>
      </w:ins>
      <w:del w:id="674" w:author="Miller, Harvey J." w:date="2020-08-10T12:44:00Z">
        <w:r w:rsidR="003A1BD8" w:rsidDel="00293996">
          <w:delText xml:space="preserve">provide </w:delText>
        </w:r>
      </w:del>
      <w:r w:rsidR="003A1BD8">
        <w:t xml:space="preserve">important information for future strategic transit planning and administration. </w:t>
      </w:r>
      <w:ins w:id="675" w:author="Miller, Harvey J." w:date="2020-08-10T12:45:00Z">
        <w:r>
          <w:t>(</w:t>
        </w:r>
      </w:ins>
      <w:r w:rsidR="003A1BD8">
        <w:t xml:space="preserve">We </w:t>
      </w:r>
      <w:ins w:id="676" w:author="Miller, Harvey J." w:date="2020-08-10T12:44:00Z">
        <w:r>
          <w:t xml:space="preserve">also discuss </w:t>
        </w:r>
      </w:ins>
      <w:del w:id="677" w:author="Miller, Harvey J." w:date="2020-08-10T12:44:00Z">
        <w:r w:rsidR="003A1BD8" w:rsidDel="00293996">
          <w:delText xml:space="preserve">talked </w:delText>
        </w:r>
      </w:del>
      <w:del w:id="678" w:author="Miller, Harvey J." w:date="2020-08-10T12:45:00Z">
        <w:r w:rsidR="003A1BD8" w:rsidDel="00293996">
          <w:delText xml:space="preserve">about the </w:delText>
        </w:r>
      </w:del>
      <w:r w:rsidR="003A1BD8">
        <w:t xml:space="preserve">specific </w:t>
      </w:r>
      <w:ins w:id="679" w:author="Miller, Harvey J." w:date="2020-08-10T12:45:00Z">
        <w:r>
          <w:t>insights in the c</w:t>
        </w:r>
      </w:ins>
      <w:ins w:id="680" w:author="Miller, Harvey J." w:date="2020-08-10T12:46:00Z">
        <w:r>
          <w:t>oncluding section of the main text.)</w:t>
        </w:r>
      </w:ins>
      <w:del w:id="681" w:author="Miller, Harvey J." w:date="2020-08-10T12:45:00Z">
        <w:r w:rsidR="003A1BD8" w:rsidDel="00293996">
          <w:delText xml:space="preserve">usage </w:delText>
        </w:r>
        <w:r w:rsidR="0066493B" w:rsidDel="00293996">
          <w:delText xml:space="preserve">of each corresponding finding </w:delText>
        </w:r>
        <w:r w:rsidR="003A1BD8" w:rsidDel="00293996">
          <w:delText>later</w:delText>
        </w:r>
        <w:r w:rsidR="008933C6" w:rsidDel="00293996">
          <w:delText xml:space="preserve"> in the conclusion</w:delText>
        </w:r>
        <w:r w:rsidR="00C61F68" w:rsidDel="00293996">
          <w:delText xml:space="preserve"> section</w:delText>
        </w:r>
      </w:del>
      <w:del w:id="682" w:author="Miller, Harvey J." w:date="2020-08-10T12:46:00Z">
        <w:r w:rsidR="003A1BD8" w:rsidDel="00293996">
          <w:delText>.</w:delText>
        </w:r>
      </w:del>
    </w:p>
    <w:p w14:paraId="3602A867" w14:textId="77777777" w:rsidR="00DA175A" w:rsidRDefault="00B923A2">
      <w:pPr>
        <w:spacing w:before="120" w:after="120"/>
        <w:ind w:firstLine="720"/>
        <w:jc w:val="both"/>
        <w:pPrChange w:id="683" w:author="Miller, Harvey J." w:date="2020-08-10T11:56:00Z">
          <w:pPr>
            <w:spacing w:before="120" w:after="120"/>
            <w:ind w:firstLine="720"/>
          </w:pPr>
        </w:pPrChange>
      </w:pPr>
      <w:r>
        <w:t>In paragraph 3, we discuss</w:t>
      </w:r>
      <w:del w:id="684" w:author="Miller, Harvey J." w:date="2020-08-10T12:44:00Z">
        <w:r w:rsidDel="00293996">
          <w:delText>ed</w:delText>
        </w:r>
      </w:del>
      <w:r>
        <w:t xml:space="preserve"> the necessity to connect the introduced measures with</w:t>
      </w:r>
      <w:r w:rsidR="00A628D4">
        <w:t xml:space="preserve"> socioeconomic and demographic factors:</w:t>
      </w:r>
    </w:p>
    <w:p w14:paraId="1F033576" w14:textId="77777777" w:rsidR="00A628D4" w:rsidRDefault="00A628D4">
      <w:pPr>
        <w:pStyle w:val="ListParagraph"/>
        <w:numPr>
          <w:ilvl w:val="0"/>
          <w:numId w:val="16"/>
        </w:numPr>
        <w:spacing w:before="120" w:after="120"/>
        <w:jc w:val="both"/>
        <w:pPrChange w:id="685" w:author="Miller, Harvey J." w:date="2020-08-10T11:56:00Z">
          <w:pPr>
            <w:pStyle w:val="ListParagraph"/>
            <w:numPr>
              <w:numId w:val="16"/>
            </w:numPr>
            <w:spacing w:before="120" w:after="120"/>
            <w:ind w:left="1080" w:hanging="360"/>
          </w:pPr>
        </w:pPrChange>
      </w:pPr>
      <w:r w:rsidRPr="00293996">
        <w:rPr>
          <w:b/>
          <w:bCs/>
          <w:rPrChange w:id="686" w:author="Miller, Harvey J." w:date="2020-08-10T12:47:00Z">
            <w:rPr/>
          </w:rPrChange>
        </w:rPr>
        <w:t>Why</w:t>
      </w:r>
      <w:r>
        <w:t xml:space="preserve">: </w:t>
      </w:r>
      <w:del w:id="687" w:author="Miller, Harvey J." w:date="2020-08-10T12:47:00Z">
        <w:r w:rsidDel="00293996">
          <w:delText xml:space="preserve">to </w:delText>
        </w:r>
      </w:del>
      <w:r>
        <w:t>understand the decline</w:t>
      </w:r>
      <w:r w:rsidR="00D66324">
        <w:t xml:space="preserve"> and hourly demand profile change</w:t>
      </w:r>
      <w:r>
        <w:t xml:space="preserve">’s connection </w:t>
      </w:r>
      <w:r w:rsidR="001C0313">
        <w:t xml:space="preserve">with </w:t>
      </w:r>
      <w:r>
        <w:t xml:space="preserve">inequality among </w:t>
      </w:r>
      <w:r w:rsidR="006A3BB9">
        <w:t>different social dimensions.</w:t>
      </w:r>
    </w:p>
    <w:p w14:paraId="5926B2A1" w14:textId="6F6B00C0" w:rsidR="007147C7" w:rsidRDefault="007147C7">
      <w:pPr>
        <w:pStyle w:val="ListParagraph"/>
        <w:numPr>
          <w:ilvl w:val="0"/>
          <w:numId w:val="16"/>
        </w:numPr>
        <w:spacing w:before="120" w:after="120"/>
        <w:jc w:val="both"/>
        <w:pPrChange w:id="688" w:author="Miller, Harvey J." w:date="2020-08-10T11:56:00Z">
          <w:pPr>
            <w:pStyle w:val="ListParagraph"/>
            <w:numPr>
              <w:numId w:val="16"/>
            </w:numPr>
            <w:spacing w:before="120" w:after="120"/>
            <w:ind w:left="1080" w:hanging="360"/>
          </w:pPr>
        </w:pPrChange>
      </w:pPr>
      <w:r w:rsidRPr="00293996">
        <w:rPr>
          <w:b/>
          <w:bCs/>
          <w:rPrChange w:id="689" w:author="Miller, Harvey J." w:date="2020-08-10T12:47:00Z">
            <w:rPr/>
          </w:rPrChange>
        </w:rPr>
        <w:t>Knowledge</w:t>
      </w:r>
      <w:r>
        <w:t xml:space="preserve">: </w:t>
      </w:r>
      <w:ins w:id="690" w:author="Miller, Harvey J." w:date="2020-08-10T12:47:00Z">
        <w:r w:rsidR="00293996">
          <w:t xml:space="preserve">associations with </w:t>
        </w:r>
      </w:ins>
      <w:del w:id="691" w:author="Miller, Harvey J." w:date="2020-08-10T12:47:00Z">
        <w:r w:rsidR="00E12123" w:rsidDel="00293996">
          <w:delText xml:space="preserve">the connections to </w:delText>
        </w:r>
      </w:del>
      <w:del w:id="692" w:author="Miller, Harvey J." w:date="2020-08-10T12:48:00Z">
        <w:r w:rsidR="00E12123" w:rsidDel="00293996">
          <w:delText xml:space="preserve">the </w:delText>
        </w:r>
      </w:del>
      <w:r w:rsidR="00E12123">
        <w:t>socioeconomic and demographic factors, especially for underprivileged populations;</w:t>
      </w:r>
    </w:p>
    <w:p w14:paraId="3C9F9E42" w14:textId="7205002F" w:rsidR="00E12123" w:rsidRDefault="00293996">
      <w:pPr>
        <w:pStyle w:val="ListParagraph"/>
        <w:numPr>
          <w:ilvl w:val="0"/>
          <w:numId w:val="16"/>
        </w:numPr>
        <w:spacing w:before="120" w:after="120"/>
        <w:jc w:val="both"/>
        <w:pPrChange w:id="693" w:author="Miller, Harvey J." w:date="2020-08-10T11:56:00Z">
          <w:pPr>
            <w:pStyle w:val="ListParagraph"/>
            <w:numPr>
              <w:numId w:val="16"/>
            </w:numPr>
            <w:spacing w:before="120" w:after="120"/>
            <w:ind w:left="1080" w:hanging="360"/>
          </w:pPr>
        </w:pPrChange>
      </w:pPr>
      <w:ins w:id="694" w:author="Miller, Harvey J." w:date="2020-08-10T12:48:00Z">
        <w:r>
          <w:rPr>
            <w:b/>
            <w:bCs/>
          </w:rPr>
          <w:t>Societal b</w:t>
        </w:r>
      </w:ins>
      <w:del w:id="695" w:author="Miller, Harvey J." w:date="2020-08-10T12:48:00Z">
        <w:r w:rsidR="000D6493" w:rsidRPr="00293996" w:rsidDel="00293996">
          <w:rPr>
            <w:b/>
            <w:bCs/>
            <w:rPrChange w:id="696" w:author="Miller, Harvey J." w:date="2020-08-10T12:48:00Z">
              <w:rPr/>
            </w:rPrChange>
          </w:rPr>
          <w:delText>B</w:delText>
        </w:r>
      </w:del>
      <w:r w:rsidR="000D6493" w:rsidRPr="00293996">
        <w:rPr>
          <w:b/>
          <w:bCs/>
          <w:rPrChange w:id="697" w:author="Miller, Harvey J." w:date="2020-08-10T12:48:00Z">
            <w:rPr/>
          </w:rPrChange>
        </w:rPr>
        <w:t>enefit</w:t>
      </w:r>
      <w:r w:rsidR="00E12123" w:rsidRPr="00293996">
        <w:rPr>
          <w:b/>
          <w:bCs/>
          <w:rPrChange w:id="698" w:author="Miller, Harvey J." w:date="2020-08-10T12:48:00Z">
            <w:rPr/>
          </w:rPrChange>
        </w:rPr>
        <w:t>:</w:t>
      </w:r>
      <w:r w:rsidR="00E12123">
        <w:t xml:space="preserve"> </w:t>
      </w:r>
      <w:ins w:id="699" w:author="Miller, Harvey J." w:date="2020-08-10T12:49:00Z">
        <w:r>
          <w:t>our fi</w:t>
        </w:r>
      </w:ins>
      <w:del w:id="700" w:author="Miller, Harvey J." w:date="2020-08-10T12:49:00Z">
        <w:r w:rsidR="00E12123" w:rsidDel="00293996">
          <w:delText>the fi</w:delText>
        </w:r>
      </w:del>
      <w:r w:rsidR="00E12123">
        <w:t xml:space="preserve">ndings could </w:t>
      </w:r>
      <w:r w:rsidR="00DB3293">
        <w:t xml:space="preserve">be a key </w:t>
      </w:r>
      <w:r w:rsidR="00E12123">
        <w:t xml:space="preserve">evidence </w:t>
      </w:r>
      <w:r w:rsidR="00DB3293">
        <w:t xml:space="preserve">about the linkages between captive riders and transit system. </w:t>
      </w:r>
      <w:ins w:id="701" w:author="Miller, Harvey J." w:date="2020-08-10T12:48:00Z">
        <w:r>
          <w:t>(</w:t>
        </w:r>
      </w:ins>
      <w:r w:rsidR="00DB3293">
        <w:t xml:space="preserve">We </w:t>
      </w:r>
      <w:r w:rsidR="00A37A44">
        <w:t>further discuss</w:t>
      </w:r>
      <w:del w:id="702" w:author="Miller, Harvey J." w:date="2020-08-10T12:48:00Z">
        <w:r w:rsidR="00A37A44" w:rsidDel="00293996">
          <w:delText>ed</w:delText>
        </w:r>
      </w:del>
      <w:r w:rsidR="00A37A44">
        <w:t xml:space="preserve"> this </w:t>
      </w:r>
      <w:del w:id="703" w:author="Miller, Harvey J." w:date="2020-08-10T12:49:00Z">
        <w:r w:rsidR="00A37A44" w:rsidDel="00293996">
          <w:delText>la</w:delText>
        </w:r>
      </w:del>
      <w:ins w:id="704" w:author="Miller, Harvey J." w:date="2020-08-10T12:49:00Z">
        <w:r>
          <w:t>i</w:t>
        </w:r>
      </w:ins>
      <w:del w:id="705" w:author="Miller, Harvey J." w:date="2020-08-10T12:49:00Z">
        <w:r w:rsidR="00A37A44" w:rsidDel="00293996">
          <w:delText>ter i</w:delText>
        </w:r>
      </w:del>
      <w:r w:rsidR="00A37A44">
        <w:t xml:space="preserve">n the </w:t>
      </w:r>
      <w:ins w:id="706" w:author="Miller, Harvey J." w:date="2020-08-10T12:48:00Z">
        <w:r>
          <w:t xml:space="preserve">concluding section </w:t>
        </w:r>
      </w:ins>
      <w:ins w:id="707" w:author="Miller, Harvey J." w:date="2020-08-10T12:50:00Z">
        <w:r>
          <w:t xml:space="preserve">of the main text </w:t>
        </w:r>
      </w:ins>
      <w:ins w:id="708" w:author="Miller, Harvey J." w:date="2020-08-10T12:48:00Z">
        <w:r>
          <w:t xml:space="preserve">- </w:t>
        </w:r>
      </w:ins>
      <w:del w:id="709" w:author="Miller, Harvey J." w:date="2020-08-10T12:48:00Z">
        <w:r w:rsidR="00A37A44" w:rsidDel="00293996">
          <w:delText xml:space="preserve">conclusion </w:delText>
        </w:r>
        <w:r w:rsidR="000F16D2" w:rsidDel="00293996">
          <w:delText>section (section “Conclusion”</w:delText>
        </w:r>
        <w:r w:rsidR="000D6493" w:rsidDel="00293996">
          <w:delText xml:space="preserve">) </w:delText>
        </w:r>
        <w:r w:rsidR="00A37A44" w:rsidDel="00293996">
          <w:delText xml:space="preserve">that </w:delText>
        </w:r>
      </w:del>
      <w:r w:rsidR="00A37A44">
        <w:t>public transit as a social welfare.</w:t>
      </w:r>
    </w:p>
    <w:p w14:paraId="4E9A8562" w14:textId="77777777" w:rsidR="00293996" w:rsidRDefault="00423F62" w:rsidP="008550D1">
      <w:pPr>
        <w:spacing w:before="120" w:after="120"/>
        <w:ind w:firstLine="720"/>
        <w:jc w:val="both"/>
        <w:rPr>
          <w:ins w:id="710" w:author="Miller, Harvey J." w:date="2020-08-10T12:50:00Z"/>
        </w:rPr>
      </w:pPr>
      <w:r>
        <w:t>In paragraph 4, we discussed</w:t>
      </w:r>
      <w:r w:rsidR="00755774">
        <w:t xml:space="preserve"> that </w:t>
      </w:r>
      <w:r>
        <w:t xml:space="preserve">the literature is very scarce and there is an urgent need to </w:t>
      </w:r>
      <w:r w:rsidR="006977BE">
        <w:t xml:space="preserve">address </w:t>
      </w:r>
      <w:r>
        <w:t xml:space="preserve">this academic gap. </w:t>
      </w:r>
      <w:del w:id="711" w:author="Miller, Harvey J." w:date="2020-08-10T12:50:00Z">
        <w:r w:rsidR="000D6493" w:rsidDel="00293996">
          <w:delText xml:space="preserve">In </w:delText>
        </w:r>
        <w:r w:rsidR="00031730" w:rsidDel="00293996">
          <w:rPr>
            <w:u w:val="single"/>
          </w:rPr>
          <w:delText>paragraph “Conclusion”</w:delText>
        </w:r>
        <w:r w:rsidR="000D6493" w:rsidDel="00293996">
          <w:delText xml:space="preserve">, we </w:delText>
        </w:r>
        <w:r w:rsidR="00AA2492" w:rsidDel="00293996">
          <w:delText xml:space="preserve">also </w:delText>
        </w:r>
        <w:r w:rsidR="000D6493" w:rsidDel="00293996">
          <w:delText xml:space="preserve">discussed the </w:delText>
        </w:r>
        <w:r w:rsidR="006A3BB9" w:rsidDel="00293996">
          <w:delText xml:space="preserve">lack of the literature, which moreover shows the necessity of this paper. </w:delText>
        </w:r>
      </w:del>
      <w:r w:rsidR="006A3BB9">
        <w:t>Very few studies provided systematic discussion about the impact of a pandemic on transit systems on the national scale. This could be another major contribution of this paper.</w:t>
      </w:r>
      <w:r w:rsidR="00C26CAF">
        <w:t xml:space="preserve"> </w:t>
      </w:r>
    </w:p>
    <w:p w14:paraId="502804CA" w14:textId="77777777" w:rsidR="00293996" w:rsidRDefault="00FB3151" w:rsidP="008550D1">
      <w:pPr>
        <w:spacing w:before="120" w:after="120"/>
        <w:ind w:firstLine="720"/>
        <w:jc w:val="both"/>
        <w:rPr>
          <w:ins w:id="712" w:author="Miller, Harvey J." w:date="2020-08-10T12:51:00Z"/>
        </w:rPr>
      </w:pPr>
      <w:r>
        <w:t xml:space="preserve">In paragraph 5, we discussed the </w:t>
      </w:r>
      <w:ins w:id="713" w:author="Miller, Harvey J." w:date="2020-08-10T12:50:00Z">
        <w:r w:rsidR="00293996">
          <w:t xml:space="preserve">new </w:t>
        </w:r>
      </w:ins>
      <w:r>
        <w:t>data source</w:t>
      </w:r>
      <w:ins w:id="714" w:author="Miller, Harvey J." w:date="2020-08-10T12:50:00Z">
        <w:r w:rsidR="00293996">
          <w:t>s</w:t>
        </w:r>
      </w:ins>
      <w:r>
        <w:t xml:space="preserve"> and the </w:t>
      </w:r>
      <w:del w:id="715" w:author="Miller, Harvey J." w:date="2020-08-10T12:50:00Z">
        <w:r w:rsidR="00E917A3" w:rsidDel="00293996">
          <w:delText xml:space="preserve">new </w:delText>
        </w:r>
      </w:del>
      <w:r w:rsidR="00E917A3">
        <w:t>opportunities</w:t>
      </w:r>
      <w:del w:id="716" w:author="Miller, Harvey J." w:date="2020-08-10T12:50:00Z">
        <w:r w:rsidR="00E917A3" w:rsidDel="00293996">
          <w:delText xml:space="preserve"> </w:delText>
        </w:r>
      </w:del>
      <w:ins w:id="717" w:author="Miller, Harvey J." w:date="2020-08-10T12:50:00Z">
        <w:r w:rsidR="00293996">
          <w:t xml:space="preserve"> they afford for </w:t>
        </w:r>
      </w:ins>
      <w:ins w:id="718" w:author="Miller, Harvey J." w:date="2020-08-10T12:51:00Z">
        <w:r w:rsidR="00293996">
          <w:t>scientific analysis of public transit decline during a pandemic</w:t>
        </w:r>
      </w:ins>
      <w:del w:id="719" w:author="Miller, Harvey J." w:date="2020-08-10T12:50:00Z">
        <w:r w:rsidDel="00293996">
          <w:delText xml:space="preserve">of the new </w:delText>
        </w:r>
        <w:r w:rsidR="0090376A" w:rsidDel="00293996">
          <w:delText xml:space="preserve">data and </w:delText>
        </w:r>
        <w:r w:rsidDel="00293996">
          <w:delText>technologies</w:delText>
        </w:r>
      </w:del>
      <w:r w:rsidR="00C26CAF">
        <w:t xml:space="preserve">. </w:t>
      </w:r>
    </w:p>
    <w:p w14:paraId="528726A9" w14:textId="55C73A88" w:rsidR="00FB3151" w:rsidRDefault="00293996">
      <w:pPr>
        <w:spacing w:before="120" w:after="120"/>
        <w:ind w:firstLine="720"/>
        <w:jc w:val="both"/>
        <w:pPrChange w:id="720" w:author="Miller, Harvey J." w:date="2020-08-10T11:56:00Z">
          <w:pPr>
            <w:spacing w:before="120" w:after="120"/>
            <w:ind w:firstLine="720"/>
          </w:pPr>
        </w:pPrChange>
      </w:pPr>
      <w:ins w:id="721" w:author="Miller, Harvey J." w:date="2020-08-10T12:51:00Z">
        <w:r>
          <w:t xml:space="preserve">Thank you for this comment.  </w:t>
        </w:r>
      </w:ins>
      <w:r w:rsidR="00C26CAF">
        <w:t xml:space="preserve">We believe the new introduction </w:t>
      </w:r>
      <w:r w:rsidR="00472BD0">
        <w:t>section</w:t>
      </w:r>
      <w:ins w:id="722" w:author="Miller, Harvey J." w:date="2020-08-10T12:51:00Z">
        <w:r>
          <w:t xml:space="preserve"> </w:t>
        </w:r>
      </w:ins>
      <w:del w:id="723" w:author="Miller, Harvey J." w:date="2020-08-10T12:51:00Z">
        <w:r w:rsidR="00472BD0" w:rsidDel="00293996">
          <w:delText xml:space="preserve"> </w:delText>
        </w:r>
      </w:del>
      <w:ins w:id="724" w:author="Miller, Harvey J." w:date="2020-08-10T12:51:00Z">
        <w:r>
          <w:t>makes a stronger, more focused case for our study</w:t>
        </w:r>
      </w:ins>
      <w:del w:id="725" w:author="Miller, Harvey J." w:date="2020-08-10T12:51:00Z">
        <w:r w:rsidR="00472BD0" w:rsidDel="00293996">
          <w:delText>is improved</w:delText>
        </w:r>
      </w:del>
      <w:r w:rsidR="00472BD0">
        <w:t>.</w:t>
      </w:r>
    </w:p>
    <w:p w14:paraId="25E315AF" w14:textId="77777777" w:rsidR="00DA175A" w:rsidRDefault="00CE39F5">
      <w:pPr>
        <w:spacing w:before="120" w:after="120"/>
        <w:jc w:val="both"/>
        <w:pPrChange w:id="726" w:author="Miller, Harvey J." w:date="2020-08-10T11:56:00Z">
          <w:pPr>
            <w:spacing w:before="120" w:after="120"/>
          </w:pPr>
        </w:pPrChange>
      </w:pPr>
      <w:r w:rsidRPr="0008482F">
        <w:br/>
        <w:t>2. My major concern is that there is no lit review in this paper. Without discussing previous studies of relevant scopes, how can we know the research gap and the contributions of this work? It is important to add such a</w:t>
      </w:r>
      <w:r w:rsidR="00A3519A">
        <w:t xml:space="preserve"> section to back up your ideas.</w:t>
      </w:r>
    </w:p>
    <w:p w14:paraId="13C3B0D2" w14:textId="59C96BC9" w:rsidR="00A3519A" w:rsidRDefault="00A3519A">
      <w:pPr>
        <w:spacing w:before="120" w:after="120"/>
        <w:jc w:val="both"/>
        <w:pPrChange w:id="727" w:author="Miller, Harvey J." w:date="2020-08-10T11:56:00Z">
          <w:pPr>
            <w:spacing w:before="120" w:after="120"/>
          </w:pPr>
        </w:pPrChange>
      </w:pPr>
      <w:r w:rsidRPr="00A3519A">
        <w:rPr>
          <w:b/>
        </w:rPr>
        <w:t>Response</w:t>
      </w:r>
      <w:r>
        <w:t xml:space="preserve">: </w:t>
      </w:r>
      <w:del w:id="728" w:author="Miller, Harvey J." w:date="2020-08-10T12:52:00Z">
        <w:r w:rsidDel="00293996">
          <w:delText xml:space="preserve">this is a good question and we also share the concern too. </w:delText>
        </w:r>
      </w:del>
      <w:ins w:id="729" w:author="Miller, Harvey J." w:date="2020-08-10T12:52:00Z">
        <w:r w:rsidR="00293996">
          <w:t>t</w:t>
        </w:r>
      </w:ins>
      <w:del w:id="730" w:author="Miller, Harvey J." w:date="2020-08-10T12:52:00Z">
        <w:r w:rsidDel="00293996">
          <w:delText>T</w:delText>
        </w:r>
      </w:del>
      <w:r>
        <w:t xml:space="preserve">he reasons </w:t>
      </w:r>
      <w:r w:rsidR="00F17346">
        <w:t xml:space="preserve">why we did not include a dedicated literature review section </w:t>
      </w:r>
      <w:r>
        <w:t>are:</w:t>
      </w:r>
    </w:p>
    <w:p w14:paraId="55631E63" w14:textId="77777777" w:rsidR="00A3519A" w:rsidRDefault="00A3519A">
      <w:pPr>
        <w:pStyle w:val="ListParagraph"/>
        <w:numPr>
          <w:ilvl w:val="0"/>
          <w:numId w:val="12"/>
        </w:numPr>
        <w:spacing w:before="120" w:after="120"/>
        <w:jc w:val="both"/>
        <w:pPrChange w:id="731" w:author="Miller, Harvey J." w:date="2020-08-10T11:56:00Z">
          <w:pPr>
            <w:pStyle w:val="ListParagraph"/>
            <w:numPr>
              <w:numId w:val="12"/>
            </w:numPr>
            <w:spacing w:before="120" w:after="120"/>
            <w:ind w:hanging="360"/>
          </w:pPr>
        </w:pPrChange>
      </w:pPr>
      <w:r>
        <w:t>PLOS ONE’s requirement. PLOS ONE requires authors to organize the papers as</w:t>
      </w:r>
      <w:r w:rsidR="00A94125">
        <w:t>:</w:t>
      </w:r>
      <w:r>
        <w:t xml:space="preserve"> Introduction + Materials and Methods + Results + Discussion and Conclusions. </w:t>
      </w:r>
      <w:r w:rsidR="00F17346">
        <w:t xml:space="preserve">Please refer to the official guidelines: </w:t>
      </w:r>
      <w:r w:rsidR="00B5341F">
        <w:fldChar w:fldCharType="begin"/>
      </w:r>
      <w:r w:rsidR="00B5341F">
        <w:instrText xml:space="preserve"> HYPERLINK "https://journals.plos.org/plosone/s/submission-guidelines" </w:instrText>
      </w:r>
      <w:r w:rsidR="00B5341F">
        <w:fldChar w:fldCharType="separate"/>
      </w:r>
      <w:r w:rsidR="00F17346">
        <w:rPr>
          <w:rStyle w:val="Hyperlink"/>
        </w:rPr>
        <w:t>https://journals.plos.org/plosone/s/submission-guidelines</w:t>
      </w:r>
      <w:r w:rsidR="00B5341F">
        <w:rPr>
          <w:rStyle w:val="Hyperlink"/>
        </w:rPr>
        <w:fldChar w:fldCharType="end"/>
      </w:r>
      <w:r w:rsidR="00A94125">
        <w:t>.</w:t>
      </w:r>
      <w:r w:rsidR="00F17346">
        <w:t xml:space="preserve"> </w:t>
      </w:r>
    </w:p>
    <w:p w14:paraId="56919B59" w14:textId="77777777" w:rsidR="005259BB" w:rsidRDefault="00F17346">
      <w:pPr>
        <w:pStyle w:val="ListParagraph"/>
        <w:numPr>
          <w:ilvl w:val="0"/>
          <w:numId w:val="12"/>
        </w:numPr>
        <w:spacing w:before="120" w:after="120"/>
        <w:jc w:val="both"/>
        <w:pPrChange w:id="732" w:author="Miller, Harvey J." w:date="2020-08-10T11:56:00Z">
          <w:pPr>
            <w:pStyle w:val="ListParagraph"/>
            <w:numPr>
              <w:numId w:val="12"/>
            </w:numPr>
            <w:spacing w:before="120" w:after="120"/>
            <w:ind w:hanging="360"/>
          </w:pPr>
        </w:pPrChange>
      </w:pPr>
      <w:r>
        <w:t xml:space="preserve">The topic is unprecedented. Before the occurrence of COVID-19, there were </w:t>
      </w:r>
      <w:r w:rsidR="00A94125">
        <w:t>very</w:t>
      </w:r>
      <w:r>
        <w:t xml:space="preserve"> few studies that investigated the impact of a pandemic on the public transit system. </w:t>
      </w:r>
      <w:r w:rsidR="005259BB">
        <w:t xml:space="preserve">This could be because of two reasons: 1) the lack of accessible empirical transit demand/ridership data; 2) there were very few </w:t>
      </w:r>
      <w:r w:rsidR="00C458E1">
        <w:t xml:space="preserve">similar </w:t>
      </w:r>
      <w:r w:rsidR="005259BB">
        <w:t xml:space="preserve">widespread </w:t>
      </w:r>
      <w:r w:rsidR="00C458E1">
        <w:t xml:space="preserve">new </w:t>
      </w:r>
      <w:r w:rsidR="005259BB">
        <w:t>pandemic such as COVID-19 in the</w:t>
      </w:r>
      <w:r w:rsidR="00C458E1">
        <w:t xml:space="preserve"> United States</w:t>
      </w:r>
      <w:r w:rsidR="005259BB">
        <w:t xml:space="preserve">. </w:t>
      </w:r>
    </w:p>
    <w:p w14:paraId="2B0187F0" w14:textId="77777777" w:rsidR="00F17346" w:rsidRDefault="005259BB">
      <w:pPr>
        <w:spacing w:before="120" w:after="120"/>
        <w:jc w:val="both"/>
        <w:pPrChange w:id="733" w:author="Miller, Harvey J." w:date="2020-08-10T11:56:00Z">
          <w:pPr>
            <w:spacing w:before="120" w:after="120"/>
          </w:pPr>
        </w:pPrChange>
      </w:pPr>
      <w:r>
        <w:t xml:space="preserve">Therefore, instead of dedicating a whole section for the literature review, we made references in the introduction part and in each corresponding section. </w:t>
      </w:r>
      <w:r w:rsidR="00F17346">
        <w:t>We introduced two papers based on Taiwan’s SARS and South Korea’s MERS pandemic</w:t>
      </w:r>
      <w:r>
        <w:t xml:space="preserve"> and their experience </w:t>
      </w:r>
      <w:r w:rsidR="006720CC">
        <w:t>about the pandemic impact on the transit systems</w:t>
      </w:r>
      <w:r w:rsidR="00F17346">
        <w:t>.</w:t>
      </w:r>
      <w:r>
        <w:t xml:space="preserve"> </w:t>
      </w:r>
      <w:r w:rsidR="00C07824">
        <w:t xml:space="preserve">We </w:t>
      </w:r>
      <w:r>
        <w:t xml:space="preserve">have yet to find any references about the impact </w:t>
      </w:r>
      <w:r w:rsidR="00C07824">
        <w:t xml:space="preserve">of a pandemic </w:t>
      </w:r>
      <w:r>
        <w:t xml:space="preserve">on </w:t>
      </w:r>
      <w:r w:rsidR="00C07824">
        <w:t xml:space="preserve">the transit systems in the North America. </w:t>
      </w:r>
    </w:p>
    <w:p w14:paraId="74C8DD86" w14:textId="77777777" w:rsidR="00AB39E8" w:rsidRDefault="00CE39F5">
      <w:pPr>
        <w:spacing w:before="120" w:after="120"/>
        <w:jc w:val="both"/>
        <w:pPrChange w:id="734" w:author="Miller, Harvey J." w:date="2020-08-10T11:56:00Z">
          <w:pPr>
            <w:spacing w:before="120" w:after="120"/>
          </w:pPr>
        </w:pPrChange>
      </w:pPr>
      <w:r w:rsidRPr="0008482F">
        <w:br/>
        <w:t xml:space="preserve">3. Variables. The authors should justify why some variables are selected. I am concerned about a few </w:t>
      </w:r>
      <w:r w:rsidR="004D72AC" w:rsidRPr="0008482F">
        <w:t>variables</w:t>
      </w:r>
      <w:r w:rsidRPr="0008482F">
        <w:t xml:space="preserve">. One such variable, for example, is the occupation type factor. As described in lines 168-169, “Information, Financial activities, and professional and business service” were selected </w:t>
      </w:r>
      <w:r w:rsidRPr="0008482F">
        <w:lastRenderedPageBreak/>
        <w:t>and adopted in the model. The assumption, as detailed in lines 164-165 and line 169, is that these types of workers are more likely to work from home during this pandemic and thus areas with more of these workers are more likely to experience a greater hit in ridership. This assumption/assertion is somehow problematic. I think these subgroups are less likely to use public transit but instead rely more on private vehicles before this pandemic. That said, they may not be an important component to the typical ridership. Therefore, looking at communities with higher percentage of these workers for examining sudden ridership change is less convincing.</w:t>
      </w:r>
      <w:r w:rsidRPr="0008482F">
        <w:br/>
        <w:t>In addition to the variables already included in the model, I think the number of homeless people should be considered. Homeless people are more likely to take/occupy public transit, especially in large cities like NYC. As this particular subgroup of population reportedly has higher infection risk, the related transit systems may be affected more severely. This can also be related to the awareness</w:t>
      </w:r>
      <w:r w:rsidR="00E35B41">
        <w:t xml:space="preserve"> factor discussed in the paper.</w:t>
      </w:r>
    </w:p>
    <w:p w14:paraId="58E747A1" w14:textId="77777777" w:rsidR="00D00077" w:rsidRDefault="00AB39E8">
      <w:pPr>
        <w:spacing w:before="120" w:after="120"/>
        <w:jc w:val="both"/>
        <w:pPrChange w:id="735" w:author="Miller, Harvey J." w:date="2020-08-10T11:56:00Z">
          <w:pPr>
            <w:spacing w:before="120" w:after="120"/>
          </w:pPr>
        </w:pPrChange>
      </w:pPr>
      <w:r w:rsidRPr="00D00077">
        <w:rPr>
          <w:b/>
        </w:rPr>
        <w:t>Response</w:t>
      </w:r>
      <w:r>
        <w:t xml:space="preserve">: </w:t>
      </w:r>
    </w:p>
    <w:p w14:paraId="3BB3BF55" w14:textId="20949985" w:rsidR="00413A21" w:rsidDel="00135CD3" w:rsidRDefault="00E35B41">
      <w:pPr>
        <w:spacing w:before="120" w:after="120"/>
        <w:jc w:val="both"/>
        <w:rPr>
          <w:del w:id="736" w:author="Miller, Harvey J." w:date="2020-08-10T14:20:00Z"/>
        </w:rPr>
        <w:pPrChange w:id="737" w:author="Miller, Harvey J." w:date="2020-08-10T14:24:00Z">
          <w:pPr>
            <w:spacing w:before="120" w:after="120"/>
          </w:pPr>
        </w:pPrChange>
      </w:pPr>
      <w:r w:rsidRPr="00E35B41">
        <w:rPr>
          <w:b/>
        </w:rPr>
        <w:t>Occupation type</w:t>
      </w:r>
      <w:r>
        <w:t xml:space="preserve">. </w:t>
      </w:r>
      <w:ins w:id="738" w:author="Miller, Harvey J." w:date="2020-08-10T14:23:00Z">
        <w:r w:rsidR="00135CD3">
          <w:t>P</w:t>
        </w:r>
      </w:ins>
      <w:ins w:id="739" w:author="Miller, Harvey J." w:date="2020-08-10T14:21:00Z">
        <w:r w:rsidR="00135CD3">
          <w:t>eople who work in i</w:t>
        </w:r>
      </w:ins>
      <w:ins w:id="740" w:author="Miller, Harvey J." w:date="2020-08-10T14:20:00Z">
        <w:r w:rsidR="00135CD3" w:rsidRPr="00135CD3">
          <w:t xml:space="preserve">nformation, </w:t>
        </w:r>
      </w:ins>
      <w:ins w:id="741" w:author="Miller, Harvey J." w:date="2020-08-10T14:21:00Z">
        <w:r w:rsidR="00135CD3">
          <w:t>f</w:t>
        </w:r>
      </w:ins>
      <w:ins w:id="742" w:author="Miller, Harvey J." w:date="2020-08-10T14:20:00Z">
        <w:r w:rsidR="00135CD3" w:rsidRPr="00135CD3">
          <w:t>inancial activities, and professional and business service</w:t>
        </w:r>
      </w:ins>
      <w:ins w:id="743" w:author="Miller, Harvey J." w:date="2020-08-10T14:21:00Z">
        <w:r w:rsidR="00135CD3">
          <w:t xml:space="preserve">s are </w:t>
        </w:r>
      </w:ins>
      <w:ins w:id="744" w:author="Miller, Harvey J." w:date="2020-08-10T14:23:00Z">
        <w:r w:rsidR="00135CD3">
          <w:t>not necessa</w:t>
        </w:r>
      </w:ins>
      <w:ins w:id="745" w:author="Miller, Harvey J." w:date="2020-08-10T14:24:00Z">
        <w:r w:rsidR="00135CD3">
          <w:t>rily l</w:t>
        </w:r>
      </w:ins>
      <w:ins w:id="746" w:author="Miller, Harvey J." w:date="2020-08-10T14:21:00Z">
        <w:r w:rsidR="00135CD3">
          <w:t xml:space="preserve">ess likely to use public transit; this depends on the community.  </w:t>
        </w:r>
      </w:ins>
      <w:ins w:id="747" w:author="Miller, Harvey J." w:date="2020-08-10T14:22:00Z">
        <w:r w:rsidR="00135CD3">
          <w:t xml:space="preserve">In some communities, choice riders (people who could drive instead of using public transit) </w:t>
        </w:r>
      </w:ins>
      <w:ins w:id="748" w:author="Miller, Harvey J." w:date="2020-08-10T14:23:00Z">
        <w:r w:rsidR="00135CD3">
          <w:t xml:space="preserve">is a substantial proportion of </w:t>
        </w:r>
      </w:ins>
      <w:ins w:id="749" w:author="Miller, Harvey J." w:date="2020-08-10T14:24:00Z">
        <w:r w:rsidR="00135CD3">
          <w:t xml:space="preserve">public transit ridership.  For example, a </w:t>
        </w:r>
      </w:ins>
      <w:del w:id="750" w:author="Miller, Harvey J." w:date="2020-08-10T14:19:00Z">
        <w:r w:rsidDel="00135CD3">
          <w:delText>Thi</w:delText>
        </w:r>
        <w:r w:rsidR="00413A21" w:rsidDel="00135CD3">
          <w:delText xml:space="preserve">s is a </w:delText>
        </w:r>
      </w:del>
      <w:del w:id="751" w:author="Miller, Harvey J." w:date="2020-08-10T14:17:00Z">
        <w:r w:rsidR="00413A21" w:rsidDel="00135CD3">
          <w:delText xml:space="preserve">very </w:delText>
        </w:r>
      </w:del>
      <w:del w:id="752" w:author="Miller, Harvey J." w:date="2020-08-10T14:19:00Z">
        <w:r w:rsidR="00413A21" w:rsidDel="00135CD3">
          <w:delText xml:space="preserve">reasonable comment. </w:delText>
        </w:r>
        <w:r w:rsidR="00D466A4" w:rsidDel="00135CD3">
          <w:delText xml:space="preserve">Many past survey and research results </w:delText>
        </w:r>
        <w:r w:rsidR="00D756E4" w:rsidDel="00135CD3">
          <w:delText xml:space="preserve">concluded that </w:delText>
        </w:r>
        <w:r w:rsidR="00D466A4" w:rsidDel="00135CD3">
          <w:delText xml:space="preserve">the privileged population (such as high-income population and the four mentioned industries employees) is an important component </w:delText>
        </w:r>
        <w:r w:rsidR="00E77A86" w:rsidDel="00135CD3">
          <w:delText>of the transit ridership.</w:delText>
        </w:r>
        <w:r w:rsidR="00F914DE" w:rsidDel="00135CD3">
          <w:delText xml:space="preserve"> </w:delText>
        </w:r>
      </w:del>
    </w:p>
    <w:p w14:paraId="79C00388" w14:textId="41CE75EA" w:rsidR="00413A21" w:rsidDel="00135CD3" w:rsidRDefault="0009108C">
      <w:pPr>
        <w:spacing w:before="120" w:after="120"/>
        <w:jc w:val="both"/>
        <w:rPr>
          <w:del w:id="753" w:author="Miller, Harvey J." w:date="2020-08-10T14:24:00Z"/>
        </w:rPr>
        <w:pPrChange w:id="754" w:author="Miller, Harvey J." w:date="2020-08-10T14:24:00Z">
          <w:pPr>
            <w:pStyle w:val="ListParagraph"/>
            <w:numPr>
              <w:numId w:val="14"/>
            </w:numPr>
            <w:spacing w:before="120" w:after="120"/>
            <w:ind w:hanging="360"/>
          </w:pPr>
        </w:pPrChange>
      </w:pPr>
      <w:del w:id="755" w:author="Miller, Harvey J." w:date="2020-08-10T14:24:00Z">
        <w:r w:rsidDel="00135CD3">
          <w:delText xml:space="preserve">We could generally classify the ridership into two classes: “captive riders”, who are dependent on the transit systems and generally underprivileged, and “choice riders”, who choose to take the transit systems and generally privileged. </w:delText>
        </w:r>
        <w:r w:rsidR="005C22A8" w:rsidDel="00135CD3">
          <w:delText xml:space="preserve">This classification is highly similar to the classification between the population </w:delText>
        </w:r>
        <w:r w:rsidR="00955E6E" w:rsidDel="00135CD3">
          <w:delText xml:space="preserve">that can work </w:delText>
        </w:r>
        <w:r w:rsidR="005C22A8" w:rsidDel="00135CD3">
          <w:delText>from home and</w:delText>
        </w:r>
        <w:r w:rsidR="00955E6E" w:rsidDel="00135CD3">
          <w:delText xml:space="preserve"> cannot</w:delText>
        </w:r>
        <w:r w:rsidR="005C22A8" w:rsidDel="00135CD3">
          <w:delText xml:space="preserve">. </w:delText>
        </w:r>
        <w:r w:rsidDel="00135CD3">
          <w:delText xml:space="preserve">A </w:delText>
        </w:r>
      </w:del>
      <w:r>
        <w:t>2008 customer experience survey on Chicago Transit Authority (CTA) shows that choice riders account for 62% of the respondents</w:t>
      </w:r>
      <w:r w:rsidR="00B3593C">
        <w:t xml:space="preserve"> </w:t>
      </w:r>
      <w:r w:rsidR="00B3593C">
        <w:fldChar w:fldCharType="begin" w:fldLock="1"/>
      </w:r>
      <w:r w:rsidR="00035242">
        <w:instrText>ADDIN CSL_CITATION {"citationItems":[{"id":"ITEM-1","itemData":{"ISSN":"0361-1981","author":[{"dropping-particle":"","family":"Zhao","given":"Jinhua","non-dropping-particle":"","parse-names":false,"suffix":""},{"dropping-particle":"","family":"Webb","given":"Valerie","non-dropping-particle":"","parse-names":false,"suffix":""},{"dropping-particle":"","family":"Shah","given":"Punit","non-dropping-particle":"","parse-names":false,"suffix":""}],"container-title":"Transportation Research Record","id":"ITEM-1","issue":"1","issued":{"date-parts":[["2014"]]},"page":"80-88","publisher":"SAGE Publications Sage CA: Los Angeles, CA","title":"Customer loyalty differences between captive and choice transit riders","type":"article-journal","volume":"2415"},"uris":["http://www.mendeley.com/documents/?uuid=a30b64a3-49e9-4229-ba6e-a8d99f0a4ebe"]}],"mendeley":{"formattedCitation":"[4]","plainTextFormattedCitation":"[4]","previouslyFormattedCitation":"[4]"},"properties":{"noteIndex":0},"schema":"https://github.com/citation-style-language/schema/raw/master/csl-citation.json"}</w:instrText>
      </w:r>
      <w:r w:rsidR="00B3593C">
        <w:fldChar w:fldCharType="separate"/>
      </w:r>
      <w:r w:rsidR="00B3593C" w:rsidRPr="00B3593C">
        <w:rPr>
          <w:noProof/>
        </w:rPr>
        <w:t>[4]</w:t>
      </w:r>
      <w:r w:rsidR="00B3593C">
        <w:fldChar w:fldCharType="end"/>
      </w:r>
      <w:r>
        <w:t xml:space="preserve">. </w:t>
      </w:r>
      <w:del w:id="756" w:author="Miller, Harvey J." w:date="2020-08-10T14:24:00Z">
        <w:r w:rsidR="008B6923" w:rsidDel="00135CD3">
          <w:delText>This is the majority of the ridership.</w:delText>
        </w:r>
      </w:del>
    </w:p>
    <w:p w14:paraId="56546893" w14:textId="16D1F49F" w:rsidR="00E35B41" w:rsidDel="00692BB0" w:rsidRDefault="00135CD3" w:rsidP="00692BB0">
      <w:pPr>
        <w:spacing w:before="120" w:after="120"/>
        <w:jc w:val="both"/>
        <w:rPr>
          <w:del w:id="757" w:author="Miller, Harvey J." w:date="2020-08-10T14:29:00Z"/>
        </w:rPr>
      </w:pPr>
      <w:ins w:id="758" w:author="Miller, Harvey J." w:date="2020-08-10T14:24:00Z">
        <w:r>
          <w:t xml:space="preserve"> </w:t>
        </w:r>
      </w:ins>
      <w:r w:rsidR="0009108C">
        <w:t xml:space="preserve">Moreover, </w:t>
      </w:r>
      <w:ins w:id="759" w:author="Miller, Harvey J." w:date="2020-08-10T14:24:00Z">
        <w:r>
          <w:t xml:space="preserve">other ridership </w:t>
        </w:r>
      </w:ins>
      <w:del w:id="760" w:author="Miller, Harvey J." w:date="2020-08-10T14:24:00Z">
        <w:r w:rsidR="00F914DE" w:rsidDel="00135CD3">
          <w:delText xml:space="preserve">past </w:delText>
        </w:r>
      </w:del>
      <w:r w:rsidR="00F914DE">
        <w:t>surveys show that high</w:t>
      </w:r>
      <w:ins w:id="761" w:author="Miller, Harvey J." w:date="2020-08-10T14:26:00Z">
        <w:r>
          <w:t>er</w:t>
        </w:r>
      </w:ins>
      <w:r w:rsidR="00F914DE">
        <w:t>-income</w:t>
      </w:r>
      <w:del w:id="762" w:author="Miller, Harvey J." w:date="2020-08-10T14:26:00Z">
        <w:r w:rsidR="00F914DE" w:rsidDel="00135CD3">
          <w:delText xml:space="preserve"> </w:delText>
        </w:r>
      </w:del>
      <w:ins w:id="763" w:author="Miller, Harvey J." w:date="2020-08-10T14:26:00Z">
        <w:r>
          <w:t xml:space="preserve"> individuals</w:t>
        </w:r>
      </w:ins>
      <w:del w:id="764" w:author="Miller, Harvey J." w:date="2020-08-10T14:26:00Z">
        <w:r w:rsidR="00F914DE" w:rsidDel="00135CD3">
          <w:delText>population</w:delText>
        </w:r>
        <w:r w:rsidR="00964092" w:rsidDel="00135CD3">
          <w:delText>s</w:delText>
        </w:r>
      </w:del>
      <w:ins w:id="765" w:author="Miller, Harvey J." w:date="2020-08-10T14:26:00Z">
        <w:r>
          <w:t xml:space="preserve"> (</w:t>
        </w:r>
      </w:ins>
      <w:del w:id="766" w:author="Miller, Harvey J." w:date="2020-08-10T14:26:00Z">
        <w:r w:rsidR="00F914DE" w:rsidDel="00135CD3">
          <w:delText xml:space="preserve">, which is </w:delText>
        </w:r>
      </w:del>
      <w:r w:rsidR="00F914DE">
        <w:t>highly correlated with the four mentioned industries employees</w:t>
      </w:r>
      <w:ins w:id="767" w:author="Miller, Harvey J." w:date="2020-08-10T14:26:00Z">
        <w:r>
          <w:t>,</w:t>
        </w:r>
      </w:ins>
      <w:r w:rsidR="00F914DE">
        <w:t xml:space="preserve"> </w:t>
      </w:r>
      <w:r w:rsidR="00B54AFA">
        <w:t xml:space="preserve">as we </w:t>
      </w:r>
      <w:ins w:id="768" w:author="Miller, Harvey J." w:date="2020-08-10T14:26:00Z">
        <w:r>
          <w:t>discuss in the main text)</w:t>
        </w:r>
      </w:ins>
      <w:del w:id="769" w:author="Miller, Harvey J." w:date="2020-08-10T14:26:00Z">
        <w:r w:rsidR="00B54AFA" w:rsidDel="00135CD3">
          <w:delText>indicated in section</w:delText>
        </w:r>
      </w:del>
      <w:r w:rsidR="00B54AFA">
        <w:t xml:space="preserve"> </w:t>
      </w:r>
      <w:del w:id="770" w:author="Miller, Harvey J." w:date="2020-08-10T14:25:00Z">
        <w:r w:rsidR="00B54AFA" w:rsidDel="00135CD3">
          <w:delText>“Data and methods – Logistic function for daily transit demand change - Base value”</w:delText>
        </w:r>
        <w:r w:rsidR="00F914DE" w:rsidDel="00135CD3">
          <w:delText xml:space="preserve"> and </w:delText>
        </w:r>
        <w:r w:rsidR="007D353F" w:rsidDel="00135CD3">
          <w:delText>“Results – Base value – Population with non-physical occupations”</w:delText>
        </w:r>
        <w:r w:rsidR="00964092" w:rsidDel="00135CD3">
          <w:delText xml:space="preserve">, </w:delText>
        </w:r>
      </w:del>
      <w:r w:rsidR="00964092">
        <w:t xml:space="preserve">are a </w:t>
      </w:r>
      <w:ins w:id="771" w:author="Miller, Harvey J." w:date="2020-08-10T14:28:00Z">
        <w:r w:rsidR="00692BB0">
          <w:t xml:space="preserve">substantial </w:t>
        </w:r>
      </w:ins>
      <w:del w:id="772" w:author="Miller, Harvey J." w:date="2020-08-10T14:28:00Z">
        <w:r w:rsidR="00964092" w:rsidDel="00692BB0">
          <w:delText xml:space="preserve">major </w:delText>
        </w:r>
      </w:del>
      <w:r w:rsidR="00964092">
        <w:t xml:space="preserve">component of </w:t>
      </w:r>
      <w:del w:id="773" w:author="Miller, Harvey J." w:date="2020-08-10T14:28:00Z">
        <w:r w:rsidR="00C54BD9" w:rsidDel="00692BB0">
          <w:delText xml:space="preserve">the </w:delText>
        </w:r>
      </w:del>
      <w:r w:rsidR="00964092">
        <w:t>transit ridership</w:t>
      </w:r>
      <w:ins w:id="774" w:author="Miller, Harvey J." w:date="2020-08-10T14:28:00Z">
        <w:r w:rsidR="00692BB0">
          <w:t xml:space="preserve"> in some communities</w:t>
        </w:r>
      </w:ins>
      <w:r w:rsidR="00964092">
        <w:t xml:space="preserve">. </w:t>
      </w:r>
      <w:ins w:id="775" w:author="Miller, Harvey J." w:date="2020-08-10T14:28:00Z">
        <w:r w:rsidR="00692BB0">
          <w:t xml:space="preserve">Nationwide, </w:t>
        </w:r>
      </w:ins>
      <w:del w:id="776" w:author="Miller, Harvey J." w:date="2020-08-10T14:28:00Z">
        <w:r w:rsidR="00CA6E3F" w:rsidDel="00692BB0">
          <w:delText xml:space="preserve">According to a 2017 report, </w:delText>
        </w:r>
      </w:del>
      <w:ins w:id="777" w:author="Miller, Harvey J." w:date="2020-08-10T14:29:00Z">
        <w:r w:rsidR="00692BB0">
          <w:t>individuals</w:t>
        </w:r>
      </w:ins>
      <w:del w:id="778" w:author="Miller, Harvey J." w:date="2020-08-10T14:29:00Z">
        <w:r w:rsidR="00CA6E3F" w:rsidDel="00692BB0">
          <w:delText>po</w:delText>
        </w:r>
      </w:del>
      <w:del w:id="779" w:author="Miller, Harvey J." w:date="2020-08-10T14:28:00Z">
        <w:r w:rsidR="00CA6E3F" w:rsidDel="00692BB0">
          <w:delText>pulations</w:delText>
        </w:r>
      </w:del>
      <w:r w:rsidR="00CA6E3F">
        <w:t xml:space="preserve"> with income of $100000 or more account for 21% of all transit users, </w:t>
      </w:r>
      <w:ins w:id="780" w:author="Miller, Harvey J." w:date="2020-08-10T14:29:00Z">
        <w:r w:rsidR="00692BB0">
          <w:t xml:space="preserve">and </w:t>
        </w:r>
      </w:ins>
      <w:del w:id="781" w:author="Miller, Harvey J." w:date="2020-08-10T14:29:00Z">
        <w:r w:rsidR="00CA6E3F" w:rsidDel="00692BB0">
          <w:delText xml:space="preserve">while </w:delText>
        </w:r>
        <w:r w:rsidR="00232AB4" w:rsidDel="00692BB0">
          <w:delText xml:space="preserve">they account for </w:delText>
        </w:r>
      </w:del>
      <w:r w:rsidR="00232AB4">
        <w:t>23% of all US households</w:t>
      </w:r>
      <w:ins w:id="782" w:author="Liu, Luyu" w:date="2020-08-10T17:08:00Z">
        <w:r w:rsidR="00674C0F" w:rsidRPr="00674C0F">
          <w:t xml:space="preserve"> </w:t>
        </w:r>
        <w:r w:rsidR="00674C0F">
          <w:t xml:space="preserve">according to a 2017 survey conducted by the American Public Transportation Association (APTA) </w:t>
        </w:r>
        <w:r w:rsidR="00674C0F">
          <w:fldChar w:fldCharType="begin" w:fldLock="1"/>
        </w:r>
        <w:r w:rsidR="00674C0F">
          <w:instrText>ADDIN CSL_CITATION {"citationItems":[{"id":"ITEM-1","itemData":{"author":[{"dropping-particle":"","family":"CJI Research Corporation","given":"","non-dropping-particle":"","parse-names":false,"suffix":""},{"dropping-particle":"","family":"Clark","given":"Hugh M.","non-dropping-particle":"","parse-names":false,"suffix":""}],"id":"ITEM-1","issued":{"date-parts":[["2017"]]},"title":"Who Rides Public Transportation","type":"report"},"uris":["http://www.mendeley.com/documents/?uuid=9e4267cf-e828-4104-8e22-71c5ce352fc9"]}],"mendeley":{"formattedCitation":"[5]","plainTextFormattedCitation":"[5]"},"properties":{"noteIndex":0},"schema":"https://github.com/citation-style-language/schema/raw/master/csl-citation.json"}</w:instrText>
        </w:r>
        <w:r w:rsidR="00674C0F">
          <w:fldChar w:fldCharType="separate"/>
        </w:r>
        <w:r w:rsidR="00674C0F" w:rsidRPr="005916B2">
          <w:rPr>
            <w:noProof/>
          </w:rPr>
          <w:t>[5]</w:t>
        </w:r>
        <w:r w:rsidR="00674C0F">
          <w:fldChar w:fldCharType="end"/>
        </w:r>
      </w:ins>
      <w:ins w:id="783" w:author="Miller, Harvey J." w:date="2020-08-10T14:29:00Z">
        <w:r w:rsidR="00692BB0">
          <w:t>; this is not a large discrepancy</w:t>
        </w:r>
      </w:ins>
      <w:r w:rsidR="00232AB4">
        <w:t>.</w:t>
      </w:r>
      <w:r w:rsidR="00EE6C9F">
        <w:t xml:space="preserve"> </w:t>
      </w:r>
      <w:del w:id="784" w:author="Miller, Harvey J." w:date="2020-08-10T14:29:00Z">
        <w:r w:rsidR="00EE6C9F" w:rsidDel="00692BB0">
          <w:delText>This fact show</w:delText>
        </w:r>
        <w:r w:rsidR="003E5891" w:rsidDel="00692BB0">
          <w:delText>s</w:delText>
        </w:r>
        <w:r w:rsidR="00EE6C9F" w:rsidDel="00692BB0">
          <w:delText xml:space="preserve"> that public transit ridership is not homogeneously low-income population.</w:delText>
        </w:r>
      </w:del>
    </w:p>
    <w:p w14:paraId="0B602B34" w14:textId="77777777" w:rsidR="00692BB0" w:rsidRDefault="00692BB0">
      <w:pPr>
        <w:spacing w:before="120" w:after="120"/>
        <w:jc w:val="both"/>
        <w:rPr>
          <w:ins w:id="785" w:author="Miller, Harvey J." w:date="2020-08-10T14:31:00Z"/>
        </w:rPr>
        <w:pPrChange w:id="786" w:author="Miller, Harvey J." w:date="2020-08-10T14:31:00Z">
          <w:pPr>
            <w:pStyle w:val="ListParagraph"/>
            <w:numPr>
              <w:numId w:val="14"/>
            </w:numPr>
            <w:spacing w:before="120" w:after="120"/>
            <w:ind w:hanging="360"/>
          </w:pPr>
        </w:pPrChange>
      </w:pPr>
    </w:p>
    <w:p w14:paraId="7F3CA617" w14:textId="76B54B6E" w:rsidR="003E2110" w:rsidDel="00692BB0" w:rsidRDefault="00510E3E">
      <w:pPr>
        <w:spacing w:before="120" w:after="120"/>
        <w:jc w:val="both"/>
        <w:rPr>
          <w:del w:id="787" w:author="Miller, Harvey J." w:date="2020-08-10T14:31:00Z"/>
        </w:rPr>
        <w:pPrChange w:id="788" w:author="Miller, Harvey J." w:date="2020-08-10T14:31:00Z">
          <w:pPr>
            <w:pStyle w:val="ListParagraph"/>
            <w:numPr>
              <w:numId w:val="14"/>
            </w:numPr>
            <w:spacing w:before="120" w:after="120"/>
            <w:ind w:hanging="360"/>
          </w:pPr>
        </w:pPrChange>
      </w:pPr>
      <w:del w:id="789" w:author="Miller, Harvey J." w:date="2020-08-10T14:29:00Z">
        <w:r w:rsidDel="00692BB0">
          <w:delText xml:space="preserve">Meanwhile, according to </w:delText>
        </w:r>
      </w:del>
      <w:del w:id="790" w:author="Miller, Harvey J." w:date="2020-08-10T14:31:00Z">
        <w:r w:rsidDel="00692BB0">
          <w:delText xml:space="preserve">Brookings </w:delText>
        </w:r>
      </w:del>
      <w:del w:id="791" w:author="Miller, Harvey J." w:date="2020-08-10T14:30:00Z">
        <w:r w:rsidDel="00692BB0">
          <w:delText xml:space="preserve">analysis of transit agency, Nielsen Pop-facts 2010, the privileged </w:delText>
        </w:r>
      </w:del>
      <w:del w:id="792" w:author="Miller, Harvey J." w:date="2020-08-10T14:31:00Z">
        <w:r w:rsidDel="00692BB0">
          <w:delText xml:space="preserve">industries generally have higher share of reachable in 90 minutes via </w:delText>
        </w:r>
      </w:del>
      <w:del w:id="793" w:author="Miller, Harvey J." w:date="2020-08-10T14:30:00Z">
        <w:r w:rsidDel="00692BB0">
          <w:delText>Transit</w:delText>
        </w:r>
      </w:del>
      <w:del w:id="794" w:author="Miller, Harvey J." w:date="2020-08-10T14:31:00Z">
        <w:r w:rsidDel="00692BB0">
          <w:delText xml:space="preserve"> in 100 Metropolitan Areas</w:delText>
        </w:r>
        <w:r w:rsidR="00064C52" w:rsidDel="00692BB0">
          <w:delText xml:space="preserve"> </w:delText>
        </w:r>
        <w:r w:rsidR="00064C52" w:rsidDel="00692BB0">
          <w:fldChar w:fldCharType="begin" w:fldLock="1"/>
        </w:r>
        <w:r w:rsidR="00B3593C" w:rsidDel="00692BB0">
          <w:delInstrText>ADDIN CSL_CITATION {"citationItems":[{"id":"ITEM-1","itemData":{"author":[{"dropping-particle":"","family":"Tomer","given":"Adie","non-dropping-particle":"","parse-names":false,"suffix":""}],"id":"ITEM-1","issued":{"date-parts":[["2012"]]},"publisher":"Metropolitan Policy Program at Brookings","title":"Where the Jobs Are: Employer Access to Labor by Transit","type":"book"},"uris":["http://www.mendeley.com/documents/?uuid=ce02db77-c70b-4e66-b3e1-0a67d7218e54"]}],"mendeley":{"formattedCitation":"[5]","plainTextFormattedCitation":"[5]","previouslyFormattedCitation":"[5]"},"properties":{"noteIndex":0},"schema":"https://github.com/citation-style-language/schema/raw/master/csl-citation.json"}</w:delInstrText>
        </w:r>
        <w:r w:rsidR="00064C52" w:rsidDel="00692BB0">
          <w:fldChar w:fldCharType="separate"/>
        </w:r>
        <w:r w:rsidR="00B3593C" w:rsidRPr="00B3593C" w:rsidDel="00692BB0">
          <w:rPr>
            <w:noProof/>
          </w:rPr>
          <w:delText>[5]</w:delText>
        </w:r>
        <w:r w:rsidR="00064C52" w:rsidDel="00692BB0">
          <w:fldChar w:fldCharType="end"/>
        </w:r>
        <w:r w:rsidDel="00692BB0">
          <w:delText>.</w:delText>
        </w:r>
        <w:r w:rsidR="00064C52" w:rsidDel="00692BB0">
          <w:delText xml:space="preserve"> This</w:delText>
        </w:r>
        <w:r w:rsidR="00430388" w:rsidDel="00692BB0">
          <w:delText xml:space="preserve"> moreover shows</w:delText>
        </w:r>
        <w:r w:rsidR="00064C52" w:rsidDel="00692BB0">
          <w:delText xml:space="preserve"> that these industries have natural advantage of accessibility over other industries</w:delText>
        </w:r>
        <w:r w:rsidR="00504CDA" w:rsidRPr="00504CDA" w:rsidDel="00692BB0">
          <w:delText xml:space="preserve"> </w:delText>
        </w:r>
        <w:r w:rsidR="00504CDA" w:rsidDel="00692BB0">
          <w:delText>in the urban areas</w:delText>
        </w:r>
        <w:r w:rsidR="00064C52" w:rsidDel="00692BB0">
          <w:delText xml:space="preserve">. This could be </w:delText>
        </w:r>
        <w:r w:rsidR="00BD14BA" w:rsidDel="00692BB0">
          <w:delText xml:space="preserve">a </w:delText>
        </w:r>
        <w:r w:rsidR="00064C52" w:rsidDel="00692BB0">
          <w:delText xml:space="preserve">reason why </w:delText>
        </w:r>
        <w:r w:rsidR="00E00F88" w:rsidDel="00692BB0">
          <w:delText xml:space="preserve">the </w:delText>
        </w:r>
        <w:r w:rsidR="00EF5EEE" w:rsidDel="00692BB0">
          <w:delText xml:space="preserve">employees of </w:delText>
        </w:r>
        <w:r w:rsidR="00245E73" w:rsidDel="00692BB0">
          <w:delText xml:space="preserve">the </w:delText>
        </w:r>
        <w:r w:rsidR="00E00F88" w:rsidDel="00692BB0">
          <w:delText xml:space="preserve">mentioned industries </w:delText>
        </w:r>
        <w:r w:rsidR="00E458A7" w:rsidDel="00692BB0">
          <w:delText>are not a trivial factor.</w:delText>
        </w:r>
      </w:del>
    </w:p>
    <w:p w14:paraId="54BCC6A0" w14:textId="1561E6BA" w:rsidR="00E35B41" w:rsidRDefault="00692BB0">
      <w:pPr>
        <w:spacing w:before="120" w:after="120"/>
        <w:jc w:val="both"/>
        <w:pPrChange w:id="795" w:author="Miller, Harvey J." w:date="2020-08-10T14:31:00Z">
          <w:pPr>
            <w:pStyle w:val="ListParagraph"/>
            <w:numPr>
              <w:numId w:val="14"/>
            </w:numPr>
            <w:spacing w:before="120" w:after="120"/>
            <w:ind w:hanging="360"/>
          </w:pPr>
        </w:pPrChange>
      </w:pPr>
      <w:ins w:id="796" w:author="Miller, Harvey J." w:date="2020-08-10T14:31:00Z">
        <w:r>
          <w:t>Ou</w:t>
        </w:r>
      </w:ins>
      <w:ins w:id="797" w:author="Miller, Harvey J." w:date="2020-08-10T14:32:00Z">
        <w:r>
          <w:t>r e</w:t>
        </w:r>
      </w:ins>
      <w:del w:id="798" w:author="Miller, Harvey J." w:date="2020-08-10T14:31:00Z">
        <w:r w:rsidR="00E35B41" w:rsidDel="00692BB0">
          <w:delText>E</w:delText>
        </w:r>
      </w:del>
      <w:r w:rsidR="00E35B41">
        <w:t xml:space="preserve">mpirical results support the assumption. If the privileged </w:t>
      </w:r>
      <w:r w:rsidR="002F012A">
        <w:t xml:space="preserve">“choice riders” are indeed </w:t>
      </w:r>
      <w:r w:rsidR="003020B8">
        <w:t xml:space="preserve">very few, </w:t>
      </w:r>
      <w:ins w:id="799" w:author="Miller, Harvey J." w:date="2020-08-10T14:32:00Z">
        <w:r>
          <w:t xml:space="preserve">our </w:t>
        </w:r>
      </w:ins>
      <w:del w:id="800" w:author="Miller, Harvey J." w:date="2020-08-10T14:32:00Z">
        <w:r w:rsidR="003020B8" w:rsidDel="00692BB0">
          <w:delText xml:space="preserve">the </w:delText>
        </w:r>
      </w:del>
      <w:r w:rsidR="003020B8">
        <w:t xml:space="preserve">regression analysis should not </w:t>
      </w:r>
      <w:ins w:id="801" w:author="Miller, Harvey J." w:date="2020-08-10T14:32:00Z">
        <w:r>
          <w:t>indicate</w:t>
        </w:r>
      </w:ins>
      <w:del w:id="802" w:author="Miller, Harvey J." w:date="2020-08-10T14:32:00Z">
        <w:r w:rsidR="003020B8" w:rsidDel="00692BB0">
          <w:delText>see a</w:delText>
        </w:r>
      </w:del>
      <w:r w:rsidR="003020B8">
        <w:t xml:space="preserve"> </w:t>
      </w:r>
      <w:ins w:id="803" w:author="Miller, Harvey J." w:date="2020-08-10T14:32:00Z">
        <w:r>
          <w:t xml:space="preserve">a </w:t>
        </w:r>
      </w:ins>
      <w:r w:rsidR="00E83AA4">
        <w:t xml:space="preserve">significant </w:t>
      </w:r>
      <w:del w:id="804" w:author="Miller, Harvey J." w:date="2020-08-10T14:32:00Z">
        <w:r w:rsidR="00E83AA4" w:rsidDel="00692BB0">
          <w:delText xml:space="preserve">regression </w:delText>
        </w:r>
      </w:del>
      <w:ins w:id="805" w:author="Miller, Harvey J." w:date="2020-08-10T14:32:00Z">
        <w:r>
          <w:t xml:space="preserve">association </w:t>
        </w:r>
      </w:ins>
      <w:r w:rsidR="00E83AA4">
        <w:t xml:space="preserve">between the </w:t>
      </w:r>
      <w:del w:id="806" w:author="Miller, Harvey J." w:date="2020-08-10T14:32:00Z">
        <w:r w:rsidR="00E83AA4" w:rsidDel="00692BB0">
          <w:delText>floor</w:delText>
        </w:r>
      </w:del>
      <w:r w:rsidR="00E83AA4">
        <w:t xml:space="preserve">/base value and the ratio of </w:t>
      </w:r>
      <w:del w:id="807" w:author="Miller, Harvey J." w:date="2020-08-10T14:32:00Z">
        <w:r w:rsidR="00E83AA4" w:rsidDel="00692BB0">
          <w:delText>“</w:delText>
        </w:r>
      </w:del>
      <w:r w:rsidR="00E83AA4">
        <w:t>choice rider</w:t>
      </w:r>
      <w:ins w:id="808" w:author="Miller, Harvey J." w:date="2020-08-10T14:32:00Z">
        <w:r>
          <w:t>s</w:t>
        </w:r>
      </w:ins>
      <w:del w:id="809" w:author="Miller, Harvey J." w:date="2020-08-10T14:32:00Z">
        <w:r w:rsidR="00E83AA4" w:rsidDel="00692BB0">
          <w:delText>”</w:delText>
        </w:r>
      </w:del>
      <w:r w:rsidR="00E83AA4">
        <w:t>.</w:t>
      </w:r>
    </w:p>
    <w:p w14:paraId="691CD525" w14:textId="77777777" w:rsidR="00E35B41" w:rsidRDefault="00E35B41">
      <w:pPr>
        <w:spacing w:before="120" w:after="120"/>
        <w:jc w:val="both"/>
        <w:pPrChange w:id="810" w:author="Miller, Harvey J." w:date="2020-08-10T11:56:00Z">
          <w:pPr>
            <w:spacing w:before="120" w:after="120"/>
          </w:pPr>
        </w:pPrChange>
      </w:pPr>
    </w:p>
    <w:p w14:paraId="1229D14C" w14:textId="5D812A6C" w:rsidR="00AB39E8" w:rsidRDefault="00D935CD">
      <w:pPr>
        <w:spacing w:before="120" w:after="120"/>
        <w:jc w:val="both"/>
        <w:pPrChange w:id="811" w:author="Miller, Harvey J." w:date="2020-08-10T11:56:00Z">
          <w:pPr>
            <w:spacing w:before="120" w:after="120"/>
          </w:pPr>
        </w:pPrChange>
      </w:pPr>
      <w:r w:rsidRPr="00E77A86">
        <w:rPr>
          <w:b/>
        </w:rPr>
        <w:t>Homelessness</w:t>
      </w:r>
      <w:r>
        <w:t xml:space="preserve">. </w:t>
      </w:r>
      <w:ins w:id="812" w:author="Miller, Harvey J." w:date="2020-08-10T14:32:00Z">
        <w:r w:rsidR="00692BB0">
          <w:t>To test this, w</w:t>
        </w:r>
      </w:ins>
      <w:del w:id="813" w:author="Miller, Harvey J." w:date="2020-08-10T14:32:00Z">
        <w:r w:rsidR="00E77A86" w:rsidDel="00692BB0">
          <w:delText>W</w:delText>
        </w:r>
      </w:del>
      <w:r w:rsidR="00E77A86">
        <w:t xml:space="preserve">e </w:t>
      </w:r>
      <w:del w:id="814" w:author="Miller, Harvey J." w:date="2020-08-10T14:33:00Z">
        <w:r w:rsidR="00E77A86" w:rsidDel="00692BB0">
          <w:delText xml:space="preserve">first </w:delText>
        </w:r>
      </w:del>
      <w:r w:rsidR="00E77A86">
        <w:t xml:space="preserve">collected the homeless population data from </w:t>
      </w:r>
      <w:r w:rsidR="007D6427">
        <w:t xml:space="preserve">National Alliance to End Homelessness </w:t>
      </w:r>
      <w:r w:rsidR="007D0A81">
        <w:fldChar w:fldCharType="begin" w:fldLock="1"/>
      </w:r>
      <w:r w:rsidR="00B3593C">
        <w:instrText>ADDIN CSL_CITATION {"citationItems":[{"id":"ITEM-1","itemData":{"URL":"https://endhomelessness.org/homelessness-in-america/homelessness-statistics/state-of-homelessness-dashboards/","accessed":{"date-parts":[["2020","7","26"]]},"author":[{"dropping-particle":"","family":"National Alliance to End Homelessness","given":"","non-dropping-particle":"","parse-names":false,"suffix":""}],"id":"ITEM-1","issued":{"date-parts":[["2020"]]},"title":"SOH: State and CoC Dashboards","type":"webpage"},"uris":["http://www.mendeley.com/documents/?uuid=846d8d83-9386-4834-9b5c-c89296d19106"]}],"mendeley":{"formattedCitation":"[6]","plainTextFormattedCitation":"[6]","previouslyFormattedCitation":"[6]"},"properties":{"noteIndex":0},"schema":"https://github.com/citation-style-language/schema/raw/master/csl-citation.json"}</w:instrText>
      </w:r>
      <w:r w:rsidR="007D0A81">
        <w:fldChar w:fldCharType="separate"/>
      </w:r>
      <w:r w:rsidR="00B3593C" w:rsidRPr="00B3593C">
        <w:rPr>
          <w:noProof/>
        </w:rPr>
        <w:t>[6]</w:t>
      </w:r>
      <w:r w:rsidR="007D0A81">
        <w:fldChar w:fldCharType="end"/>
      </w:r>
      <w:r w:rsidR="007D0A81">
        <w:t xml:space="preserve"> and conducted correlation and regression analysis between the </w:t>
      </w:r>
      <w:del w:id="815" w:author="Miller, Harvey J." w:date="2020-08-10T14:33:00Z">
        <w:r w:rsidR="007D0A81" w:rsidDel="00692BB0">
          <w:delText>floor/</w:delText>
        </w:r>
      </w:del>
      <w:r w:rsidR="007D0A81">
        <w:t xml:space="preserve">base value </w:t>
      </w:r>
      <w:ins w:id="816" w:author="Liu, Luyu" w:date="2020-08-10T17:13:00Z">
        <w:r w:rsidR="00674C0F">
          <w:t xml:space="preserve">(floor value in the original draft) </w:t>
        </w:r>
      </w:ins>
      <w:r w:rsidR="007D0A81">
        <w:t xml:space="preserve">and the factor “Homeless per 10000 people in the general population”. </w:t>
      </w:r>
      <w:r w:rsidR="005A216A">
        <w:fldChar w:fldCharType="begin"/>
      </w:r>
      <w:r w:rsidR="005A216A">
        <w:instrText xml:space="preserve"> REF _Ref46694256 \h </w:instrText>
      </w:r>
      <w:r w:rsidR="008550D1">
        <w:instrText xml:space="preserve"> \* MERGEFORMAT </w:instrText>
      </w:r>
      <w:r w:rsidR="005A216A">
        <w:fldChar w:fldCharType="separate"/>
      </w:r>
      <w:r w:rsidR="005A216A">
        <w:t>Picture 4</w:t>
      </w:r>
      <w:r w:rsidR="005A216A">
        <w:fldChar w:fldCharType="end"/>
      </w:r>
      <w:r w:rsidR="005A216A">
        <w:t xml:space="preserve"> </w:t>
      </w:r>
      <w:r w:rsidR="00A8213D">
        <w:t xml:space="preserve">is the scatter point between the </w:t>
      </w:r>
      <w:del w:id="817" w:author="Miller, Harvey J." w:date="2020-08-10T14:33:00Z">
        <w:r w:rsidR="00A8213D" w:rsidDel="00692BB0">
          <w:delText>floor/</w:delText>
        </w:r>
      </w:del>
      <w:r w:rsidR="00A8213D">
        <w:t xml:space="preserve">base value and the number of homeless people per 10000 people. Although it is statistically significant, the coefficient is less than 0, which means the more homeless people, the </w:t>
      </w:r>
      <w:ins w:id="818" w:author="Miller, Harvey J." w:date="2020-08-10T14:35:00Z">
        <w:r w:rsidR="00692BB0">
          <w:t xml:space="preserve">fewer </w:t>
        </w:r>
      </w:ins>
      <w:del w:id="819" w:author="Miller, Harvey J." w:date="2020-08-10T14:35:00Z">
        <w:r w:rsidR="00A8213D" w:rsidDel="00692BB0">
          <w:delText xml:space="preserve">less </w:delText>
        </w:r>
      </w:del>
      <w:r w:rsidR="00A8213D">
        <w:t xml:space="preserve">people will continue to use transit during the pandemic. This is contradicting to the assumption that </w:t>
      </w:r>
      <w:ins w:id="820" w:author="Miller, Harvey J." w:date="2020-08-10T14:35:00Z">
        <w:r w:rsidR="00692BB0">
          <w:t xml:space="preserve">the number of </w:t>
        </w:r>
      </w:ins>
      <w:r w:rsidR="00A8213D">
        <w:t xml:space="preserve">homeless people is a significant factor for the transit decline. </w:t>
      </w:r>
    </w:p>
    <w:p w14:paraId="694F16D1" w14:textId="77777777" w:rsidR="004029CE" w:rsidRDefault="001D6F1A">
      <w:pPr>
        <w:spacing w:before="120" w:after="120"/>
        <w:jc w:val="both"/>
        <w:pPrChange w:id="821" w:author="Miller, Harvey J." w:date="2020-08-10T11:56:00Z">
          <w:pPr>
            <w:spacing w:before="120" w:after="120"/>
            <w:jc w:val="center"/>
          </w:pPr>
        </w:pPrChange>
      </w:pPr>
      <w:r>
        <w:rPr>
          <w:noProof/>
        </w:rPr>
        <w:lastRenderedPageBreak/>
        <w:drawing>
          <wp:inline distT="0" distB="0" distL="0" distR="0" wp14:anchorId="6B086FA4" wp14:editId="28B5F385">
            <wp:extent cx="4019266" cy="3914775"/>
            <wp:effectExtent l="0" t="0" r="635" b="9525"/>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1A2B3156" w14:textId="09BC5BDB" w:rsidR="001D6F1A" w:rsidRDefault="004029CE">
      <w:pPr>
        <w:spacing w:before="120" w:after="120"/>
        <w:jc w:val="both"/>
        <w:pPrChange w:id="822" w:author="Miller, Harvey J." w:date="2020-08-10T11:56:00Z">
          <w:pPr>
            <w:spacing w:before="120" w:after="120"/>
            <w:jc w:val="center"/>
          </w:pPr>
        </w:pPrChange>
      </w:pPr>
      <w:bookmarkStart w:id="823" w:name="_Ref46694256"/>
      <w:r>
        <w:t xml:space="preserve">Picture </w:t>
      </w:r>
      <w:fldSimple w:instr=" SEQ Picture \* ARABIC ">
        <w:r w:rsidR="00035242">
          <w:rPr>
            <w:noProof/>
          </w:rPr>
          <w:t>4</w:t>
        </w:r>
      </w:fldSimple>
      <w:bookmarkEnd w:id="823"/>
      <w:r>
        <w:t xml:space="preserve">: scatter point plot between </w:t>
      </w:r>
      <w:del w:id="824" w:author="Liu, Luyu" w:date="2020-08-10T17:14:00Z">
        <w:r w:rsidDel="00163EC1">
          <w:delText>floor/</w:delText>
        </w:r>
      </w:del>
      <w:r>
        <w:t>base value and homeless per 10000 people.</w:t>
      </w:r>
    </w:p>
    <w:p w14:paraId="061068D1" w14:textId="166216BE" w:rsidR="00AB39E8" w:rsidRDefault="00DF2306">
      <w:pPr>
        <w:spacing w:before="120" w:after="120"/>
        <w:ind w:firstLine="720"/>
        <w:jc w:val="both"/>
        <w:pPrChange w:id="825" w:author="Miller, Harvey J." w:date="2020-08-10T11:56:00Z">
          <w:pPr>
            <w:spacing w:before="120" w:after="120"/>
            <w:ind w:firstLine="720"/>
          </w:pPr>
        </w:pPrChange>
      </w:pPr>
      <w:r>
        <w:t xml:space="preserve">Meanwhile, several statistics also show that homeless people are not a major component of transit ridership. For example, in the New York City, one of the cities with highest homeless ratio, numerous local news and city data reported that there are 2000 – 3000 homeless people relied on subway system daily </w:t>
      </w:r>
      <w:r w:rsidR="00A747BF">
        <w:fldChar w:fldCharType="begin" w:fldLock="1"/>
      </w:r>
      <w:r w:rsidR="00B3593C">
        <w:instrText>ADDIN CSL_CITATION {"citationItems":[{"id":"ITEM-1","itemData":{"URL":"https://ny.curbed.com/2020/5/18/21258779/nyc-homeless-subway-closures-trains-unsheltered","accessed":{"date-parts":[["2020","7","26"]]},"author":[{"dropping-particle":"","family":"Ricciulli","given":"Valeria","non-dropping-particle":"","parse-names":false,"suffix":""}],"id":"ITEM-1","issued":{"date-parts":[["2020"]]},"title":"When the NYC subway is your home—and you’re evicted every night","type":"webpage"},"uris":["http://www.mendeley.com/documents/?uuid=c70ee7ae-d25e-4f2f-8e93-242c3f3c539b"]},{"id":"ITEM-2","itemData":{"URL":"https://www.nydailynews.com/coronavirus/ny-coronavirus-homeless-population-subway-fires-mta-20200421-vr26xwjowzce7hrpimfghrdxxy-story.html","accessed":{"date-parts":[["2020","7","23"]]},"author":[{"dropping-particle":"","family":"Guse","given":"Clayton","non-dropping-particle":"","parse-names":false,"suffix":""}],"container-title":"New York Daily News","id":"ITEM-2","issued":{"date-parts":[["2020"]]},"title":"NYC homeless turn to subway during coronavirus crisis","type":"webpage"},"uris":["http://www.mendeley.com/documents/?uuid=f08f2967-14b8-4ee4-aed9-3422429a19d1"]}],"mendeley":{"formattedCitation":"[7,8]","plainTextFormattedCitation":"[7,8]","previouslyFormattedCitation":"[7,8]"},"properties":{"noteIndex":0},"schema":"https://github.com/citation-style-language/schema/raw/master/csl-citation.json"}</w:instrText>
      </w:r>
      <w:r w:rsidR="00A747BF">
        <w:fldChar w:fldCharType="separate"/>
      </w:r>
      <w:r w:rsidR="00B3593C" w:rsidRPr="00B3593C">
        <w:rPr>
          <w:noProof/>
        </w:rPr>
        <w:t>[7,8]</w:t>
      </w:r>
      <w:r w:rsidR="00A747BF">
        <w:fldChar w:fldCharType="end"/>
      </w:r>
      <w:r>
        <w:t xml:space="preserve">. NYC subway’s average workday ridership in 2018 </w:t>
      </w:r>
      <w:ins w:id="826" w:author="Miller, Harvey J." w:date="2020-08-10T14:35:00Z">
        <w:r w:rsidR="00692BB0">
          <w:t>wa</w:t>
        </w:r>
      </w:ins>
      <w:del w:id="827" w:author="Miller, Harvey J." w:date="2020-08-10T14:35:00Z">
        <w:r w:rsidDel="00692BB0">
          <w:delText>i</w:delText>
        </w:r>
      </w:del>
      <w:r>
        <w:t>s 4</w:t>
      </w:r>
      <w:ins w:id="828" w:author="Miller, Harvey J." w:date="2020-08-10T14:35:00Z">
        <w:r w:rsidR="00692BB0">
          <w:t>,</w:t>
        </w:r>
      </w:ins>
      <w:r>
        <w:t>602</w:t>
      </w:r>
      <w:ins w:id="829" w:author="Miller, Harvey J." w:date="2020-08-10T14:35:00Z">
        <w:r w:rsidR="00692BB0">
          <w:t>,</w:t>
        </w:r>
      </w:ins>
      <w:r>
        <w:t xml:space="preserve">905; the average daily ridership from March to May 2020 </w:t>
      </w:r>
      <w:ins w:id="830" w:author="Miller, Harvey J." w:date="2020-08-10T14:36:00Z">
        <w:r w:rsidR="00692BB0">
          <w:t>wa</w:t>
        </w:r>
      </w:ins>
      <w:del w:id="831" w:author="Miller, Harvey J." w:date="2020-08-10T14:36:00Z">
        <w:r w:rsidDel="00692BB0">
          <w:delText>i</w:delText>
        </w:r>
      </w:del>
      <w:r>
        <w:t>s 1</w:t>
      </w:r>
      <w:ins w:id="832" w:author="Miller, Harvey J." w:date="2020-08-10T14:35:00Z">
        <w:r w:rsidR="00692BB0">
          <w:t>,</w:t>
        </w:r>
      </w:ins>
      <w:r>
        <w:t>094</w:t>
      </w:r>
      <w:ins w:id="833" w:author="Miller, Harvey J." w:date="2020-08-10T14:35:00Z">
        <w:r w:rsidR="00692BB0">
          <w:t>,</w:t>
        </w:r>
      </w:ins>
      <w:r>
        <w:t>822.</w:t>
      </w:r>
      <w:r w:rsidR="00CF5C86">
        <w:t xml:space="preserve"> </w:t>
      </w:r>
      <w:r w:rsidR="00CF5C86">
        <w:rPr>
          <w:rFonts w:hint="eastAsia"/>
        </w:rPr>
        <w:t>Therefore</w:t>
      </w:r>
      <w:r w:rsidR="00CF5C86">
        <w:t>, the ratio of homeless ridership is not a significant factor in the total transit ridership.</w:t>
      </w:r>
    </w:p>
    <w:p w14:paraId="3E91D2B9" w14:textId="77777777" w:rsidR="00CF5C86" w:rsidRDefault="00CF5C86">
      <w:pPr>
        <w:spacing w:before="120" w:after="120"/>
        <w:ind w:firstLine="720"/>
        <w:jc w:val="both"/>
        <w:pPrChange w:id="834" w:author="Miller, Harvey J." w:date="2020-08-10T11:56:00Z">
          <w:pPr>
            <w:spacing w:before="120" w:after="120"/>
            <w:ind w:firstLine="720"/>
          </w:pPr>
        </w:pPrChange>
      </w:pPr>
    </w:p>
    <w:p w14:paraId="7B4DD0E8" w14:textId="77777777" w:rsidR="009D714B" w:rsidRDefault="00CE39F5">
      <w:pPr>
        <w:spacing w:before="120" w:after="120"/>
        <w:jc w:val="both"/>
        <w:pPrChange w:id="835" w:author="Miller, Harvey J." w:date="2020-08-10T11:56:00Z">
          <w:pPr>
            <w:spacing w:before="120" w:after="120"/>
          </w:pPr>
        </w:pPrChange>
      </w:pPr>
      <w:r w:rsidRPr="0008482F">
        <w:br/>
        <w:t xml:space="preserve">4. Provide more details. Throughout the paper, the authors claimed that the Transit app is a widely used app. The only statements related to this is in lines 99-101—“the app covers over 200 cities </w:t>
      </w:r>
      <w:r w:rsidR="00CE22E7" w:rsidRPr="0008482F">
        <w:t>around</w:t>
      </w:r>
      <w:r w:rsidRPr="0008482F">
        <w:t xml:space="preserve"> the world with … download on…” This is insufficient to back up the point that it is a widely used app, and thus leading me to question the representativeness of the data. As the study area is the US, so the authors should provide more details about the user coverage and usage stats (ideally some comparisons with other competitors for showing its market share) to define how “wide</w:t>
      </w:r>
      <w:r w:rsidR="00FC671D">
        <w:t>ly” it is being used in the US.</w:t>
      </w:r>
    </w:p>
    <w:p w14:paraId="73543BFB" w14:textId="77777777" w:rsidR="009D714B" w:rsidRDefault="009D714B">
      <w:pPr>
        <w:spacing w:before="120" w:after="120"/>
        <w:jc w:val="both"/>
        <w:pPrChange w:id="836" w:author="Miller, Harvey J." w:date="2020-08-10T11:56:00Z">
          <w:pPr>
            <w:spacing w:before="120" w:after="120"/>
          </w:pPr>
        </w:pPrChange>
      </w:pPr>
      <w:r w:rsidRPr="00FC671D">
        <w:rPr>
          <w:b/>
        </w:rPr>
        <w:t>Response</w:t>
      </w:r>
      <w:r>
        <w:t xml:space="preserve">: </w:t>
      </w:r>
      <w:r w:rsidR="00130CBD">
        <w:t xml:space="preserve">this is a good question. We added corresponding explanations in </w:t>
      </w:r>
      <w:r w:rsidR="00130CBD" w:rsidRPr="00692BB0">
        <w:rPr>
          <w:rPrChange w:id="837" w:author="Miller, Harvey J." w:date="2020-08-10T14:36:00Z">
            <w:rPr>
              <w:u w:val="single"/>
            </w:rPr>
          </w:rPrChange>
        </w:rPr>
        <w:t xml:space="preserve">section </w:t>
      </w:r>
      <w:r w:rsidR="00A62244">
        <w:rPr>
          <w:u w:val="single"/>
        </w:rPr>
        <w:t>“</w:t>
      </w:r>
      <w:r w:rsidR="00100274">
        <w:rPr>
          <w:u w:val="single"/>
        </w:rPr>
        <w:t xml:space="preserve">Data and methods - </w:t>
      </w:r>
      <w:r w:rsidR="00130CBD" w:rsidRPr="00130CBD">
        <w:rPr>
          <w:u w:val="single"/>
        </w:rPr>
        <w:t>Data sources – Transit demand</w:t>
      </w:r>
      <w:r w:rsidR="00A62244">
        <w:rPr>
          <w:u w:val="single"/>
        </w:rPr>
        <w:t>”</w:t>
      </w:r>
      <w:r w:rsidR="007E7580">
        <w:rPr>
          <w:u w:val="single"/>
        </w:rPr>
        <w:t>.</w:t>
      </w:r>
      <w:r w:rsidR="002D0A36">
        <w:t xml:space="preserve"> Here are some statistics that support the Transit app having a large user base and wide</w:t>
      </w:r>
      <w:r w:rsidR="0097299C">
        <w:t xml:space="preserve"> coverage</w:t>
      </w:r>
      <w:r w:rsidR="002D0A36">
        <w:t>:</w:t>
      </w:r>
    </w:p>
    <w:p w14:paraId="018DF503" w14:textId="77777777" w:rsidR="00EE1F31" w:rsidRDefault="002D0A36">
      <w:pPr>
        <w:pStyle w:val="ListParagraph"/>
        <w:numPr>
          <w:ilvl w:val="0"/>
          <w:numId w:val="18"/>
        </w:numPr>
        <w:spacing w:before="120" w:after="120"/>
        <w:jc w:val="both"/>
        <w:pPrChange w:id="838" w:author="Miller, Harvey J." w:date="2020-08-10T11:56:00Z">
          <w:pPr>
            <w:pStyle w:val="ListParagraph"/>
            <w:numPr>
              <w:numId w:val="18"/>
            </w:numPr>
            <w:spacing w:before="120" w:after="120"/>
            <w:ind w:hanging="360"/>
          </w:pPr>
        </w:pPrChange>
      </w:pPr>
      <w:r>
        <w:t xml:space="preserve">Transit app’s </w:t>
      </w:r>
      <w:r w:rsidR="00035242">
        <w:t xml:space="preserve">wide </w:t>
      </w:r>
      <w:r w:rsidR="00BB5DCF">
        <w:t xml:space="preserve">coverage. </w:t>
      </w:r>
    </w:p>
    <w:p w14:paraId="3DFD2C10" w14:textId="596E6FE6" w:rsidR="002D0A36" w:rsidRDefault="00BB5DCF">
      <w:pPr>
        <w:spacing w:before="120" w:after="120"/>
        <w:ind w:left="360"/>
        <w:jc w:val="both"/>
        <w:pPrChange w:id="839" w:author="Miller, Harvey J." w:date="2020-08-10T11:56:00Z">
          <w:pPr>
            <w:spacing w:before="120" w:after="120"/>
            <w:ind w:left="360"/>
          </w:pPr>
        </w:pPrChange>
      </w:pPr>
      <w:r>
        <w:lastRenderedPageBreak/>
        <w:t xml:space="preserve">As we mentioned in the </w:t>
      </w:r>
      <w:r w:rsidRPr="00EE1F31">
        <w:rPr>
          <w:u w:val="single"/>
        </w:rPr>
        <w:t>same section, paragraph 3</w:t>
      </w:r>
      <w:r>
        <w:t xml:space="preserve">: according to the daily transit demand data, the studied areas include 63 unique metro areas + 7 state-level/cross-county transit </w:t>
      </w:r>
      <w:r w:rsidR="0097299C">
        <w:t xml:space="preserve">systems. </w:t>
      </w:r>
      <w:r w:rsidR="00035242">
        <w:fldChar w:fldCharType="begin"/>
      </w:r>
      <w:r w:rsidR="00035242">
        <w:instrText xml:space="preserve"> REF _Ref47365642 \h </w:instrText>
      </w:r>
      <w:r w:rsidR="008550D1">
        <w:instrText xml:space="preserve"> \* MERGEFORMAT </w:instrText>
      </w:r>
      <w:r w:rsidR="00035242">
        <w:fldChar w:fldCharType="separate"/>
      </w:r>
      <w:r w:rsidR="00035242">
        <w:t xml:space="preserve">Picture </w:t>
      </w:r>
      <w:r w:rsidR="00035242">
        <w:rPr>
          <w:noProof/>
        </w:rPr>
        <w:t>5</w:t>
      </w:r>
      <w:r w:rsidR="00035242">
        <w:fldChar w:fldCharType="end"/>
      </w:r>
      <w:r w:rsidR="00035242">
        <w:t xml:space="preserve"> shows that the Transit app has a very wide coverage over almost </w:t>
      </w:r>
      <w:r w:rsidR="0000241C">
        <w:t>every major city</w:t>
      </w:r>
      <w:r w:rsidR="00035242">
        <w:t xml:space="preserve"> with transit systems</w:t>
      </w:r>
      <w:r w:rsidR="00F86DD9">
        <w:t xml:space="preserve"> across the </w:t>
      </w:r>
      <w:del w:id="840" w:author="Miller, Harvey J." w:date="2020-08-10T14:36:00Z">
        <w:r w:rsidR="00F86DD9" w:rsidDel="00692BB0">
          <w:delText xml:space="preserve">whole </w:delText>
        </w:r>
      </w:del>
      <w:r w:rsidR="00F86DD9">
        <w:t>United States</w:t>
      </w:r>
      <w:ins w:id="841" w:author="Miller, Harvey J." w:date="2020-08-10T14:37:00Z">
        <w:r w:rsidR="00692BB0">
          <w:t xml:space="preserve"> </w:t>
        </w:r>
      </w:ins>
      <w:del w:id="842" w:author="Miller, Harvey J." w:date="2020-08-10T14:37:00Z">
        <w:r w:rsidR="00035242" w:rsidDel="00692BB0">
          <w:delText>.</w:delText>
        </w:r>
      </w:del>
      <w:del w:id="843" w:author="Miller, Harvey J." w:date="2020-08-10T14:36:00Z">
        <w:r w:rsidR="00035242" w:rsidDel="00692BB0">
          <w:delText xml:space="preserve"> Moreover, the official introduction documentation of the Transit app on the Google Play Store page has </w:delText>
        </w:r>
        <w:r w:rsidR="00FF2AAB" w:rsidDel="00692BB0">
          <w:delText xml:space="preserve">a </w:delText>
        </w:r>
        <w:r w:rsidR="00035242" w:rsidDel="00692BB0">
          <w:delText>full list of all transit systems that Transit app supports</w:delText>
        </w:r>
        <w:r w:rsidR="0000241C" w:rsidDel="00692BB0">
          <w:delText xml:space="preserve"> </w:delText>
        </w:r>
      </w:del>
      <w:r w:rsidR="0000241C">
        <w:fldChar w:fldCharType="begin" w:fldLock="1"/>
      </w:r>
      <w:r w:rsidR="006E7107">
        <w:instrText>ADDIN CSL_CITATION {"citationItems":[{"id":"ITEM-1","itemData":{"URL":"https://play.google.com/store/apps/details?id=com.thetransitapp.droid&amp;hl=en_US","accessed":{"date-parts":[["2020","2","4"]]},"author":[{"dropping-particle":"","family":"Transit app","given":"","non-dropping-particle":"","parse-names":false,"suffix":""}],"id":"ITEM-1","issued":{"date-parts":[["2020"]]},"title":"Transit • Bus &amp; Subway Times","type":"webpage"},"uris":["http://www.mendeley.com/documents/?uuid=bc974582-5fc6-4907-b37e-b1904cc85928"]}],"mendeley":{"formattedCitation":"[9]","plainTextFormattedCitation":"[9]","previouslyFormattedCitation":"[9]"},"properties":{"noteIndex":0},"schema":"https://github.com/citation-style-language/schema/raw/master/csl-citation.json"}</w:instrText>
      </w:r>
      <w:r w:rsidR="0000241C">
        <w:fldChar w:fldCharType="separate"/>
      </w:r>
      <w:r w:rsidR="0000241C" w:rsidRPr="0000241C">
        <w:rPr>
          <w:noProof/>
        </w:rPr>
        <w:t>[9]</w:t>
      </w:r>
      <w:r w:rsidR="0000241C">
        <w:fldChar w:fldCharType="end"/>
      </w:r>
      <w:r w:rsidR="00035242">
        <w:t xml:space="preserve">. </w:t>
      </w:r>
      <w:del w:id="844" w:author="Miller, Harvey J." w:date="2020-08-10T14:37:00Z">
        <w:r w:rsidR="00FF2AAB" w:rsidDel="00692BB0">
          <w:delText>From these information, we can conclude that Transit app</w:delText>
        </w:r>
        <w:r w:rsidR="00843902" w:rsidDel="00692BB0">
          <w:delText xml:space="preserve"> has a very high spatial coverage</w:delText>
        </w:r>
        <w:r w:rsidR="00FF2AAB" w:rsidDel="00692BB0">
          <w:delText>.</w:delText>
        </w:r>
      </w:del>
    </w:p>
    <w:p w14:paraId="34902F97" w14:textId="77777777" w:rsidR="00035242" w:rsidRDefault="00035242">
      <w:pPr>
        <w:spacing w:before="120" w:after="120"/>
        <w:ind w:left="360"/>
        <w:jc w:val="both"/>
        <w:pPrChange w:id="845" w:author="Miller, Harvey J." w:date="2020-08-10T11:56:00Z">
          <w:pPr>
            <w:spacing w:before="120" w:after="120"/>
            <w:ind w:left="360"/>
          </w:pPr>
        </w:pPrChange>
      </w:pPr>
    </w:p>
    <w:p w14:paraId="1A7E87A1" w14:textId="77777777" w:rsidR="00035242" w:rsidRDefault="00035242">
      <w:pPr>
        <w:keepNext/>
        <w:spacing w:before="120" w:after="120"/>
        <w:jc w:val="both"/>
        <w:pPrChange w:id="846" w:author="Miller, Harvey J." w:date="2020-08-10T11:56:00Z">
          <w:pPr>
            <w:keepNext/>
            <w:spacing w:before="120" w:after="120"/>
          </w:pPr>
        </w:pPrChange>
      </w:pPr>
      <w:r>
        <w:rPr>
          <w:noProof/>
        </w:rPr>
        <w:drawing>
          <wp:inline distT="0" distB="0" distL="0" distR="0" wp14:anchorId="1D8EF6ED" wp14:editId="5D50E1B1">
            <wp:extent cx="5410835" cy="3807725"/>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 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4712" r="4582" b="4626"/>
                    <a:stretch/>
                  </pic:blipFill>
                  <pic:spPr bwMode="auto">
                    <a:xfrm>
                      <a:off x="0" y="0"/>
                      <a:ext cx="5411617" cy="3808275"/>
                    </a:xfrm>
                    <a:prstGeom prst="rect">
                      <a:avLst/>
                    </a:prstGeom>
                    <a:noFill/>
                    <a:ln>
                      <a:noFill/>
                    </a:ln>
                    <a:extLst>
                      <a:ext uri="{53640926-AAD7-44D8-BBD7-CCE9431645EC}">
                        <a14:shadowObscured xmlns:a14="http://schemas.microsoft.com/office/drawing/2010/main"/>
                      </a:ext>
                    </a:extLst>
                  </pic:spPr>
                </pic:pic>
              </a:graphicData>
            </a:graphic>
          </wp:inline>
        </w:drawing>
      </w:r>
    </w:p>
    <w:p w14:paraId="0325E1D1" w14:textId="1DC84085" w:rsidR="00035242" w:rsidRDefault="00035242">
      <w:pPr>
        <w:jc w:val="both"/>
        <w:pPrChange w:id="847" w:author="Miller, Harvey J." w:date="2020-08-10T11:56:00Z">
          <w:pPr>
            <w:jc w:val="center"/>
          </w:pPr>
        </w:pPrChange>
      </w:pPr>
      <w:bookmarkStart w:id="848" w:name="_Ref47365642"/>
      <w:bookmarkStart w:id="849" w:name="_Ref47365638"/>
      <w:r>
        <w:t xml:space="preserve">Picture </w:t>
      </w:r>
      <w:fldSimple w:instr=" SEQ Picture \* ARABIC ">
        <w:r>
          <w:rPr>
            <w:noProof/>
          </w:rPr>
          <w:t>5</w:t>
        </w:r>
      </w:fldSimple>
      <w:bookmarkEnd w:id="848"/>
      <w:r>
        <w:t xml:space="preserve">: </w:t>
      </w:r>
      <w:ins w:id="850" w:author="Liu, Luyu" w:date="2020-08-10T18:13:00Z">
        <w:r w:rsidR="0031763C">
          <w:t xml:space="preserve">Spatial distribution of all </w:t>
        </w:r>
      </w:ins>
      <w:ins w:id="851" w:author="Miller, Harvey J." w:date="2020-08-10T14:37:00Z">
        <w:del w:id="852" w:author="Liu, Luyu" w:date="2020-08-10T18:13:00Z">
          <w:r w:rsidR="00692BB0" w:rsidDel="0031763C">
            <w:delText>T</w:delText>
          </w:r>
        </w:del>
      </w:ins>
      <w:ins w:id="853" w:author="Liu, Luyu" w:date="2020-08-10T18:13:00Z">
        <w:r w:rsidR="0031763C">
          <w:t>t</w:t>
        </w:r>
      </w:ins>
      <w:ins w:id="854" w:author="Miller, Harvey J." w:date="2020-08-10T14:37:00Z">
        <w:r w:rsidR="00692BB0">
          <w:t xml:space="preserve">ransit </w:t>
        </w:r>
      </w:ins>
      <w:del w:id="855" w:author="Miller, Harvey J." w:date="2020-08-10T14:37:00Z">
        <w:r w:rsidDel="00692BB0">
          <w:delText xml:space="preserve">the distribution of the covered </w:delText>
        </w:r>
      </w:del>
      <w:r>
        <w:t>systems</w:t>
      </w:r>
      <w:r>
        <w:rPr>
          <w:noProof/>
        </w:rPr>
        <w:t xml:space="preserve"> </w:t>
      </w:r>
      <w:ins w:id="856" w:author="Miller, Harvey J." w:date="2020-08-10T14:37:00Z">
        <w:r w:rsidR="00377F7D">
          <w:rPr>
            <w:noProof/>
          </w:rPr>
          <w:t>included in our analysis</w:t>
        </w:r>
        <w:del w:id="857" w:author="Liu, Luyu" w:date="2020-08-10T18:13:00Z">
          <w:r w:rsidR="00377F7D" w:rsidDel="00FA14C0">
            <w:rPr>
              <w:noProof/>
            </w:rPr>
            <w:delText xml:space="preserve"> </w:delText>
          </w:r>
        </w:del>
      </w:ins>
      <w:del w:id="858" w:author="Liu, Luyu" w:date="2020-08-10T18:13:00Z">
        <w:r w:rsidDel="00FA14C0">
          <w:rPr>
            <w:noProof/>
          </w:rPr>
          <w:delText>and their decay rate</w:delText>
        </w:r>
      </w:del>
      <w:r>
        <w:rPr>
          <w:noProof/>
        </w:rPr>
        <w:t>.</w:t>
      </w:r>
      <w:bookmarkEnd w:id="849"/>
    </w:p>
    <w:p w14:paraId="5F54B67D" w14:textId="77777777" w:rsidR="00035242" w:rsidRDefault="00035242">
      <w:pPr>
        <w:spacing w:before="120" w:after="120"/>
        <w:jc w:val="both"/>
        <w:pPrChange w:id="859" w:author="Miller, Harvey J." w:date="2020-08-10T11:56:00Z">
          <w:pPr>
            <w:spacing w:before="120" w:after="120"/>
          </w:pPr>
        </w:pPrChange>
      </w:pPr>
    </w:p>
    <w:p w14:paraId="4FE9AFA8" w14:textId="77777777" w:rsidR="00EE1F31" w:rsidRDefault="002D0A36">
      <w:pPr>
        <w:pStyle w:val="ListParagraph"/>
        <w:numPr>
          <w:ilvl w:val="0"/>
          <w:numId w:val="18"/>
        </w:numPr>
        <w:spacing w:before="120" w:after="120"/>
        <w:jc w:val="both"/>
        <w:pPrChange w:id="860" w:author="Miller, Harvey J." w:date="2020-08-10T11:56:00Z">
          <w:pPr>
            <w:pStyle w:val="ListParagraph"/>
            <w:numPr>
              <w:numId w:val="18"/>
            </w:numPr>
            <w:spacing w:before="120" w:after="120"/>
            <w:ind w:hanging="360"/>
          </w:pPr>
        </w:pPrChange>
      </w:pPr>
      <w:r>
        <w:t xml:space="preserve">Transit app’s </w:t>
      </w:r>
      <w:r w:rsidR="00FE7D5C">
        <w:t>large user group</w:t>
      </w:r>
      <w:r>
        <w:t xml:space="preserve">. </w:t>
      </w:r>
    </w:p>
    <w:p w14:paraId="53048D22" w14:textId="1DEE1D1A" w:rsidR="005D0578" w:rsidRDefault="00EE1F31">
      <w:pPr>
        <w:spacing w:before="120" w:after="120"/>
        <w:ind w:left="360"/>
        <w:jc w:val="both"/>
        <w:pPrChange w:id="861" w:author="Miller, Harvey J." w:date="2020-08-10T11:56:00Z">
          <w:pPr>
            <w:spacing w:before="120" w:after="120"/>
            <w:ind w:left="360"/>
          </w:pPr>
        </w:pPrChange>
      </w:pPr>
      <w:r>
        <w:t xml:space="preserve">Active users is </w:t>
      </w:r>
      <w:del w:id="862" w:author="Miller, Harvey J." w:date="2020-08-10T14:38:00Z">
        <w:r w:rsidDel="00377F7D">
          <w:delText xml:space="preserve">a very </w:delText>
        </w:r>
      </w:del>
      <w:r>
        <w:t xml:space="preserve">sensitive </w:t>
      </w:r>
      <w:ins w:id="863" w:author="Miller, Harvey J." w:date="2020-08-10T14:38:00Z">
        <w:r w:rsidR="00377F7D">
          <w:t xml:space="preserve">data </w:t>
        </w:r>
      </w:ins>
      <w:del w:id="864" w:author="Miller, Harvey J." w:date="2020-08-10T14:38:00Z">
        <w:r w:rsidR="00A53052" w:rsidDel="00377F7D">
          <w:delText>information</w:delText>
        </w:r>
        <w:r w:rsidDel="00377F7D">
          <w:delText xml:space="preserve"> </w:delText>
        </w:r>
      </w:del>
      <w:r>
        <w:t xml:space="preserve">for every </w:t>
      </w:r>
      <w:ins w:id="865" w:author="Miller, Harvey J." w:date="2020-08-10T14:38:00Z">
        <w:r w:rsidR="00377F7D">
          <w:t xml:space="preserve">mobility </w:t>
        </w:r>
      </w:ins>
      <w:r>
        <w:t xml:space="preserve">app </w:t>
      </w:r>
      <w:r w:rsidR="00D8169C">
        <w:t>company;</w:t>
      </w:r>
      <w:r>
        <w:t xml:space="preserve"> therefore, we cannot </w:t>
      </w:r>
      <w:r w:rsidR="005C547F">
        <w:t>provide exact numbers</w:t>
      </w:r>
      <w:r w:rsidR="001F7ED4">
        <w:t xml:space="preserve"> of</w:t>
      </w:r>
      <w:r w:rsidR="005C547F">
        <w:t xml:space="preserve"> market share </w:t>
      </w:r>
      <w:r w:rsidR="00CE2382">
        <w:t>or</w:t>
      </w:r>
      <w:r w:rsidR="005C547F">
        <w:t xml:space="preserve"> monthly active users</w:t>
      </w:r>
      <w:del w:id="866" w:author="Miller, Harvey J." w:date="2020-08-10T14:38:00Z">
        <w:r w:rsidR="005C547F" w:rsidDel="00377F7D">
          <w:delText xml:space="preserve"> in the paper and this response</w:delText>
        </w:r>
      </w:del>
      <w:r w:rsidR="005C547F">
        <w:t>.</w:t>
      </w:r>
      <w:del w:id="867" w:author="Miller, Harvey J." w:date="2020-08-10T14:43:00Z">
        <w:r w:rsidR="005C547F" w:rsidDel="00377F7D">
          <w:delText xml:space="preserve"> It is even more difficult to collect and compare different companies’ active users.</w:delText>
        </w:r>
      </w:del>
      <w:r w:rsidR="005C547F">
        <w:t xml:space="preserve"> </w:t>
      </w:r>
      <w:r w:rsidR="00FF2AAB">
        <w:t xml:space="preserve">However, </w:t>
      </w:r>
      <w:r w:rsidR="00D8169C">
        <w:t>we consulted the Transit app and requested some statistics about their usage rate</w:t>
      </w:r>
      <w:ins w:id="868" w:author="Miller, Harvey J." w:date="2020-08-10T14:39:00Z">
        <w:r w:rsidR="00377F7D">
          <w:t xml:space="preserve">.  </w:t>
        </w:r>
      </w:ins>
      <w:del w:id="869" w:author="Miller, Harvey J." w:date="2020-08-10T14:39:00Z">
        <w:r w:rsidR="00137ED4" w:rsidDel="00377F7D">
          <w:delText xml:space="preserve"> based on</w:delText>
        </w:r>
        <w:r w:rsidR="002D0A36" w:rsidDel="00377F7D">
          <w:delText xml:space="preserve"> a very rough estimates derived from different data sources</w:delText>
        </w:r>
        <w:r w:rsidR="00CE2382" w:rsidDel="00377F7D">
          <w:delText>.</w:delText>
        </w:r>
        <w:r w:rsidR="002D0A36" w:rsidDel="00377F7D">
          <w:delText xml:space="preserve"> </w:delText>
        </w:r>
      </w:del>
      <w:r w:rsidR="00391F15">
        <w:t>T</w:t>
      </w:r>
      <w:r w:rsidR="002D0A36">
        <w:t>he global average adoption rate is around 8.4%; for some cities that endorse the app, the rate is 17.3%.</w:t>
      </w:r>
      <w:r w:rsidR="00A526D8">
        <w:t xml:space="preserve"> </w:t>
      </w:r>
      <w:r w:rsidR="00CC3B7E">
        <w:t xml:space="preserve">For some areas, the </w:t>
      </w:r>
      <w:ins w:id="870" w:author="Miller, Harvey J." w:date="2020-08-10T14:43:00Z">
        <w:r w:rsidR="00377F7D">
          <w:t xml:space="preserve">market penetration </w:t>
        </w:r>
      </w:ins>
      <w:del w:id="871" w:author="Miller, Harvey J." w:date="2020-08-10T14:43:00Z">
        <w:r w:rsidR="00CC3B7E" w:rsidDel="00377F7D">
          <w:delText xml:space="preserve">number </w:delText>
        </w:r>
      </w:del>
      <w:r w:rsidR="00CC3B7E">
        <w:t xml:space="preserve">can be larger than 50%. </w:t>
      </w:r>
    </w:p>
    <w:p w14:paraId="70A727AB" w14:textId="0E82541E" w:rsidR="00FA05EA" w:rsidRDefault="005D0578">
      <w:pPr>
        <w:spacing w:before="120" w:after="120"/>
        <w:ind w:left="360" w:firstLine="360"/>
        <w:jc w:val="both"/>
        <w:pPrChange w:id="872" w:author="Miller, Harvey J." w:date="2020-08-10T11:56:00Z">
          <w:pPr>
            <w:spacing w:before="120" w:after="120"/>
            <w:ind w:left="360" w:firstLine="360"/>
          </w:pPr>
        </w:pPrChange>
      </w:pPr>
      <w:r>
        <w:t xml:space="preserve">We </w:t>
      </w:r>
      <w:del w:id="873" w:author="Miller, Harvey J." w:date="2020-08-10T14:42:00Z">
        <w:r w:rsidDel="00377F7D">
          <w:delText xml:space="preserve">could </w:delText>
        </w:r>
      </w:del>
      <w:r>
        <w:t>make a further estimation: a</w:t>
      </w:r>
      <w:r w:rsidR="00A526D8">
        <w:t xml:space="preserve">ccording to the ACS 2018 5-year estimates, there are </w:t>
      </w:r>
      <w:r>
        <w:t>7</w:t>
      </w:r>
      <w:ins w:id="874" w:author="Miller, Harvey J." w:date="2020-08-10T14:39:00Z">
        <w:r w:rsidR="00377F7D">
          <w:t>,</w:t>
        </w:r>
      </w:ins>
      <w:r>
        <w:t>844</w:t>
      </w:r>
      <w:ins w:id="875" w:author="Miller, Harvey J." w:date="2020-08-10T14:39:00Z">
        <w:r w:rsidR="00377F7D">
          <w:t>,</w:t>
        </w:r>
      </w:ins>
      <w:r w:rsidR="00A526D8" w:rsidRPr="00A526D8">
        <w:t>593</w:t>
      </w:r>
      <w:r w:rsidR="00A526D8">
        <w:t xml:space="preserve"> workers over 16 years old </w:t>
      </w:r>
      <w:r w:rsidR="00FE7D5C">
        <w:t>that use transit systems to work</w:t>
      </w:r>
      <w:r w:rsidR="009B2B49">
        <w:t xml:space="preserve"> in the US</w:t>
      </w:r>
      <w:r w:rsidR="00FE7D5C">
        <w:t>. Therefore, a rough estimate of Transit app active user base is 658</w:t>
      </w:r>
      <w:ins w:id="876" w:author="Miller, Harvey J." w:date="2020-08-10T14:39:00Z">
        <w:r w:rsidR="00377F7D">
          <w:t>,</w:t>
        </w:r>
      </w:ins>
      <w:r w:rsidR="00FE7D5C">
        <w:t xml:space="preserve">946. It is also noteworthy that this number is </w:t>
      </w:r>
      <w:r w:rsidR="002019A0">
        <w:t xml:space="preserve">much </w:t>
      </w:r>
      <w:r w:rsidR="00FE7D5C">
        <w:t>underestimated, for the ACS data only include workers over 16 years old and over.</w:t>
      </w:r>
      <w:r w:rsidR="00FE7D5C" w:rsidRPr="007E7580">
        <w:t xml:space="preserve"> </w:t>
      </w:r>
      <w:r w:rsidR="00F83A62">
        <w:t>T</w:t>
      </w:r>
      <w:r w:rsidR="002019A0">
        <w:t xml:space="preserve">herefore, </w:t>
      </w:r>
      <w:ins w:id="877" w:author="Miller, Harvey J." w:date="2020-08-10T14:39:00Z">
        <w:r w:rsidR="00377F7D">
          <w:t>a ro</w:t>
        </w:r>
      </w:ins>
      <w:ins w:id="878" w:author="Miller, Harvey J." w:date="2020-08-10T14:40:00Z">
        <w:r w:rsidR="00377F7D">
          <w:t>u</w:t>
        </w:r>
      </w:ins>
      <w:ins w:id="879" w:author="Miller, Harvey J." w:date="2020-08-10T14:39:00Z">
        <w:r w:rsidR="00377F7D">
          <w:t xml:space="preserve">gh estimate </w:t>
        </w:r>
      </w:ins>
      <w:ins w:id="880" w:author="Miller, Harvey J." w:date="2020-08-10T14:40:00Z">
        <w:r w:rsidR="00377F7D">
          <w:t xml:space="preserve">is </w:t>
        </w:r>
      </w:ins>
      <w:del w:id="881" w:author="Miller, Harvey J." w:date="2020-08-10T14:39:00Z">
        <w:r w:rsidR="00035BED" w:rsidDel="00377F7D">
          <w:delText xml:space="preserve">we can conclude </w:delText>
        </w:r>
      </w:del>
      <w:r w:rsidR="00035BED">
        <w:t>that the Transit app user group in the US is</w:t>
      </w:r>
      <w:del w:id="882" w:author="Miller, Harvey J." w:date="2020-08-10T14:40:00Z">
        <w:r w:rsidR="00035BED" w:rsidDel="00377F7D">
          <w:delText xml:space="preserve"> </w:delText>
        </w:r>
      </w:del>
      <w:ins w:id="883" w:author="Miller, Harvey J." w:date="2020-08-10T14:40:00Z">
        <w:r w:rsidR="00377F7D">
          <w:t xml:space="preserve"> in the neighborhood of 1 million</w:t>
        </w:r>
      </w:ins>
      <w:del w:id="884" w:author="Miller, Harvey J." w:date="2020-08-10T14:40:00Z">
        <w:r w:rsidR="00035BED" w:rsidDel="00377F7D">
          <w:delText xml:space="preserve">at </w:delText>
        </w:r>
        <w:r w:rsidR="008D099C" w:rsidDel="00377F7D">
          <w:delText>million-</w:delText>
        </w:r>
        <w:r w:rsidR="00355624" w:rsidDel="00377F7D">
          <w:delText>level</w:delText>
        </w:r>
      </w:del>
      <w:r w:rsidR="001F7ED4">
        <w:t xml:space="preserve">. </w:t>
      </w:r>
    </w:p>
    <w:p w14:paraId="57A9AE8D" w14:textId="5E79722F" w:rsidR="00FA05EA" w:rsidRPr="007E7580" w:rsidDel="00377F7D" w:rsidRDefault="00377F7D">
      <w:pPr>
        <w:spacing w:before="120" w:after="120"/>
        <w:jc w:val="both"/>
        <w:rPr>
          <w:del w:id="885" w:author="Miller, Harvey J." w:date="2020-08-10T14:43:00Z"/>
        </w:rPr>
        <w:pPrChange w:id="886" w:author="Miller, Harvey J." w:date="2020-08-10T11:56:00Z">
          <w:pPr>
            <w:spacing w:before="120" w:after="120"/>
          </w:pPr>
        </w:pPrChange>
      </w:pPr>
      <w:ins w:id="887" w:author="Miller, Harvey J." w:date="2020-08-10T14:44:00Z">
        <w:r>
          <w:t xml:space="preserve">The wide geographic coverage and large user base make the Transit </w:t>
        </w:r>
      </w:ins>
      <w:ins w:id="888" w:author="Miller, Harvey J." w:date="2020-08-10T14:45:00Z">
        <w:r>
          <w:t xml:space="preserve">usage data a worthwhile benchmark for comparing transit decline at a national scale, and its social and community </w:t>
        </w:r>
        <w:r>
          <w:lastRenderedPageBreak/>
          <w:t>covariates.  Nev</w:t>
        </w:r>
      </w:ins>
      <w:ins w:id="889" w:author="Miller, Harvey J." w:date="2020-08-10T14:46:00Z">
        <w:r>
          <w:t>e</w:t>
        </w:r>
      </w:ins>
      <w:ins w:id="890" w:author="Miller, Harvey J." w:date="2020-08-10T14:45:00Z">
        <w:r>
          <w:t>rtheles</w:t>
        </w:r>
      </w:ins>
      <w:ins w:id="891" w:author="Miller, Harvey J." w:date="2020-08-10T14:46:00Z">
        <w:r>
          <w:t>s, the sampling frame is unknown, and we recognize in the main text that our results are a first approximation.  We also added a discussion in the main text a</w:t>
        </w:r>
      </w:ins>
      <w:ins w:id="892" w:author="Miller, Harvey J." w:date="2020-08-10T14:47:00Z">
        <w:r>
          <w:t xml:space="preserve">bout public transit users who are likely to be not included in the analysis.  Since these are likely to be disadvantaged and older populations, </w:t>
        </w:r>
        <w:r w:rsidR="004D74FB">
          <w:t>our results in these respects are even more stri</w:t>
        </w:r>
      </w:ins>
      <w:ins w:id="893" w:author="Miller, Harvey J." w:date="2020-08-10T14:48:00Z">
        <w:r w:rsidR="004D74FB">
          <w:t>king.</w:t>
        </w:r>
      </w:ins>
      <w:ins w:id="894" w:author="Miller, Harvey J." w:date="2020-08-10T14:47:00Z">
        <w:r>
          <w:t xml:space="preserve"> </w:t>
        </w:r>
      </w:ins>
      <w:ins w:id="895" w:author="Miller, Harvey J." w:date="2020-08-10T14:45:00Z">
        <w:r>
          <w:t xml:space="preserve">  </w:t>
        </w:r>
      </w:ins>
      <w:del w:id="896" w:author="Miller, Harvey J." w:date="2020-08-10T14:43:00Z">
        <w:r w:rsidR="00FA05EA" w:rsidDel="00377F7D">
          <w:delText xml:space="preserve">In conclusion, although we cannot </w:delText>
        </w:r>
        <w:r w:rsidR="00C14896" w:rsidDel="00377F7D">
          <w:delText>do</w:delText>
        </w:r>
        <w:r w:rsidR="00FA05EA" w:rsidDel="00377F7D">
          <w:delText xml:space="preserve"> the comparison between usage rates of different apps because the exact statistics are not accessible, Transit app indeed has a very large </w:delText>
        </w:r>
      </w:del>
      <w:del w:id="897" w:author="Miller, Harvey J." w:date="2020-08-10T14:40:00Z">
        <w:r w:rsidR="00FA05EA" w:rsidDel="00377F7D">
          <w:delText xml:space="preserve">spatial service </w:delText>
        </w:r>
      </w:del>
      <w:del w:id="898" w:author="Miller, Harvey J." w:date="2020-08-10T14:43:00Z">
        <w:r w:rsidR="00FA05EA" w:rsidDel="00377F7D">
          <w:delText xml:space="preserve">coverage and </w:delText>
        </w:r>
      </w:del>
      <w:del w:id="899" w:author="Miller, Harvey J." w:date="2020-08-10T14:40:00Z">
        <w:r w:rsidR="00FA05EA" w:rsidDel="00377F7D">
          <w:delText xml:space="preserve">a million-level </w:delText>
        </w:r>
      </w:del>
      <w:del w:id="900" w:author="Miller, Harvey J." w:date="2020-08-10T14:43:00Z">
        <w:r w:rsidR="00FA05EA" w:rsidDel="00377F7D">
          <w:delText>user base in the United States.</w:delText>
        </w:r>
        <w:r w:rsidR="006B10EC" w:rsidDel="00377F7D">
          <w:delText xml:space="preserve"> </w:delText>
        </w:r>
      </w:del>
    </w:p>
    <w:p w14:paraId="239A3290" w14:textId="77777777" w:rsidR="009D714B" w:rsidRDefault="009D714B">
      <w:pPr>
        <w:spacing w:before="120" w:after="120"/>
        <w:jc w:val="both"/>
        <w:pPrChange w:id="901" w:author="Miller, Harvey J." w:date="2020-08-10T11:56:00Z">
          <w:pPr>
            <w:spacing w:before="120" w:after="120"/>
          </w:pPr>
        </w:pPrChange>
      </w:pPr>
    </w:p>
    <w:p w14:paraId="24DEC942" w14:textId="77777777" w:rsidR="00377F7D" w:rsidRDefault="00377F7D" w:rsidP="008550D1">
      <w:pPr>
        <w:spacing w:before="120" w:after="120"/>
        <w:jc w:val="both"/>
        <w:rPr>
          <w:ins w:id="902" w:author="Miller, Harvey J." w:date="2020-08-10T14:44:00Z"/>
        </w:rPr>
      </w:pPr>
    </w:p>
    <w:p w14:paraId="6D9281E5" w14:textId="269B0A17" w:rsidR="009D714B" w:rsidRDefault="00CE39F5">
      <w:pPr>
        <w:spacing w:before="120" w:after="120"/>
        <w:jc w:val="both"/>
        <w:pPrChange w:id="903" w:author="Miller, Harvey J." w:date="2020-08-10T11:56:00Z">
          <w:pPr>
            <w:spacing w:before="120" w:after="120"/>
          </w:pPr>
        </w:pPrChange>
      </w:pPr>
      <w:r w:rsidRPr="0008482F">
        <w:t>More details about methods/analyses. Section 2</w:t>
      </w:r>
      <w:r w:rsidR="008109C9">
        <w:t xml:space="preserve"> (section “Data and methods”)</w:t>
      </w:r>
      <w:r w:rsidRPr="0008482F">
        <w:t xml:space="preserve"> describes the analyses/methods, but I find it a bit loosely connected. More details should be provided to better connect these steps and help readers get the full picture.</w:t>
      </w:r>
    </w:p>
    <w:p w14:paraId="288E2840" w14:textId="09DC6F64" w:rsidR="009D714B" w:rsidRDefault="009D714B">
      <w:pPr>
        <w:spacing w:before="120" w:after="120"/>
        <w:jc w:val="both"/>
        <w:pPrChange w:id="904" w:author="Miller, Harvey J." w:date="2020-08-10T11:56:00Z">
          <w:pPr>
            <w:spacing w:before="120" w:after="120"/>
          </w:pPr>
        </w:pPrChange>
      </w:pPr>
      <w:r w:rsidRPr="009D714B">
        <w:rPr>
          <w:b/>
        </w:rPr>
        <w:t>Response</w:t>
      </w:r>
      <w:r>
        <w:t xml:space="preserve">: </w:t>
      </w:r>
      <w:r w:rsidR="006B10EC">
        <w:t>we appreciate the suggestion</w:t>
      </w:r>
      <w:r w:rsidR="001D5AA5">
        <w:t xml:space="preserve"> and added these explanations to the paper</w:t>
      </w:r>
      <w:r w:rsidR="00206734">
        <w:t>:</w:t>
      </w:r>
      <w:r w:rsidR="006B10EC">
        <w:t xml:space="preserve"> </w:t>
      </w:r>
      <w:r w:rsidR="00206734">
        <w:t>f</w:t>
      </w:r>
      <w:r w:rsidR="006B10EC">
        <w:t>irst, we added a new paragraph about the logistic function fitting at the start of the</w:t>
      </w:r>
      <w:r w:rsidR="00197A3C" w:rsidRPr="004D74FB">
        <w:rPr>
          <w:rPrChange w:id="905" w:author="Miller, Harvey J." w:date="2020-08-10T14:48:00Z">
            <w:rPr>
              <w:u w:val="single"/>
            </w:rPr>
          </w:rPrChange>
        </w:rPr>
        <w:t xml:space="preserve"> </w:t>
      </w:r>
      <w:r w:rsidR="00197A3C" w:rsidRPr="00377F7D">
        <w:rPr>
          <w:rPrChange w:id="906" w:author="Miller, Harvey J." w:date="2020-08-10T14:42:00Z">
            <w:rPr>
              <w:u w:val="single"/>
            </w:rPr>
          </w:rPrChange>
        </w:rPr>
        <w:t>section</w:t>
      </w:r>
      <w:r w:rsidR="00460F4B" w:rsidRPr="00377F7D">
        <w:rPr>
          <w:rPrChange w:id="907" w:author="Miller, Harvey J." w:date="2020-08-10T14:42:00Z">
            <w:rPr>
              <w:u w:val="single"/>
            </w:rPr>
          </w:rPrChange>
        </w:rPr>
        <w:t xml:space="preserve"> </w:t>
      </w:r>
      <w:r w:rsidR="00460F4B">
        <w:rPr>
          <w:u w:val="single"/>
        </w:rPr>
        <w:t>“Data and methods”</w:t>
      </w:r>
      <w:r w:rsidR="006B10EC">
        <w:t xml:space="preserve">. We also </w:t>
      </w:r>
      <w:r>
        <w:t xml:space="preserve">added </w:t>
      </w:r>
      <w:r w:rsidR="008D780E">
        <w:t xml:space="preserve">an explanatory graph to explain </w:t>
      </w:r>
      <w:r w:rsidR="00CE2382">
        <w:t xml:space="preserve">the curve fitting, the definition of base </w:t>
      </w:r>
      <w:del w:id="908" w:author="Miller, Harvey J." w:date="2020-08-10T14:48:00Z">
        <w:r w:rsidR="00CE2382" w:rsidDel="004D74FB">
          <w:delText xml:space="preserve">(floor) </w:delText>
        </w:r>
      </w:del>
      <w:r w:rsidR="00CE2382">
        <w:t xml:space="preserve">value, and cliff and base </w:t>
      </w:r>
      <w:del w:id="909" w:author="Miller, Harvey J." w:date="2020-08-10T14:48:00Z">
        <w:r w:rsidR="00CE2382" w:rsidDel="004D74FB">
          <w:delText xml:space="preserve">(floor) </w:delText>
        </w:r>
      </w:del>
      <w:r w:rsidR="00CE2382">
        <w:t>value</w:t>
      </w:r>
      <w:r w:rsidR="006B10EC">
        <w:t xml:space="preserve"> in Fig 2</w:t>
      </w:r>
      <w:r w:rsidR="00A3438E">
        <w:t xml:space="preserve">. </w:t>
      </w:r>
      <w:r w:rsidR="001D5AA5">
        <w:t xml:space="preserve">We believe this </w:t>
      </w:r>
      <w:del w:id="910" w:author="Miller, Harvey J." w:date="2020-08-10T14:48:00Z">
        <w:r w:rsidR="001D5AA5" w:rsidDel="004D74FB">
          <w:delText xml:space="preserve">can </w:delText>
        </w:r>
      </w:del>
      <w:r w:rsidR="001D5AA5">
        <w:t>better describe</w:t>
      </w:r>
      <w:ins w:id="911" w:author="Miller, Harvey J." w:date="2020-08-10T14:48:00Z">
        <w:r w:rsidR="004D74FB">
          <w:t>s</w:t>
        </w:r>
      </w:ins>
      <w:r w:rsidR="001D5AA5">
        <w:t xml:space="preserve"> </w:t>
      </w:r>
      <w:ins w:id="912" w:author="Miller, Harvey J." w:date="2020-08-10T14:48:00Z">
        <w:r w:rsidR="004D74FB">
          <w:t xml:space="preserve">the </w:t>
        </w:r>
      </w:ins>
      <w:del w:id="913" w:author="Miller, Harvey J." w:date="2020-08-10T14:48:00Z">
        <w:r w:rsidR="001D5AA5" w:rsidDel="004D74FB">
          <w:delText xml:space="preserve">the concept of the </w:delText>
        </w:r>
      </w:del>
      <w:r w:rsidR="001D5AA5">
        <w:t>three key parameters</w:t>
      </w:r>
      <w:del w:id="914" w:author="Miller, Harvey J." w:date="2020-08-10T14:48:00Z">
        <w:r w:rsidR="001D5AA5" w:rsidDel="004D74FB">
          <w:delText xml:space="preserve"> by a visualization</w:delText>
        </w:r>
      </w:del>
      <w:r w:rsidR="001D5AA5">
        <w:t xml:space="preserve">. We also added more details about the </w:t>
      </w:r>
      <w:r w:rsidR="00312B68">
        <w:t xml:space="preserve">statistical test and regression model assumptions thanks to reviewer 1’s suggestions. </w:t>
      </w:r>
      <w:r w:rsidR="00754938">
        <w:t>We also</w:t>
      </w:r>
      <w:ins w:id="915" w:author="Liu, Luyu" w:date="2020-08-10T18:07:00Z">
        <w:r w:rsidR="0006776A">
          <w:t xml:space="preserve"> mentioned</w:t>
        </w:r>
      </w:ins>
      <w:del w:id="916" w:author="Liu, Luyu" w:date="2020-08-10T18:05:00Z">
        <w:r w:rsidR="00754938" w:rsidDel="00B0178D">
          <w:delText xml:space="preserve"> </w:delText>
        </w:r>
        <w:r w:rsidR="00B60B81" w:rsidDel="00B0178D">
          <w:delText>added</w:delText>
        </w:r>
      </w:del>
      <w:r w:rsidR="00B60B81">
        <w:t xml:space="preserve"> </w:t>
      </w:r>
      <w:del w:id="917" w:author="Liu, Luyu" w:date="2020-08-10T18:05:00Z">
        <w:r w:rsidR="00754938" w:rsidDel="00B0178D">
          <w:delText xml:space="preserve">several </w:delText>
        </w:r>
        <w:commentRangeStart w:id="918"/>
        <w:r w:rsidR="006C51EC" w:rsidDel="00EC59AB">
          <w:delText>hyper</w:delText>
        </w:r>
        <w:r w:rsidR="00754938" w:rsidDel="00EC59AB">
          <w:delText>link</w:delText>
        </w:r>
        <w:r w:rsidR="00B60B81" w:rsidDel="00EC59AB">
          <w:delText>s</w:delText>
        </w:r>
        <w:r w:rsidR="00754938" w:rsidDel="00EC59AB">
          <w:delText xml:space="preserve"> </w:delText>
        </w:r>
        <w:r w:rsidR="00754938" w:rsidDel="00B0178D">
          <w:delText>t</w:delText>
        </w:r>
      </w:del>
      <w:commentRangeEnd w:id="918"/>
      <w:r w:rsidR="004D74FB">
        <w:rPr>
          <w:rStyle w:val="CommentReference"/>
        </w:rPr>
        <w:commentReference w:id="918"/>
      </w:r>
      <w:del w:id="919" w:author="Liu, Luyu" w:date="2020-08-10T18:05:00Z">
        <w:r w:rsidR="00754938" w:rsidDel="00B0178D">
          <w:delText xml:space="preserve">o </w:delText>
        </w:r>
      </w:del>
      <w:r w:rsidR="00754938">
        <w:t>the equation 1</w:t>
      </w:r>
      <w:ins w:id="920" w:author="Liu, Luyu" w:date="2020-08-10T18:09:00Z">
        <w:r w:rsidR="00B94235">
          <w:t xml:space="preserve"> in each paragraph</w:t>
        </w:r>
      </w:ins>
      <w:r w:rsidR="00754938">
        <w:t>, where we derive all the key parameters (base value, decay rate, and cliff/base point), to make the method section more compact and connected.</w:t>
      </w:r>
    </w:p>
    <w:p w14:paraId="70AAF50A" w14:textId="77777777" w:rsidR="00A3438E" w:rsidRDefault="00CE39F5">
      <w:pPr>
        <w:spacing w:before="120" w:after="120"/>
        <w:jc w:val="both"/>
        <w:pPrChange w:id="921" w:author="Miller, Harvey J." w:date="2020-08-10T11:56:00Z">
          <w:pPr>
            <w:spacing w:before="120" w:after="120"/>
          </w:pPr>
        </w:pPrChange>
      </w:pPr>
      <w:r w:rsidRPr="0008482F">
        <w:br/>
        <w:t>I think it would be great if every city in the maps is labeled.</w:t>
      </w:r>
    </w:p>
    <w:p w14:paraId="69878002" w14:textId="639289B5" w:rsidR="00247CD5" w:rsidRDefault="00A3438E">
      <w:pPr>
        <w:spacing w:before="120" w:after="120"/>
        <w:jc w:val="both"/>
        <w:pPrChange w:id="922" w:author="Miller, Harvey J." w:date="2020-08-10T11:56:00Z">
          <w:pPr>
            <w:spacing w:before="120" w:after="120"/>
          </w:pPr>
        </w:pPrChange>
      </w:pPr>
      <w:r w:rsidRPr="004B600F">
        <w:rPr>
          <w:b/>
        </w:rPr>
        <w:t>Response</w:t>
      </w:r>
      <w:r>
        <w:t>: we tried to label every city in the map when we were making this graph, however, the graph</w:t>
      </w:r>
      <w:r w:rsidR="004B600F">
        <w:t xml:space="preserve"> </w:t>
      </w:r>
      <w:r w:rsidR="00B55101">
        <w:t xml:space="preserve">becomes </w:t>
      </w:r>
      <w:r>
        <w:t>too busy and less distinguishable.</w:t>
      </w:r>
      <w:r w:rsidR="00B55101">
        <w:t xml:space="preserve"> </w:t>
      </w:r>
      <w:r w:rsidR="00B55101">
        <w:fldChar w:fldCharType="begin"/>
      </w:r>
      <w:r w:rsidR="00B55101">
        <w:instrText xml:space="preserve"> REF _Ref46926309 \h </w:instrText>
      </w:r>
      <w:r w:rsidR="008550D1">
        <w:instrText xml:space="preserve"> \* MERGEFORMAT </w:instrText>
      </w:r>
      <w:r w:rsidR="00B55101">
        <w:fldChar w:fldCharType="separate"/>
      </w:r>
      <w:r w:rsidR="00B55101">
        <w:t>Picture 5</w:t>
      </w:r>
      <w:r w:rsidR="00B55101">
        <w:fldChar w:fldCharType="end"/>
      </w:r>
      <w:r w:rsidR="00B55101">
        <w:t xml:space="preserve"> shows an example when we added</w:t>
      </w:r>
      <w:r w:rsidR="0057186D">
        <w:t xml:space="preserve"> </w:t>
      </w:r>
      <w:del w:id="923" w:author="Liu, Luyu" w:date="2020-08-10T17:57:00Z">
        <w:r w:rsidR="0057186D" w:rsidDel="00963656">
          <w:delText xml:space="preserve">most </w:delText>
        </w:r>
      </w:del>
      <w:ins w:id="924" w:author="Liu, Luyu" w:date="2020-08-10T17:57:00Z">
        <w:r w:rsidR="00963656">
          <w:t xml:space="preserve">all </w:t>
        </w:r>
      </w:ins>
      <w:r w:rsidR="0057186D">
        <w:t>label</w:t>
      </w:r>
      <w:ins w:id="925" w:author="Liu, Luyu" w:date="2020-08-10T17:43:00Z">
        <w:r w:rsidR="00766DEE">
          <w:t>s</w:t>
        </w:r>
      </w:ins>
      <w:del w:id="926" w:author="Liu, Luyu" w:date="2020-08-10T17:57:00Z">
        <w:r w:rsidR="0057186D" w:rsidDel="00E02988">
          <w:delText xml:space="preserve"> as much as we can without blocking the points</w:delText>
        </w:r>
      </w:del>
      <w:ins w:id="927" w:author="Liu, Luyu" w:date="2020-08-10T17:50:00Z">
        <w:r w:rsidR="006E3989">
          <w:t xml:space="preserve">, compared with the </w:t>
        </w:r>
      </w:ins>
      <w:ins w:id="928" w:author="Liu, Luyu" w:date="2020-08-10T17:57:00Z">
        <w:r w:rsidR="00E02988">
          <w:t>original graph</w:t>
        </w:r>
      </w:ins>
      <w:r w:rsidR="00B55101">
        <w:t>.</w:t>
      </w:r>
      <w:r w:rsidR="0057186D">
        <w:t xml:space="preserve"> </w:t>
      </w:r>
      <w:del w:id="929" w:author="Liu, Luyu" w:date="2020-08-10T17:58:00Z">
        <w:r w:rsidR="0057186D" w:rsidDel="00D84E96">
          <w:delText>It is also noteworthy that we did not add label for every city</w:delText>
        </w:r>
        <w:r w:rsidR="006D23D0" w:rsidDel="00D84E96">
          <w:delText xml:space="preserve"> for this graph</w:delText>
        </w:r>
        <w:r w:rsidR="0057186D" w:rsidDel="00D84E96">
          <w:delText xml:space="preserve">; therefore, </w:delText>
        </w:r>
      </w:del>
      <w:ins w:id="930" w:author="Liu, Luyu" w:date="2020-08-10T17:58:00Z">
        <w:r w:rsidR="00D84E96">
          <w:t xml:space="preserve">The labels will block the points and other labels; </w:t>
        </w:r>
      </w:ins>
      <w:r w:rsidR="00901C52">
        <w:t xml:space="preserve">adding </w:t>
      </w:r>
      <w:r w:rsidR="0057186D">
        <w:t xml:space="preserve">all labels will </w:t>
      </w:r>
      <w:r w:rsidR="004C4200">
        <w:t xml:space="preserve">make the graph </w:t>
      </w:r>
      <w:r w:rsidR="0057186D">
        <w:t>even more undistinguishable.</w:t>
      </w:r>
      <w:r w:rsidR="00B55101">
        <w:t xml:space="preserve"> </w:t>
      </w:r>
      <w:r w:rsidR="00AE798A">
        <w:t xml:space="preserve">We would like to focus on the </w:t>
      </w:r>
      <w:r w:rsidR="00CC3928">
        <w:t xml:space="preserve">spatial </w:t>
      </w:r>
      <w:r w:rsidR="00AE798A">
        <w:t xml:space="preserve">pattern </w:t>
      </w:r>
      <w:r w:rsidR="002C1953">
        <w:t xml:space="preserve">of the points, </w:t>
      </w:r>
      <w:r w:rsidR="00AE798A">
        <w:t>but the labels occupy too much space.</w:t>
      </w:r>
      <w:r w:rsidR="00CC3928">
        <w:t xml:space="preserve"> Meanwhile, the font size of the labels is also optimized (font size = 13); smaller font will be not distinguishable</w:t>
      </w:r>
      <w:r w:rsidR="00274987">
        <w:t xml:space="preserve"> in </w:t>
      </w:r>
      <w:r w:rsidR="0011341B">
        <w:t xml:space="preserve">the </w:t>
      </w:r>
      <w:r w:rsidR="00274987">
        <w:t>normal size</w:t>
      </w:r>
      <w:r w:rsidR="0056585E">
        <w:t xml:space="preserve"> graph</w:t>
      </w:r>
      <w:r w:rsidR="00CC3928">
        <w:t>.</w:t>
      </w:r>
    </w:p>
    <w:p w14:paraId="0E46C4D7" w14:textId="77777777" w:rsidR="00247CD5" w:rsidRDefault="00247CD5">
      <w:pPr>
        <w:spacing w:before="120" w:after="120"/>
        <w:jc w:val="both"/>
        <w:pPrChange w:id="931" w:author="Miller, Harvey J." w:date="2020-08-10T11:56:00Z">
          <w:pPr>
            <w:spacing w:before="120" w:after="120"/>
          </w:pPr>
        </w:pPrChange>
      </w:pPr>
    </w:p>
    <w:p w14:paraId="4BFA2619" w14:textId="2547BC36" w:rsidR="00B55101" w:rsidRDefault="00C01C7A">
      <w:pPr>
        <w:keepNext/>
        <w:spacing w:before="120" w:after="120"/>
        <w:jc w:val="both"/>
        <w:pPrChange w:id="932" w:author="Miller, Harvey J." w:date="2020-08-10T11:56:00Z">
          <w:pPr>
            <w:keepNext/>
            <w:spacing w:before="120" w:after="120"/>
          </w:pPr>
        </w:pPrChange>
      </w:pPr>
      <w:del w:id="933" w:author="Liu, Luyu" w:date="2020-08-10T17:42:00Z">
        <w:r>
          <w:pict w14:anchorId="71AD778B">
            <v:shape id="_x0000_i1026" type="#_x0000_t75" style="width:444.75pt;height:318.75pt">
              <v:imagedata r:id="rId15" o:title="full_label" croptop="2612f" cropbottom="2849f" cropright="3073f"/>
            </v:shape>
          </w:pict>
        </w:r>
      </w:del>
      <w:ins w:id="934" w:author="Liu, Luyu" w:date="2020-08-10T17:43:00Z">
        <w:r w:rsidR="00766DEE">
          <w:rPr>
            <w:noProof/>
          </w:rPr>
          <w:drawing>
            <wp:inline distT="0" distB="0" distL="0" distR="0" wp14:anchorId="4C0C1F7C" wp14:editId="5E9F85C7">
              <wp:extent cx="5943600" cy="23101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ull_labe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310130"/>
                      </a:xfrm>
                      <a:prstGeom prst="rect">
                        <a:avLst/>
                      </a:prstGeom>
                    </pic:spPr>
                  </pic:pic>
                </a:graphicData>
              </a:graphic>
            </wp:inline>
          </w:drawing>
        </w:r>
      </w:ins>
    </w:p>
    <w:p w14:paraId="56947D8C" w14:textId="2215F669" w:rsidR="00B55101" w:rsidRDefault="00B55101">
      <w:pPr>
        <w:spacing w:before="120" w:after="120"/>
        <w:jc w:val="both"/>
        <w:pPrChange w:id="935" w:author="Miller, Harvey J." w:date="2020-08-10T11:56:00Z">
          <w:pPr>
            <w:spacing w:before="120" w:after="120"/>
            <w:jc w:val="center"/>
          </w:pPr>
        </w:pPrChange>
      </w:pPr>
      <w:bookmarkStart w:id="936" w:name="_Ref46926309"/>
      <w:r>
        <w:t xml:space="preserve">Picture </w:t>
      </w:r>
      <w:fldSimple w:instr=" SEQ Picture \* ARABIC ">
        <w:r w:rsidR="00035242">
          <w:rPr>
            <w:noProof/>
          </w:rPr>
          <w:t>6</w:t>
        </w:r>
      </w:fldSimple>
      <w:bookmarkEnd w:id="936"/>
      <w:r>
        <w:t>: an example graph with all labels</w:t>
      </w:r>
      <w:ins w:id="937" w:author="Liu, Luyu" w:date="2020-08-10T17:55:00Z">
        <w:r w:rsidR="006E3989">
          <w:t xml:space="preserve"> and original graph</w:t>
        </w:r>
      </w:ins>
      <w:r>
        <w:t>.</w:t>
      </w:r>
    </w:p>
    <w:p w14:paraId="19A1565A" w14:textId="77777777" w:rsidR="00587A8C" w:rsidRDefault="00CE39F5">
      <w:pPr>
        <w:spacing w:before="120" w:after="120"/>
        <w:jc w:val="both"/>
        <w:pPrChange w:id="938" w:author="Miller, Harvey J." w:date="2020-08-10T11:56:00Z">
          <w:pPr>
            <w:spacing w:before="120" w:after="120"/>
          </w:pPr>
        </w:pPrChange>
      </w:pPr>
      <w:r w:rsidRPr="0008482F">
        <w:br/>
      </w:r>
      <w:r w:rsidRPr="0008482F">
        <w:br/>
        <w:t>5. Figure 1. Why COVID curve (orange) is more prominent than the typical curve (blue)?</w:t>
      </w:r>
    </w:p>
    <w:p w14:paraId="5D7A8326" w14:textId="77777777" w:rsidR="00100C32" w:rsidRDefault="00100C32">
      <w:pPr>
        <w:spacing w:before="120" w:after="120"/>
        <w:jc w:val="both"/>
        <w:pPrChange w:id="939" w:author="Miller, Harvey J." w:date="2020-08-10T11:56:00Z">
          <w:pPr>
            <w:spacing w:before="120" w:after="120"/>
          </w:pPr>
        </w:pPrChange>
      </w:pPr>
      <w:r w:rsidRPr="00FC671D">
        <w:rPr>
          <w:b/>
        </w:rPr>
        <w:lastRenderedPageBreak/>
        <w:t>Response</w:t>
      </w:r>
      <w:r>
        <w:t>: we apologize for the mistake. We fixed the</w:t>
      </w:r>
      <w:r w:rsidR="009136B5">
        <w:t xml:space="preserve"> caption</w:t>
      </w:r>
      <w:r>
        <w:t>.</w:t>
      </w:r>
    </w:p>
    <w:p w14:paraId="40063B72" w14:textId="77777777" w:rsidR="00CE39F5" w:rsidRDefault="00CE39F5">
      <w:pPr>
        <w:spacing w:before="120" w:after="120"/>
        <w:jc w:val="both"/>
        <w:pPrChange w:id="940" w:author="Miller, Harvey J." w:date="2020-08-10T11:56:00Z">
          <w:pPr>
            <w:spacing w:before="120" w:after="120"/>
          </w:pPr>
        </w:pPrChange>
      </w:pPr>
      <w:r w:rsidRPr="0008482F">
        <w:br/>
        <w:t>6. There are many typos and formatting issues in the paper, making it difficult to read. The language should be improved.</w:t>
      </w:r>
    </w:p>
    <w:p w14:paraId="4A235ACE" w14:textId="74435DC1" w:rsidR="00FC671D" w:rsidRDefault="00FC671D">
      <w:pPr>
        <w:spacing w:before="120" w:after="120"/>
        <w:jc w:val="both"/>
        <w:pPrChange w:id="941" w:author="Miller, Harvey J." w:date="2020-08-10T11:56:00Z">
          <w:pPr>
            <w:spacing w:before="120" w:after="120"/>
          </w:pPr>
        </w:pPrChange>
      </w:pPr>
      <w:r w:rsidRPr="0079505E">
        <w:rPr>
          <w:b/>
        </w:rPr>
        <w:t>Response</w:t>
      </w:r>
      <w:r>
        <w:t xml:space="preserve">: we </w:t>
      </w:r>
      <w:r w:rsidR="00BB233C">
        <w:t xml:space="preserve">did a </w:t>
      </w:r>
      <w:ins w:id="942" w:author="Miller, Harvey J." w:date="2020-08-10T14:53:00Z">
        <w:r w:rsidR="004D74FB">
          <w:t xml:space="preserve">careful review of the </w:t>
        </w:r>
      </w:ins>
      <w:del w:id="943" w:author="Miller, Harvey J." w:date="2020-08-10T14:53:00Z">
        <w:r w:rsidR="004C4DBB" w:rsidDel="004D74FB">
          <w:delText xml:space="preserve">fully check on the draft’s </w:delText>
        </w:r>
      </w:del>
      <w:r w:rsidR="004C4DBB">
        <w:t>grammar and wordings</w:t>
      </w:r>
      <w:ins w:id="944" w:author="Miller, Harvey J." w:date="2020-08-10T14:53:00Z">
        <w:r w:rsidR="004D74FB">
          <w:t xml:space="preserve">, </w:t>
        </w:r>
      </w:ins>
      <w:del w:id="945" w:author="Miller, Harvey J." w:date="2020-08-10T14:53:00Z">
        <w:r w:rsidR="00787BF9" w:rsidDel="004D74FB">
          <w:delText xml:space="preserve"> and </w:delText>
        </w:r>
      </w:del>
      <w:r w:rsidR="00787BF9">
        <w:t>fixed all the format issues</w:t>
      </w:r>
      <w:r w:rsidR="00036FF6">
        <w:t xml:space="preserve"> according to the PLOS ONE regulations</w:t>
      </w:r>
      <w:r w:rsidR="00BA6E80">
        <w:t>.</w:t>
      </w:r>
      <w:r w:rsidR="0079505E">
        <w:t xml:space="preserve"> We appreciate </w:t>
      </w:r>
      <w:ins w:id="946" w:author="Miller, Harvey J." w:date="2020-08-10T14:53:00Z">
        <w:r w:rsidR="004D74FB">
          <w:t xml:space="preserve">your </w:t>
        </w:r>
      </w:ins>
      <w:del w:id="947" w:author="Miller, Harvey J." w:date="2020-08-10T14:53:00Z">
        <w:r w:rsidR="0079505E" w:rsidDel="004D74FB">
          <w:delText xml:space="preserve">the </w:delText>
        </w:r>
      </w:del>
      <w:r w:rsidR="0079505E">
        <w:t>patience</w:t>
      </w:r>
      <w:del w:id="948" w:author="Miller, Harvey J." w:date="2020-08-10T14:53:00Z">
        <w:r w:rsidR="0079505E" w:rsidDel="004D74FB">
          <w:delText xml:space="preserve"> and effort</w:delText>
        </w:r>
      </w:del>
      <w:r w:rsidR="0079505E">
        <w:t>.</w:t>
      </w:r>
    </w:p>
    <w:p w14:paraId="495F7B3C" w14:textId="77777777" w:rsidR="00D42E6E" w:rsidRDefault="00D42E6E">
      <w:pPr>
        <w:spacing w:before="120" w:after="120"/>
        <w:jc w:val="both"/>
        <w:pPrChange w:id="949" w:author="Miller, Harvey J." w:date="2020-08-10T11:56:00Z">
          <w:pPr>
            <w:spacing w:before="120" w:after="120"/>
          </w:pPr>
        </w:pPrChange>
      </w:pPr>
    </w:p>
    <w:p w14:paraId="6F0783F0" w14:textId="77777777" w:rsidR="00D42E6E" w:rsidRDefault="00D42E6E">
      <w:pPr>
        <w:spacing w:before="120" w:after="120"/>
        <w:jc w:val="both"/>
        <w:pPrChange w:id="950" w:author="Miller, Harvey J." w:date="2020-08-10T11:56:00Z">
          <w:pPr>
            <w:spacing w:before="120" w:after="120"/>
          </w:pPr>
        </w:pPrChange>
      </w:pPr>
    </w:p>
    <w:p w14:paraId="0E5D718C" w14:textId="77777777" w:rsidR="00D42E6E" w:rsidRDefault="00D42E6E">
      <w:pPr>
        <w:spacing w:before="120" w:after="120"/>
        <w:jc w:val="both"/>
        <w:pPrChange w:id="951" w:author="Miller, Harvey J." w:date="2020-08-10T11:56:00Z">
          <w:pPr>
            <w:spacing w:before="120" w:after="120"/>
          </w:pPr>
        </w:pPrChange>
      </w:pPr>
    </w:p>
    <w:p w14:paraId="31D9B5F1" w14:textId="77777777" w:rsidR="00D42E6E" w:rsidRDefault="00D42E6E">
      <w:pPr>
        <w:spacing w:before="120" w:after="120"/>
        <w:jc w:val="both"/>
        <w:pPrChange w:id="952" w:author="Miller, Harvey J." w:date="2020-08-10T11:56:00Z">
          <w:pPr>
            <w:spacing w:before="120" w:after="120"/>
          </w:pPr>
        </w:pPrChange>
      </w:pPr>
      <w:r w:rsidRPr="00CF3D81">
        <w:rPr>
          <w:b/>
        </w:rPr>
        <w:t>Reference</w:t>
      </w:r>
      <w:r>
        <w:t>:</w:t>
      </w:r>
    </w:p>
    <w:p w14:paraId="14D4373A" w14:textId="344A87E4" w:rsidR="005916B2" w:rsidRPr="005916B2" w:rsidRDefault="00D42E6E" w:rsidP="005916B2">
      <w:pPr>
        <w:widowControl w:val="0"/>
        <w:autoSpaceDE w:val="0"/>
        <w:autoSpaceDN w:val="0"/>
        <w:adjustRightInd w:val="0"/>
        <w:spacing w:before="120" w:after="120"/>
        <w:ind w:left="640" w:hanging="640"/>
        <w:rPr>
          <w:noProof/>
        </w:rPr>
      </w:pPr>
      <w:r>
        <w:fldChar w:fldCharType="begin" w:fldLock="1"/>
      </w:r>
      <w:r>
        <w:instrText xml:space="preserve">ADDIN Mendeley Bibliography CSL_BIBLIOGRAPHY </w:instrText>
      </w:r>
      <w:r>
        <w:fldChar w:fldCharType="separate"/>
      </w:r>
      <w:r w:rsidR="005916B2" w:rsidRPr="005916B2">
        <w:rPr>
          <w:noProof/>
        </w:rPr>
        <w:t xml:space="preserve">1. </w:t>
      </w:r>
      <w:r w:rsidR="005916B2" w:rsidRPr="005916B2">
        <w:rPr>
          <w:noProof/>
        </w:rPr>
        <w:tab/>
        <w:t xml:space="preserve">Chen E, Ye Z, Wang C, Zhang W. Discovering the spatio-temporal impacts of built environment on metro ridership using smart card data. Cities. 2019;95: 102359. </w:t>
      </w:r>
    </w:p>
    <w:p w14:paraId="2C57580E" w14:textId="77777777" w:rsidR="005916B2" w:rsidRPr="005916B2" w:rsidRDefault="005916B2" w:rsidP="005916B2">
      <w:pPr>
        <w:widowControl w:val="0"/>
        <w:autoSpaceDE w:val="0"/>
        <w:autoSpaceDN w:val="0"/>
        <w:adjustRightInd w:val="0"/>
        <w:spacing w:before="120" w:after="120"/>
        <w:ind w:left="640" w:hanging="640"/>
        <w:rPr>
          <w:noProof/>
        </w:rPr>
      </w:pPr>
      <w:r w:rsidRPr="005916B2">
        <w:rPr>
          <w:noProof/>
        </w:rPr>
        <w:t xml:space="preserve">2. </w:t>
      </w:r>
      <w:r w:rsidRPr="005916B2">
        <w:rPr>
          <w:noProof/>
        </w:rPr>
        <w:tab/>
        <w:t xml:space="preserve">Ma X, Zhang J, Ding C, Wang Y. A geographically and temporally weighted regression model to explore the spatiotemporal influence of built environment on transit ridership. Comput Environ Urban Syst. 2018;70: 113–124. </w:t>
      </w:r>
    </w:p>
    <w:p w14:paraId="2DD9DC77" w14:textId="77777777" w:rsidR="005916B2" w:rsidRPr="005916B2" w:rsidRDefault="005916B2" w:rsidP="005916B2">
      <w:pPr>
        <w:widowControl w:val="0"/>
        <w:autoSpaceDE w:val="0"/>
        <w:autoSpaceDN w:val="0"/>
        <w:adjustRightInd w:val="0"/>
        <w:spacing w:before="120" w:after="120"/>
        <w:ind w:left="640" w:hanging="640"/>
        <w:rPr>
          <w:noProof/>
        </w:rPr>
      </w:pPr>
      <w:r w:rsidRPr="005916B2">
        <w:rPr>
          <w:noProof/>
        </w:rPr>
        <w:t xml:space="preserve">3. </w:t>
      </w:r>
      <w:r w:rsidRPr="005916B2">
        <w:rPr>
          <w:noProof/>
        </w:rPr>
        <w:tab/>
        <w:t>Walk Score. Transit Score® Methodology. 2020 [cited 23 Jul 2020]. Available: https://www.walkscore.com/transit-score-methodology.shtml</w:t>
      </w:r>
    </w:p>
    <w:p w14:paraId="19EB90BB" w14:textId="77777777" w:rsidR="005916B2" w:rsidRPr="005916B2" w:rsidRDefault="005916B2" w:rsidP="005916B2">
      <w:pPr>
        <w:widowControl w:val="0"/>
        <w:autoSpaceDE w:val="0"/>
        <w:autoSpaceDN w:val="0"/>
        <w:adjustRightInd w:val="0"/>
        <w:spacing w:before="120" w:after="120"/>
        <w:ind w:left="640" w:hanging="640"/>
        <w:rPr>
          <w:noProof/>
        </w:rPr>
      </w:pPr>
      <w:r w:rsidRPr="005916B2">
        <w:rPr>
          <w:noProof/>
        </w:rPr>
        <w:t xml:space="preserve">4. </w:t>
      </w:r>
      <w:r w:rsidRPr="005916B2">
        <w:rPr>
          <w:noProof/>
        </w:rPr>
        <w:tab/>
        <w:t xml:space="preserve">Zhao J, Webb V, Shah P. Customer loyalty differences between captive and choice transit riders. Transp Res Rec. 2014;2415: 80–88. </w:t>
      </w:r>
    </w:p>
    <w:p w14:paraId="7D1C250E" w14:textId="77777777" w:rsidR="005916B2" w:rsidRPr="005916B2" w:rsidRDefault="005916B2" w:rsidP="005916B2">
      <w:pPr>
        <w:widowControl w:val="0"/>
        <w:autoSpaceDE w:val="0"/>
        <w:autoSpaceDN w:val="0"/>
        <w:adjustRightInd w:val="0"/>
        <w:spacing w:before="120" w:after="120"/>
        <w:ind w:left="640" w:hanging="640"/>
        <w:rPr>
          <w:noProof/>
        </w:rPr>
      </w:pPr>
      <w:r w:rsidRPr="005916B2">
        <w:rPr>
          <w:noProof/>
        </w:rPr>
        <w:t xml:space="preserve">5. </w:t>
      </w:r>
      <w:r w:rsidRPr="005916B2">
        <w:rPr>
          <w:noProof/>
        </w:rPr>
        <w:tab/>
        <w:t>CJI Research Corporation, Clark HM. Who Rides Public Transportation. 2017. Available: https://www.apta.com/wp-content/uploads/Resources/resources/reportsandpublications/Documents/APTA-Who-Rides-Public-Transportation-2017.pdf</w:t>
      </w:r>
    </w:p>
    <w:p w14:paraId="3BC68319" w14:textId="77777777" w:rsidR="005916B2" w:rsidRPr="005916B2" w:rsidRDefault="005916B2" w:rsidP="005916B2">
      <w:pPr>
        <w:widowControl w:val="0"/>
        <w:autoSpaceDE w:val="0"/>
        <w:autoSpaceDN w:val="0"/>
        <w:adjustRightInd w:val="0"/>
        <w:spacing w:before="120" w:after="120"/>
        <w:ind w:left="640" w:hanging="640"/>
        <w:rPr>
          <w:noProof/>
        </w:rPr>
      </w:pPr>
      <w:r w:rsidRPr="005916B2">
        <w:rPr>
          <w:noProof/>
        </w:rPr>
        <w:t xml:space="preserve">6. </w:t>
      </w:r>
      <w:r w:rsidRPr="005916B2">
        <w:rPr>
          <w:noProof/>
        </w:rPr>
        <w:tab/>
        <w:t>National Alliance to End Homelessness. SOH: State and CoC Dashboards. 2020 [cited 26 Jul 2020]. Available: https://endhomelessness.org/homelessness-in-america/homelessness-statistics/state-of-homelessness-dashboards/</w:t>
      </w:r>
    </w:p>
    <w:p w14:paraId="49A0170B" w14:textId="77777777" w:rsidR="005916B2" w:rsidRPr="005916B2" w:rsidRDefault="005916B2" w:rsidP="005916B2">
      <w:pPr>
        <w:widowControl w:val="0"/>
        <w:autoSpaceDE w:val="0"/>
        <w:autoSpaceDN w:val="0"/>
        <w:adjustRightInd w:val="0"/>
        <w:spacing w:before="120" w:after="120"/>
        <w:ind w:left="640" w:hanging="640"/>
        <w:rPr>
          <w:noProof/>
        </w:rPr>
      </w:pPr>
      <w:r w:rsidRPr="005916B2">
        <w:rPr>
          <w:noProof/>
        </w:rPr>
        <w:t xml:space="preserve">7. </w:t>
      </w:r>
      <w:r w:rsidRPr="005916B2">
        <w:rPr>
          <w:noProof/>
        </w:rPr>
        <w:tab/>
        <w:t>Ricciulli V. When the NYC subway is your home—and you’re evicted every night. 2020 [cited 26 Jul 2020]. Available: https://ny.curbed.com/2020/5/18/21258779/nyc-homeless-subway-closures-trains-unsheltered</w:t>
      </w:r>
    </w:p>
    <w:p w14:paraId="1DA0ED58" w14:textId="77777777" w:rsidR="005916B2" w:rsidRPr="005916B2" w:rsidRDefault="005916B2" w:rsidP="005916B2">
      <w:pPr>
        <w:widowControl w:val="0"/>
        <w:autoSpaceDE w:val="0"/>
        <w:autoSpaceDN w:val="0"/>
        <w:adjustRightInd w:val="0"/>
        <w:spacing w:before="120" w:after="120"/>
        <w:ind w:left="640" w:hanging="640"/>
        <w:rPr>
          <w:noProof/>
        </w:rPr>
      </w:pPr>
      <w:r w:rsidRPr="005916B2">
        <w:rPr>
          <w:noProof/>
        </w:rPr>
        <w:t xml:space="preserve">8. </w:t>
      </w:r>
      <w:r w:rsidRPr="005916B2">
        <w:rPr>
          <w:noProof/>
        </w:rPr>
        <w:tab/>
        <w:t>Guse C. NYC homeless turn to subway during coronavirus crisis. In: New York Daily News [Internet]. 2020 [cited 23 Jul 2020]. Available: https://www.nydailynews.com/coronavirus/ny-coronavirus-homeless-population-subway-fires-mta-20200421-vr26xwjowzce7hrpimfghrdxxy-story.html</w:t>
      </w:r>
    </w:p>
    <w:p w14:paraId="41BE1579" w14:textId="77777777" w:rsidR="005916B2" w:rsidRPr="005916B2" w:rsidRDefault="005916B2" w:rsidP="005916B2">
      <w:pPr>
        <w:widowControl w:val="0"/>
        <w:autoSpaceDE w:val="0"/>
        <w:autoSpaceDN w:val="0"/>
        <w:adjustRightInd w:val="0"/>
        <w:spacing w:before="120" w:after="120"/>
        <w:ind w:left="640" w:hanging="640"/>
        <w:rPr>
          <w:noProof/>
        </w:rPr>
      </w:pPr>
      <w:r w:rsidRPr="005916B2">
        <w:rPr>
          <w:noProof/>
        </w:rPr>
        <w:t xml:space="preserve">9. </w:t>
      </w:r>
      <w:r w:rsidRPr="005916B2">
        <w:rPr>
          <w:noProof/>
        </w:rPr>
        <w:tab/>
        <w:t>Transit app. Transit • Bus &amp; Subway Times. 2020 [cited 4 Feb 2020]. Available: https://play.google.com/store/apps/details?id=com.thetransitapp.droid&amp;hl=en_US</w:t>
      </w:r>
    </w:p>
    <w:p w14:paraId="72C8FD92" w14:textId="77777777" w:rsidR="00D42E6E" w:rsidRPr="0008482F" w:rsidRDefault="00D42E6E">
      <w:pPr>
        <w:spacing w:before="120" w:after="120"/>
        <w:jc w:val="both"/>
        <w:pPrChange w:id="953" w:author="Miller, Harvey J." w:date="2020-08-10T11:56:00Z">
          <w:pPr>
            <w:spacing w:before="120" w:after="120"/>
          </w:pPr>
        </w:pPrChange>
      </w:pPr>
      <w:r>
        <w:fldChar w:fldCharType="end"/>
      </w:r>
    </w:p>
    <w:sectPr w:rsidR="00D42E6E" w:rsidRPr="0008482F">
      <w:footerReference w:type="default" r:id="rId1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72" w:author="Miller, Harvey J." w:date="2020-08-10T09:59:00Z" w:initials="H">
    <w:p w14:paraId="002FBC8A" w14:textId="77777777" w:rsidR="00B5341F" w:rsidRDefault="00B5341F">
      <w:pPr>
        <w:pStyle w:val="CommentText"/>
      </w:pPr>
      <w:r>
        <w:rPr>
          <w:rStyle w:val="CommentReference"/>
        </w:rPr>
        <w:annotationRef/>
      </w:r>
      <w:r>
        <w:t>Don’t understand what you are trying to say here</w:t>
      </w:r>
    </w:p>
  </w:comment>
  <w:comment w:id="105" w:author="Miller, Harvey J." w:date="2020-08-10T10:01:00Z" w:initials="H">
    <w:p w14:paraId="4260A631" w14:textId="77777777" w:rsidR="00B5341F" w:rsidRDefault="00B5341F">
      <w:pPr>
        <w:pStyle w:val="CommentText"/>
      </w:pPr>
      <w:r>
        <w:rPr>
          <w:rStyle w:val="CommentReference"/>
        </w:rPr>
        <w:annotationRef/>
      </w:r>
      <w:r>
        <w:t>What are these?</w:t>
      </w:r>
    </w:p>
  </w:comment>
  <w:comment w:id="918" w:author="Miller, Harvey J." w:date="2020-08-10T14:49:00Z" w:initials="MHJ">
    <w:p w14:paraId="71568537" w14:textId="7942F8C5" w:rsidR="004D74FB" w:rsidRDefault="004D74FB">
      <w:pPr>
        <w:pStyle w:val="CommentText"/>
      </w:pPr>
      <w:r>
        <w:rPr>
          <w:rStyle w:val="CommentReference"/>
        </w:rPr>
        <w:annotationRef/>
      </w:r>
      <w:r>
        <w:t>hyperlinks?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02FBC8A" w15:done="0"/>
  <w15:commentEx w15:paraId="4260A631" w15:done="0"/>
  <w15:commentEx w15:paraId="7156853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F3518C" w16cid:durableId="22DBE051"/>
  <w16cid:commentId w16cid:paraId="002FBC8A" w16cid:durableId="22DB990F"/>
  <w16cid:commentId w16cid:paraId="4260A631" w16cid:durableId="22DB9973"/>
  <w16cid:commentId w16cid:paraId="04691805" w16cid:durableId="22DBD810"/>
  <w16cid:commentId w16cid:paraId="0366313A" w16cid:durableId="22DBD8D4"/>
  <w16cid:commentId w16cid:paraId="1EC809AE" w16cid:durableId="22DBD933"/>
  <w16cid:commentId w16cid:paraId="43F6C3E2" w16cid:durableId="22DBDA3C"/>
  <w16cid:commentId w16cid:paraId="71568537" w16cid:durableId="22DBDCE9"/>
  <w16cid:commentId w16cid:paraId="194E93BB" w16cid:durableId="22DBDD01"/>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011F24" w14:textId="77777777" w:rsidR="00D40529" w:rsidRDefault="00D40529" w:rsidP="007D3B39">
      <w:r>
        <w:separator/>
      </w:r>
    </w:p>
  </w:endnote>
  <w:endnote w:type="continuationSeparator" w:id="0">
    <w:p w14:paraId="4A424EA7" w14:textId="77777777" w:rsidR="00D40529" w:rsidRDefault="00D40529" w:rsidP="007D3B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2758C5" w14:textId="77777777" w:rsidR="00B5341F" w:rsidRDefault="00B5341F">
    <w:pPr>
      <w:pStyle w:val="Footer"/>
    </w:pPr>
  </w:p>
  <w:p w14:paraId="5B852AAC" w14:textId="77777777" w:rsidR="00B5341F" w:rsidRDefault="00B534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9950AC" w14:textId="77777777" w:rsidR="00D40529" w:rsidRDefault="00D40529" w:rsidP="007D3B39">
      <w:r>
        <w:separator/>
      </w:r>
    </w:p>
  </w:footnote>
  <w:footnote w:type="continuationSeparator" w:id="0">
    <w:p w14:paraId="28FAF5B5" w14:textId="77777777" w:rsidR="00D40529" w:rsidRDefault="00D40529" w:rsidP="007D3B39">
      <w:r>
        <w:continuationSeparator/>
      </w:r>
    </w:p>
  </w:footnote>
  <w:footnote w:id="1">
    <w:p w14:paraId="05D22795" w14:textId="35F9E09D" w:rsidR="00B5341F" w:rsidRDefault="00B5341F">
      <w:pPr>
        <w:pStyle w:val="FootnoteText"/>
      </w:pPr>
      <w:r w:rsidRPr="00DD545E">
        <w:rPr>
          <w:rStyle w:val="FootnoteReference"/>
        </w:rPr>
        <w:footnoteRef/>
      </w:r>
      <w:r>
        <w:t xml:space="preserve"> </w:t>
      </w:r>
      <w:ins w:id="215" w:author="Miller, Harvey J." w:date="2020-08-10T11:58:00Z">
        <w:r w:rsidR="005E1FEA">
          <w:t>T</w:t>
        </w:r>
      </w:ins>
      <w:del w:id="216" w:author="Miller, Harvey J." w:date="2020-08-10T11:58:00Z">
        <w:r w:rsidDel="005E1FEA">
          <w:delText>We have t</w:delText>
        </w:r>
      </w:del>
      <w:r>
        <w:t>o comply with PLOS ONE’s formats (</w:t>
      </w:r>
      <w:hyperlink r:id="rId1" w:history="1">
        <w:r w:rsidRPr="0008482F">
          <w:rPr>
            <w:rStyle w:val="Hyperlink"/>
          </w:rPr>
          <w:t>https://journals.plos.org/plosone/s/file?id=wjVg/PLOSOne_formatting_sample_main_body.pdf</w:t>
        </w:r>
      </w:hyperlink>
      <w:r>
        <w:t>), therefore we had to remove the multilevel numbers in the section titles.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214E9D"/>
    <w:multiLevelType w:val="hybridMultilevel"/>
    <w:tmpl w:val="71BCD2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BB617D"/>
    <w:multiLevelType w:val="hybridMultilevel"/>
    <w:tmpl w:val="38C0A0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5D46C9"/>
    <w:multiLevelType w:val="hybridMultilevel"/>
    <w:tmpl w:val="FDEE4A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281B91"/>
    <w:multiLevelType w:val="hybridMultilevel"/>
    <w:tmpl w:val="9D7E54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9976C4C"/>
    <w:multiLevelType w:val="hybridMultilevel"/>
    <w:tmpl w:val="5F0E16DE"/>
    <w:lvl w:ilvl="0" w:tplc="0409000F">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5" w15:restartNumberingAfterBreak="0">
    <w:nsid w:val="1D410D82"/>
    <w:multiLevelType w:val="hybridMultilevel"/>
    <w:tmpl w:val="A9DA8C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6B22744"/>
    <w:multiLevelType w:val="hybridMultilevel"/>
    <w:tmpl w:val="6186B8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B93D9A"/>
    <w:multiLevelType w:val="hybridMultilevel"/>
    <w:tmpl w:val="75745DF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44552C0F"/>
    <w:multiLevelType w:val="hybridMultilevel"/>
    <w:tmpl w:val="470C17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BF5869"/>
    <w:multiLevelType w:val="multilevel"/>
    <w:tmpl w:val="2B1C394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4B971470"/>
    <w:multiLevelType w:val="hybridMultilevel"/>
    <w:tmpl w:val="73F01F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20D74DA"/>
    <w:multiLevelType w:val="hybridMultilevel"/>
    <w:tmpl w:val="A97CA7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4533728"/>
    <w:multiLevelType w:val="hybridMultilevel"/>
    <w:tmpl w:val="C2AE3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5B05E68"/>
    <w:multiLevelType w:val="hybridMultilevel"/>
    <w:tmpl w:val="FB8E24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729336E"/>
    <w:multiLevelType w:val="multilevel"/>
    <w:tmpl w:val="7626159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7"/>
  </w:num>
  <w:num w:numId="2">
    <w:abstractNumId w:val="14"/>
  </w:num>
  <w:num w:numId="3">
    <w:abstractNumId w:val="9"/>
  </w:num>
  <w:num w:numId="4">
    <w:abstractNumId w:val="11"/>
  </w:num>
  <w:num w:numId="5">
    <w:abstractNumId w:val="9"/>
  </w:num>
  <w:num w:numId="6">
    <w:abstractNumId w:val="4"/>
  </w:num>
  <w:num w:numId="7">
    <w:abstractNumId w:val="9"/>
  </w:num>
  <w:num w:numId="8">
    <w:abstractNumId w:val="9"/>
  </w:num>
  <w:num w:numId="9">
    <w:abstractNumId w:val="9"/>
  </w:num>
  <w:num w:numId="10">
    <w:abstractNumId w:val="0"/>
  </w:num>
  <w:num w:numId="11">
    <w:abstractNumId w:val="12"/>
  </w:num>
  <w:num w:numId="12">
    <w:abstractNumId w:val="1"/>
  </w:num>
  <w:num w:numId="13">
    <w:abstractNumId w:val="6"/>
  </w:num>
  <w:num w:numId="14">
    <w:abstractNumId w:val="8"/>
  </w:num>
  <w:num w:numId="15">
    <w:abstractNumId w:val="10"/>
  </w:num>
  <w:num w:numId="16">
    <w:abstractNumId w:val="13"/>
  </w:num>
  <w:num w:numId="17">
    <w:abstractNumId w:val="5"/>
  </w:num>
  <w:num w:numId="18">
    <w:abstractNumId w:val="2"/>
  </w:num>
  <w:num w:numId="1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ller, Harvey J.">
    <w15:presenceInfo w15:providerId="AD" w15:userId="S::miller.81@osu.edu::a502b954-5642-4a2a-8f22-6e0bbb41520b"/>
  </w15:person>
  <w15:person w15:author="Harvey">
    <w15:presenceInfo w15:providerId="AD" w15:userId="S::miller.81@osu.edu::a502b954-5642-4a2a-8f22-6e0bbb41520b"/>
  </w15:person>
  <w15:person w15:author="Liu, Luyu">
    <w15:presenceInfo w15:providerId="AD" w15:userId="S-1-5-21-3711032425-755364728-2729317452-685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4CA9"/>
    <w:rsid w:val="0000241C"/>
    <w:rsid w:val="00003C06"/>
    <w:rsid w:val="000113ED"/>
    <w:rsid w:val="000136CF"/>
    <w:rsid w:val="00017E83"/>
    <w:rsid w:val="00017F41"/>
    <w:rsid w:val="0002445E"/>
    <w:rsid w:val="00025A0F"/>
    <w:rsid w:val="00025CC2"/>
    <w:rsid w:val="000312F2"/>
    <w:rsid w:val="00031730"/>
    <w:rsid w:val="00032F95"/>
    <w:rsid w:val="00035242"/>
    <w:rsid w:val="00035BED"/>
    <w:rsid w:val="00036FF6"/>
    <w:rsid w:val="00041975"/>
    <w:rsid w:val="00047E5F"/>
    <w:rsid w:val="0005502A"/>
    <w:rsid w:val="00064C52"/>
    <w:rsid w:val="0006776A"/>
    <w:rsid w:val="000737F4"/>
    <w:rsid w:val="00075952"/>
    <w:rsid w:val="0008482F"/>
    <w:rsid w:val="00085DAC"/>
    <w:rsid w:val="0009108C"/>
    <w:rsid w:val="0009185A"/>
    <w:rsid w:val="00092DB0"/>
    <w:rsid w:val="000953EC"/>
    <w:rsid w:val="000A004B"/>
    <w:rsid w:val="000A31E7"/>
    <w:rsid w:val="000B5B09"/>
    <w:rsid w:val="000C57F0"/>
    <w:rsid w:val="000D36AA"/>
    <w:rsid w:val="000D37EC"/>
    <w:rsid w:val="000D6493"/>
    <w:rsid w:val="000E2563"/>
    <w:rsid w:val="000E3CAB"/>
    <w:rsid w:val="000F16D2"/>
    <w:rsid w:val="000F4613"/>
    <w:rsid w:val="000F55EA"/>
    <w:rsid w:val="000F58EB"/>
    <w:rsid w:val="00100274"/>
    <w:rsid w:val="00100C32"/>
    <w:rsid w:val="001036CE"/>
    <w:rsid w:val="0010630A"/>
    <w:rsid w:val="00106C7F"/>
    <w:rsid w:val="0011341B"/>
    <w:rsid w:val="001134B7"/>
    <w:rsid w:val="00116D3A"/>
    <w:rsid w:val="00130CBD"/>
    <w:rsid w:val="001314E2"/>
    <w:rsid w:val="00135CD3"/>
    <w:rsid w:val="00137ED4"/>
    <w:rsid w:val="0014198B"/>
    <w:rsid w:val="00143195"/>
    <w:rsid w:val="001458D3"/>
    <w:rsid w:val="00147AD1"/>
    <w:rsid w:val="001514B4"/>
    <w:rsid w:val="0015159B"/>
    <w:rsid w:val="00153DAD"/>
    <w:rsid w:val="00162668"/>
    <w:rsid w:val="00163EC1"/>
    <w:rsid w:val="00165292"/>
    <w:rsid w:val="00180529"/>
    <w:rsid w:val="00192BF8"/>
    <w:rsid w:val="0019502A"/>
    <w:rsid w:val="00197A3C"/>
    <w:rsid w:val="001B4DAA"/>
    <w:rsid w:val="001C0313"/>
    <w:rsid w:val="001C300F"/>
    <w:rsid w:val="001C4BC5"/>
    <w:rsid w:val="001D5AA5"/>
    <w:rsid w:val="001D6F1A"/>
    <w:rsid w:val="001F5341"/>
    <w:rsid w:val="001F68FA"/>
    <w:rsid w:val="001F75DA"/>
    <w:rsid w:val="001F7ED4"/>
    <w:rsid w:val="002007F5"/>
    <w:rsid w:val="002019A0"/>
    <w:rsid w:val="00205A8C"/>
    <w:rsid w:val="00206734"/>
    <w:rsid w:val="00207EF6"/>
    <w:rsid w:val="00215273"/>
    <w:rsid w:val="0021658A"/>
    <w:rsid w:val="002223DB"/>
    <w:rsid w:val="00224AF0"/>
    <w:rsid w:val="0022736E"/>
    <w:rsid w:val="00230006"/>
    <w:rsid w:val="00232AB4"/>
    <w:rsid w:val="00232C8C"/>
    <w:rsid w:val="0023359C"/>
    <w:rsid w:val="00233FB7"/>
    <w:rsid w:val="002416D3"/>
    <w:rsid w:val="00245E73"/>
    <w:rsid w:val="00247CD5"/>
    <w:rsid w:val="00261FA8"/>
    <w:rsid w:val="00274987"/>
    <w:rsid w:val="00285C43"/>
    <w:rsid w:val="0029132B"/>
    <w:rsid w:val="00293996"/>
    <w:rsid w:val="00297931"/>
    <w:rsid w:val="002A29B1"/>
    <w:rsid w:val="002B2E81"/>
    <w:rsid w:val="002C032D"/>
    <w:rsid w:val="002C1953"/>
    <w:rsid w:val="002C2AAB"/>
    <w:rsid w:val="002C4574"/>
    <w:rsid w:val="002C62A6"/>
    <w:rsid w:val="002D0A36"/>
    <w:rsid w:val="002D1795"/>
    <w:rsid w:val="002E557E"/>
    <w:rsid w:val="002F012A"/>
    <w:rsid w:val="002F4F45"/>
    <w:rsid w:val="003001EF"/>
    <w:rsid w:val="00300D72"/>
    <w:rsid w:val="003020B8"/>
    <w:rsid w:val="00312B68"/>
    <w:rsid w:val="0031620F"/>
    <w:rsid w:val="0031763C"/>
    <w:rsid w:val="0032074D"/>
    <w:rsid w:val="0032290F"/>
    <w:rsid w:val="0032370C"/>
    <w:rsid w:val="00335399"/>
    <w:rsid w:val="00343042"/>
    <w:rsid w:val="00345BF8"/>
    <w:rsid w:val="00352D53"/>
    <w:rsid w:val="00354BE0"/>
    <w:rsid w:val="00355624"/>
    <w:rsid w:val="00366435"/>
    <w:rsid w:val="00374E95"/>
    <w:rsid w:val="00377F7D"/>
    <w:rsid w:val="00381E3D"/>
    <w:rsid w:val="00391F15"/>
    <w:rsid w:val="003939FF"/>
    <w:rsid w:val="003959EF"/>
    <w:rsid w:val="003967F6"/>
    <w:rsid w:val="003A1BD8"/>
    <w:rsid w:val="003A2D32"/>
    <w:rsid w:val="003C1423"/>
    <w:rsid w:val="003E2110"/>
    <w:rsid w:val="003E2BEB"/>
    <w:rsid w:val="003E5891"/>
    <w:rsid w:val="003F120F"/>
    <w:rsid w:val="003F25A6"/>
    <w:rsid w:val="004029CE"/>
    <w:rsid w:val="0040557B"/>
    <w:rsid w:val="00413A21"/>
    <w:rsid w:val="00416DD4"/>
    <w:rsid w:val="00422D9E"/>
    <w:rsid w:val="00423F62"/>
    <w:rsid w:val="00430388"/>
    <w:rsid w:val="00432F92"/>
    <w:rsid w:val="004516CC"/>
    <w:rsid w:val="004537F7"/>
    <w:rsid w:val="00453899"/>
    <w:rsid w:val="00460F4B"/>
    <w:rsid w:val="00464CA9"/>
    <w:rsid w:val="00466C3F"/>
    <w:rsid w:val="00472BD0"/>
    <w:rsid w:val="004733DE"/>
    <w:rsid w:val="00480422"/>
    <w:rsid w:val="004916D4"/>
    <w:rsid w:val="004A0401"/>
    <w:rsid w:val="004A0DDE"/>
    <w:rsid w:val="004A14A9"/>
    <w:rsid w:val="004A463E"/>
    <w:rsid w:val="004A6BC4"/>
    <w:rsid w:val="004B05C5"/>
    <w:rsid w:val="004B600F"/>
    <w:rsid w:val="004C4200"/>
    <w:rsid w:val="004C4DBB"/>
    <w:rsid w:val="004D071F"/>
    <w:rsid w:val="004D40F5"/>
    <w:rsid w:val="004D72AC"/>
    <w:rsid w:val="004D74FB"/>
    <w:rsid w:val="004D7E82"/>
    <w:rsid w:val="004E3700"/>
    <w:rsid w:val="004E5C07"/>
    <w:rsid w:val="004E6322"/>
    <w:rsid w:val="004F67FC"/>
    <w:rsid w:val="005004D0"/>
    <w:rsid w:val="00501D77"/>
    <w:rsid w:val="00502F2D"/>
    <w:rsid w:val="00504CDA"/>
    <w:rsid w:val="00510E3E"/>
    <w:rsid w:val="00510E57"/>
    <w:rsid w:val="005132F7"/>
    <w:rsid w:val="0052387A"/>
    <w:rsid w:val="005254FE"/>
    <w:rsid w:val="005259BB"/>
    <w:rsid w:val="005263C0"/>
    <w:rsid w:val="00531B2C"/>
    <w:rsid w:val="005449C0"/>
    <w:rsid w:val="005477C4"/>
    <w:rsid w:val="0056499F"/>
    <w:rsid w:val="0056585E"/>
    <w:rsid w:val="00566398"/>
    <w:rsid w:val="0057186D"/>
    <w:rsid w:val="00584B8F"/>
    <w:rsid w:val="00587A8C"/>
    <w:rsid w:val="005916B2"/>
    <w:rsid w:val="005937F6"/>
    <w:rsid w:val="005A201A"/>
    <w:rsid w:val="005A216A"/>
    <w:rsid w:val="005A4B64"/>
    <w:rsid w:val="005B513B"/>
    <w:rsid w:val="005B527D"/>
    <w:rsid w:val="005B6474"/>
    <w:rsid w:val="005B6E7F"/>
    <w:rsid w:val="005C1B73"/>
    <w:rsid w:val="005C22A8"/>
    <w:rsid w:val="005C547F"/>
    <w:rsid w:val="005D0578"/>
    <w:rsid w:val="005D1E73"/>
    <w:rsid w:val="005D4894"/>
    <w:rsid w:val="005D6906"/>
    <w:rsid w:val="005E1FEA"/>
    <w:rsid w:val="005E4547"/>
    <w:rsid w:val="005E45C7"/>
    <w:rsid w:val="005F0E0A"/>
    <w:rsid w:val="005F3E3C"/>
    <w:rsid w:val="005F4A05"/>
    <w:rsid w:val="005F7F29"/>
    <w:rsid w:val="00625B89"/>
    <w:rsid w:val="00640239"/>
    <w:rsid w:val="0065366D"/>
    <w:rsid w:val="00655166"/>
    <w:rsid w:val="006552BC"/>
    <w:rsid w:val="0066334A"/>
    <w:rsid w:val="006633E8"/>
    <w:rsid w:val="0066493B"/>
    <w:rsid w:val="0066777B"/>
    <w:rsid w:val="0067044D"/>
    <w:rsid w:val="006712FD"/>
    <w:rsid w:val="006720CC"/>
    <w:rsid w:val="00674C0F"/>
    <w:rsid w:val="00675B9A"/>
    <w:rsid w:val="00680190"/>
    <w:rsid w:val="00690BA7"/>
    <w:rsid w:val="00692609"/>
    <w:rsid w:val="00692BB0"/>
    <w:rsid w:val="00695CED"/>
    <w:rsid w:val="00696013"/>
    <w:rsid w:val="006977BE"/>
    <w:rsid w:val="006A3BB9"/>
    <w:rsid w:val="006A6F8D"/>
    <w:rsid w:val="006B10EC"/>
    <w:rsid w:val="006B4B03"/>
    <w:rsid w:val="006C294F"/>
    <w:rsid w:val="006C51EC"/>
    <w:rsid w:val="006D111B"/>
    <w:rsid w:val="006D23D0"/>
    <w:rsid w:val="006D5723"/>
    <w:rsid w:val="006E268D"/>
    <w:rsid w:val="006E3989"/>
    <w:rsid w:val="006E7107"/>
    <w:rsid w:val="00710D0B"/>
    <w:rsid w:val="007147C7"/>
    <w:rsid w:val="00716903"/>
    <w:rsid w:val="007176EB"/>
    <w:rsid w:val="00721BF8"/>
    <w:rsid w:val="00722B5B"/>
    <w:rsid w:val="007230F4"/>
    <w:rsid w:val="00724F0E"/>
    <w:rsid w:val="00732D8A"/>
    <w:rsid w:val="00735EFF"/>
    <w:rsid w:val="00743A56"/>
    <w:rsid w:val="00750311"/>
    <w:rsid w:val="00750383"/>
    <w:rsid w:val="00750AF7"/>
    <w:rsid w:val="00754938"/>
    <w:rsid w:val="00755774"/>
    <w:rsid w:val="00764031"/>
    <w:rsid w:val="007655AA"/>
    <w:rsid w:val="00766DEE"/>
    <w:rsid w:val="0077201D"/>
    <w:rsid w:val="00773FF6"/>
    <w:rsid w:val="00782B5B"/>
    <w:rsid w:val="00786544"/>
    <w:rsid w:val="00787BF9"/>
    <w:rsid w:val="00792B94"/>
    <w:rsid w:val="00793054"/>
    <w:rsid w:val="00794825"/>
    <w:rsid w:val="0079505E"/>
    <w:rsid w:val="00796D8A"/>
    <w:rsid w:val="007A046F"/>
    <w:rsid w:val="007A2840"/>
    <w:rsid w:val="007A406A"/>
    <w:rsid w:val="007C2956"/>
    <w:rsid w:val="007D0A81"/>
    <w:rsid w:val="007D2E40"/>
    <w:rsid w:val="007D353F"/>
    <w:rsid w:val="007D3B39"/>
    <w:rsid w:val="007D6427"/>
    <w:rsid w:val="007E1010"/>
    <w:rsid w:val="007E2C49"/>
    <w:rsid w:val="007E43B0"/>
    <w:rsid w:val="007E7580"/>
    <w:rsid w:val="007F4F3F"/>
    <w:rsid w:val="008001B2"/>
    <w:rsid w:val="00807921"/>
    <w:rsid w:val="008109C9"/>
    <w:rsid w:val="00812C49"/>
    <w:rsid w:val="0082199F"/>
    <w:rsid w:val="00822CFF"/>
    <w:rsid w:val="00823611"/>
    <w:rsid w:val="008325B6"/>
    <w:rsid w:val="0083372E"/>
    <w:rsid w:val="00843902"/>
    <w:rsid w:val="008550D1"/>
    <w:rsid w:val="00856FC7"/>
    <w:rsid w:val="00861D4D"/>
    <w:rsid w:val="00871855"/>
    <w:rsid w:val="00881CCB"/>
    <w:rsid w:val="00887B1D"/>
    <w:rsid w:val="008933C6"/>
    <w:rsid w:val="00894931"/>
    <w:rsid w:val="008A1654"/>
    <w:rsid w:val="008A449D"/>
    <w:rsid w:val="008B287E"/>
    <w:rsid w:val="008B6923"/>
    <w:rsid w:val="008C6821"/>
    <w:rsid w:val="008D099C"/>
    <w:rsid w:val="008D13B0"/>
    <w:rsid w:val="008D2348"/>
    <w:rsid w:val="008D780E"/>
    <w:rsid w:val="00901C52"/>
    <w:rsid w:val="0090376A"/>
    <w:rsid w:val="009104EB"/>
    <w:rsid w:val="009136B5"/>
    <w:rsid w:val="00943F06"/>
    <w:rsid w:val="00944667"/>
    <w:rsid w:val="00945709"/>
    <w:rsid w:val="00953BA5"/>
    <w:rsid w:val="00955E6E"/>
    <w:rsid w:val="009573D3"/>
    <w:rsid w:val="00963656"/>
    <w:rsid w:val="00964092"/>
    <w:rsid w:val="00964A94"/>
    <w:rsid w:val="0097031B"/>
    <w:rsid w:val="0097299C"/>
    <w:rsid w:val="00983883"/>
    <w:rsid w:val="00984C1D"/>
    <w:rsid w:val="00991C0A"/>
    <w:rsid w:val="00993542"/>
    <w:rsid w:val="009A3FF7"/>
    <w:rsid w:val="009A4013"/>
    <w:rsid w:val="009A74F0"/>
    <w:rsid w:val="009B0FA0"/>
    <w:rsid w:val="009B29BD"/>
    <w:rsid w:val="009B2A7B"/>
    <w:rsid w:val="009B2B49"/>
    <w:rsid w:val="009C6BAA"/>
    <w:rsid w:val="009D021D"/>
    <w:rsid w:val="009D3DAA"/>
    <w:rsid w:val="009D6705"/>
    <w:rsid w:val="009D714B"/>
    <w:rsid w:val="009E0872"/>
    <w:rsid w:val="009E3467"/>
    <w:rsid w:val="009F4B69"/>
    <w:rsid w:val="00A005F1"/>
    <w:rsid w:val="00A02E32"/>
    <w:rsid w:val="00A10C47"/>
    <w:rsid w:val="00A20397"/>
    <w:rsid w:val="00A302E5"/>
    <w:rsid w:val="00A3438E"/>
    <w:rsid w:val="00A3519A"/>
    <w:rsid w:val="00A35A63"/>
    <w:rsid w:val="00A37A44"/>
    <w:rsid w:val="00A400A7"/>
    <w:rsid w:val="00A526D8"/>
    <w:rsid w:val="00A53052"/>
    <w:rsid w:val="00A61098"/>
    <w:rsid w:val="00A62244"/>
    <w:rsid w:val="00A626B5"/>
    <w:rsid w:val="00A628D4"/>
    <w:rsid w:val="00A6511E"/>
    <w:rsid w:val="00A747BF"/>
    <w:rsid w:val="00A74D7C"/>
    <w:rsid w:val="00A760D2"/>
    <w:rsid w:val="00A8213D"/>
    <w:rsid w:val="00A92443"/>
    <w:rsid w:val="00A94125"/>
    <w:rsid w:val="00AA02AD"/>
    <w:rsid w:val="00AA2492"/>
    <w:rsid w:val="00AA7C52"/>
    <w:rsid w:val="00AB03C3"/>
    <w:rsid w:val="00AB39E8"/>
    <w:rsid w:val="00AC04B9"/>
    <w:rsid w:val="00AD3C6C"/>
    <w:rsid w:val="00AE26A2"/>
    <w:rsid w:val="00AE798A"/>
    <w:rsid w:val="00AF4BC4"/>
    <w:rsid w:val="00AF4F87"/>
    <w:rsid w:val="00B0178D"/>
    <w:rsid w:val="00B0493F"/>
    <w:rsid w:val="00B16F11"/>
    <w:rsid w:val="00B22146"/>
    <w:rsid w:val="00B25817"/>
    <w:rsid w:val="00B34C2D"/>
    <w:rsid w:val="00B3593C"/>
    <w:rsid w:val="00B42D4C"/>
    <w:rsid w:val="00B453F2"/>
    <w:rsid w:val="00B462E0"/>
    <w:rsid w:val="00B469DD"/>
    <w:rsid w:val="00B5341F"/>
    <w:rsid w:val="00B54AFA"/>
    <w:rsid w:val="00B55101"/>
    <w:rsid w:val="00B56A1C"/>
    <w:rsid w:val="00B6044F"/>
    <w:rsid w:val="00B60B81"/>
    <w:rsid w:val="00B65656"/>
    <w:rsid w:val="00B658D7"/>
    <w:rsid w:val="00B72FE0"/>
    <w:rsid w:val="00B8023A"/>
    <w:rsid w:val="00B82EE0"/>
    <w:rsid w:val="00B834B8"/>
    <w:rsid w:val="00B84477"/>
    <w:rsid w:val="00B923A2"/>
    <w:rsid w:val="00B94235"/>
    <w:rsid w:val="00BA579A"/>
    <w:rsid w:val="00BA6E80"/>
    <w:rsid w:val="00BB031B"/>
    <w:rsid w:val="00BB222A"/>
    <w:rsid w:val="00BB233C"/>
    <w:rsid w:val="00BB5DCF"/>
    <w:rsid w:val="00BB76E3"/>
    <w:rsid w:val="00BC0058"/>
    <w:rsid w:val="00BC3004"/>
    <w:rsid w:val="00BC5CED"/>
    <w:rsid w:val="00BD14BA"/>
    <w:rsid w:val="00BD3044"/>
    <w:rsid w:val="00BD4451"/>
    <w:rsid w:val="00BD45D3"/>
    <w:rsid w:val="00BE0A5F"/>
    <w:rsid w:val="00BE155A"/>
    <w:rsid w:val="00BF5BF6"/>
    <w:rsid w:val="00C01C7A"/>
    <w:rsid w:val="00C04DBB"/>
    <w:rsid w:val="00C06E8C"/>
    <w:rsid w:val="00C07824"/>
    <w:rsid w:val="00C14896"/>
    <w:rsid w:val="00C26CAF"/>
    <w:rsid w:val="00C2746C"/>
    <w:rsid w:val="00C2789D"/>
    <w:rsid w:val="00C33F34"/>
    <w:rsid w:val="00C37806"/>
    <w:rsid w:val="00C40453"/>
    <w:rsid w:val="00C408E3"/>
    <w:rsid w:val="00C44DBE"/>
    <w:rsid w:val="00C458E1"/>
    <w:rsid w:val="00C4767E"/>
    <w:rsid w:val="00C47C59"/>
    <w:rsid w:val="00C54BD9"/>
    <w:rsid w:val="00C5732F"/>
    <w:rsid w:val="00C61F68"/>
    <w:rsid w:val="00C62164"/>
    <w:rsid w:val="00C6367A"/>
    <w:rsid w:val="00C650C0"/>
    <w:rsid w:val="00C739B1"/>
    <w:rsid w:val="00C7435C"/>
    <w:rsid w:val="00C810C1"/>
    <w:rsid w:val="00C82870"/>
    <w:rsid w:val="00C8562C"/>
    <w:rsid w:val="00C862F7"/>
    <w:rsid w:val="00C87471"/>
    <w:rsid w:val="00C954A7"/>
    <w:rsid w:val="00C95A58"/>
    <w:rsid w:val="00CA06D5"/>
    <w:rsid w:val="00CA5757"/>
    <w:rsid w:val="00CA6E3F"/>
    <w:rsid w:val="00CB06AC"/>
    <w:rsid w:val="00CB10FA"/>
    <w:rsid w:val="00CB4516"/>
    <w:rsid w:val="00CB7749"/>
    <w:rsid w:val="00CC3928"/>
    <w:rsid w:val="00CC3B7E"/>
    <w:rsid w:val="00CE22E7"/>
    <w:rsid w:val="00CE2382"/>
    <w:rsid w:val="00CE39F5"/>
    <w:rsid w:val="00CE4CB7"/>
    <w:rsid w:val="00CE5356"/>
    <w:rsid w:val="00CF3D81"/>
    <w:rsid w:val="00CF5C86"/>
    <w:rsid w:val="00CF60F8"/>
    <w:rsid w:val="00D00077"/>
    <w:rsid w:val="00D153FF"/>
    <w:rsid w:val="00D22C85"/>
    <w:rsid w:val="00D30C48"/>
    <w:rsid w:val="00D32236"/>
    <w:rsid w:val="00D40529"/>
    <w:rsid w:val="00D42E6E"/>
    <w:rsid w:val="00D466A4"/>
    <w:rsid w:val="00D55925"/>
    <w:rsid w:val="00D613BC"/>
    <w:rsid w:val="00D63ACA"/>
    <w:rsid w:val="00D66324"/>
    <w:rsid w:val="00D667F6"/>
    <w:rsid w:val="00D66AAF"/>
    <w:rsid w:val="00D66CB1"/>
    <w:rsid w:val="00D71FFB"/>
    <w:rsid w:val="00D756E4"/>
    <w:rsid w:val="00D765C7"/>
    <w:rsid w:val="00D8169C"/>
    <w:rsid w:val="00D829CF"/>
    <w:rsid w:val="00D84E96"/>
    <w:rsid w:val="00D92AE2"/>
    <w:rsid w:val="00D935CD"/>
    <w:rsid w:val="00DA175A"/>
    <w:rsid w:val="00DA2EF6"/>
    <w:rsid w:val="00DA5858"/>
    <w:rsid w:val="00DB3293"/>
    <w:rsid w:val="00DB4255"/>
    <w:rsid w:val="00DC4F49"/>
    <w:rsid w:val="00DC68DA"/>
    <w:rsid w:val="00DD2972"/>
    <w:rsid w:val="00DD29DE"/>
    <w:rsid w:val="00DD2C86"/>
    <w:rsid w:val="00DD425B"/>
    <w:rsid w:val="00DD545E"/>
    <w:rsid w:val="00DD7BFC"/>
    <w:rsid w:val="00DE20E9"/>
    <w:rsid w:val="00DF1CFD"/>
    <w:rsid w:val="00DF2306"/>
    <w:rsid w:val="00DF2A00"/>
    <w:rsid w:val="00E00F88"/>
    <w:rsid w:val="00E0136C"/>
    <w:rsid w:val="00E02988"/>
    <w:rsid w:val="00E102F1"/>
    <w:rsid w:val="00E12123"/>
    <w:rsid w:val="00E12BCA"/>
    <w:rsid w:val="00E14CCF"/>
    <w:rsid w:val="00E14FD6"/>
    <w:rsid w:val="00E2401A"/>
    <w:rsid w:val="00E300C5"/>
    <w:rsid w:val="00E33862"/>
    <w:rsid w:val="00E35B41"/>
    <w:rsid w:val="00E3769C"/>
    <w:rsid w:val="00E41927"/>
    <w:rsid w:val="00E44CE4"/>
    <w:rsid w:val="00E458A7"/>
    <w:rsid w:val="00E50D7F"/>
    <w:rsid w:val="00E54975"/>
    <w:rsid w:val="00E54B0F"/>
    <w:rsid w:val="00E716A4"/>
    <w:rsid w:val="00E75A65"/>
    <w:rsid w:val="00E76C0B"/>
    <w:rsid w:val="00E779B8"/>
    <w:rsid w:val="00E77A86"/>
    <w:rsid w:val="00E83AA4"/>
    <w:rsid w:val="00E83C71"/>
    <w:rsid w:val="00E917A3"/>
    <w:rsid w:val="00E94E88"/>
    <w:rsid w:val="00EA3BC2"/>
    <w:rsid w:val="00EA5349"/>
    <w:rsid w:val="00EA6351"/>
    <w:rsid w:val="00EA76F0"/>
    <w:rsid w:val="00EB2FE4"/>
    <w:rsid w:val="00EC4053"/>
    <w:rsid w:val="00EC59AB"/>
    <w:rsid w:val="00EE1AE2"/>
    <w:rsid w:val="00EE1F31"/>
    <w:rsid w:val="00EE43D8"/>
    <w:rsid w:val="00EE4EDF"/>
    <w:rsid w:val="00EE6C9F"/>
    <w:rsid w:val="00EF450D"/>
    <w:rsid w:val="00EF5EEE"/>
    <w:rsid w:val="00F0123E"/>
    <w:rsid w:val="00F15411"/>
    <w:rsid w:val="00F1600B"/>
    <w:rsid w:val="00F17343"/>
    <w:rsid w:val="00F17346"/>
    <w:rsid w:val="00F20A10"/>
    <w:rsid w:val="00F349F0"/>
    <w:rsid w:val="00F36C50"/>
    <w:rsid w:val="00F41BFD"/>
    <w:rsid w:val="00F4467A"/>
    <w:rsid w:val="00F53981"/>
    <w:rsid w:val="00F539DB"/>
    <w:rsid w:val="00F550BA"/>
    <w:rsid w:val="00F678BE"/>
    <w:rsid w:val="00F7086F"/>
    <w:rsid w:val="00F71ED8"/>
    <w:rsid w:val="00F72E10"/>
    <w:rsid w:val="00F737E3"/>
    <w:rsid w:val="00F76CFF"/>
    <w:rsid w:val="00F801F8"/>
    <w:rsid w:val="00F80EC2"/>
    <w:rsid w:val="00F80EFA"/>
    <w:rsid w:val="00F81450"/>
    <w:rsid w:val="00F83A62"/>
    <w:rsid w:val="00F86DD9"/>
    <w:rsid w:val="00F908A5"/>
    <w:rsid w:val="00F914DE"/>
    <w:rsid w:val="00F9524C"/>
    <w:rsid w:val="00FA05EA"/>
    <w:rsid w:val="00FA062A"/>
    <w:rsid w:val="00FA14C0"/>
    <w:rsid w:val="00FA363E"/>
    <w:rsid w:val="00FA6103"/>
    <w:rsid w:val="00FB3151"/>
    <w:rsid w:val="00FB3D39"/>
    <w:rsid w:val="00FB485F"/>
    <w:rsid w:val="00FC2B6E"/>
    <w:rsid w:val="00FC671D"/>
    <w:rsid w:val="00FE2D10"/>
    <w:rsid w:val="00FE46B6"/>
    <w:rsid w:val="00FE78BA"/>
    <w:rsid w:val="00FE7D5C"/>
    <w:rsid w:val="00FF2AAB"/>
    <w:rsid w:val="00FF4926"/>
    <w:rsid w:val="00FF63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D67586"/>
  <w15:chartTrackingRefBased/>
  <w15:docId w15:val="{183CFBE7-B7A0-4CAC-9D69-7FC7278CD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59BB"/>
    <w:pPr>
      <w:spacing w:after="0" w:line="24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5B6E7F"/>
    <w:pPr>
      <w:keepNext/>
      <w:keepLines/>
      <w:numPr>
        <w:numId w:val="3"/>
      </w:numPr>
      <w:spacing w:before="240"/>
      <w:outlineLvl w:val="0"/>
    </w:pPr>
    <w:rPr>
      <w:rFonts w:eastAsiaTheme="majorEastAsia"/>
    </w:rPr>
  </w:style>
  <w:style w:type="paragraph" w:styleId="Heading2">
    <w:name w:val="heading 2"/>
    <w:basedOn w:val="Normal"/>
    <w:next w:val="Normal"/>
    <w:link w:val="Heading2Char"/>
    <w:uiPriority w:val="9"/>
    <w:unhideWhenUsed/>
    <w:qFormat/>
    <w:rsid w:val="005B6E7F"/>
    <w:pPr>
      <w:keepNext/>
      <w:keepLines/>
      <w:numPr>
        <w:ilvl w:val="1"/>
        <w:numId w:val="3"/>
      </w:numPr>
      <w:spacing w:before="40"/>
      <w:outlineLvl w:val="1"/>
    </w:pPr>
    <w:rPr>
      <w:rFonts w:eastAsiaTheme="majorEastAsia"/>
    </w:rPr>
  </w:style>
  <w:style w:type="paragraph" w:styleId="Heading3">
    <w:name w:val="heading 3"/>
    <w:basedOn w:val="Normal"/>
    <w:next w:val="Normal"/>
    <w:link w:val="Heading3Char"/>
    <w:uiPriority w:val="9"/>
    <w:unhideWhenUsed/>
    <w:qFormat/>
    <w:rsid w:val="00416DD4"/>
    <w:pPr>
      <w:keepNext/>
      <w:keepLines/>
      <w:numPr>
        <w:ilvl w:val="2"/>
        <w:numId w:val="3"/>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416DD4"/>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16DD4"/>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16DD4"/>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16DD4"/>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16DD4"/>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DD4"/>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E39F5"/>
    <w:rPr>
      <w:color w:val="0000FF"/>
      <w:u w:val="single"/>
    </w:rPr>
  </w:style>
  <w:style w:type="paragraph" w:styleId="NormalWeb">
    <w:name w:val="Normal (Web)"/>
    <w:basedOn w:val="Normal"/>
    <w:uiPriority w:val="99"/>
    <w:unhideWhenUsed/>
    <w:rsid w:val="00CE39F5"/>
    <w:pPr>
      <w:spacing w:before="100" w:beforeAutospacing="1" w:after="100" w:afterAutospacing="1"/>
    </w:pPr>
  </w:style>
  <w:style w:type="character" w:customStyle="1" w:styleId="Heading1Char">
    <w:name w:val="Heading 1 Char"/>
    <w:basedOn w:val="DefaultParagraphFont"/>
    <w:link w:val="Heading1"/>
    <w:uiPriority w:val="9"/>
    <w:rsid w:val="005B6E7F"/>
    <w:rPr>
      <w:rFonts w:ascii="Times New Roman" w:eastAsiaTheme="majorEastAsia" w:hAnsi="Times New Roman" w:cs="Times New Roman"/>
      <w:sz w:val="24"/>
      <w:szCs w:val="24"/>
    </w:rPr>
  </w:style>
  <w:style w:type="character" w:customStyle="1" w:styleId="Heading2Char">
    <w:name w:val="Heading 2 Char"/>
    <w:basedOn w:val="DefaultParagraphFont"/>
    <w:link w:val="Heading2"/>
    <w:uiPriority w:val="9"/>
    <w:rsid w:val="005B6E7F"/>
    <w:rPr>
      <w:rFonts w:ascii="Times New Roman" w:eastAsiaTheme="majorEastAsia" w:hAnsi="Times New Roman" w:cs="Times New Roman"/>
      <w:sz w:val="24"/>
      <w:szCs w:val="24"/>
    </w:rPr>
  </w:style>
  <w:style w:type="character" w:customStyle="1" w:styleId="Heading3Char">
    <w:name w:val="Heading 3 Char"/>
    <w:basedOn w:val="DefaultParagraphFont"/>
    <w:link w:val="Heading3"/>
    <w:uiPriority w:val="9"/>
    <w:rsid w:val="00416DD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416DD4"/>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semiHidden/>
    <w:rsid w:val="00416DD4"/>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416DD4"/>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416DD4"/>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416DD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DD4"/>
    <w:rPr>
      <w:rFonts w:asciiTheme="majorHAnsi" w:eastAsiaTheme="majorEastAsia" w:hAnsiTheme="majorHAnsi" w:cstheme="majorBidi"/>
      <w:i/>
      <w:iCs/>
      <w:color w:val="272727" w:themeColor="text1" w:themeTint="D8"/>
      <w:sz w:val="21"/>
      <w:szCs w:val="21"/>
    </w:rPr>
  </w:style>
  <w:style w:type="character" w:styleId="FollowedHyperlink">
    <w:name w:val="FollowedHyperlink"/>
    <w:basedOn w:val="DefaultParagraphFont"/>
    <w:uiPriority w:val="99"/>
    <w:semiHidden/>
    <w:unhideWhenUsed/>
    <w:rsid w:val="00CB4516"/>
    <w:rPr>
      <w:color w:val="954F72" w:themeColor="followedHyperlink"/>
      <w:u w:val="single"/>
    </w:rPr>
  </w:style>
  <w:style w:type="paragraph" w:styleId="Caption">
    <w:name w:val="caption"/>
    <w:basedOn w:val="Normal"/>
    <w:next w:val="Normal"/>
    <w:uiPriority w:val="35"/>
    <w:unhideWhenUsed/>
    <w:qFormat/>
    <w:rsid w:val="00696013"/>
    <w:pPr>
      <w:spacing w:after="200"/>
    </w:pPr>
    <w:rPr>
      <w:i/>
      <w:iCs/>
      <w:color w:val="44546A" w:themeColor="text2"/>
      <w:sz w:val="18"/>
      <w:szCs w:val="18"/>
    </w:rPr>
  </w:style>
  <w:style w:type="paragraph" w:styleId="HTMLPreformatted">
    <w:name w:val="HTML Preformatted"/>
    <w:basedOn w:val="Normal"/>
    <w:link w:val="HTMLPreformattedChar"/>
    <w:uiPriority w:val="99"/>
    <w:unhideWhenUsed/>
    <w:rsid w:val="005477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477C4"/>
    <w:rPr>
      <w:rFonts w:ascii="Courier New" w:eastAsia="Times New Roman" w:hAnsi="Courier New" w:cs="Courier New"/>
      <w:sz w:val="20"/>
      <w:szCs w:val="20"/>
    </w:rPr>
  </w:style>
  <w:style w:type="character" w:customStyle="1" w:styleId="gd15mcfceub">
    <w:name w:val="gd15mcfceub"/>
    <w:basedOn w:val="DefaultParagraphFont"/>
    <w:rsid w:val="005477C4"/>
  </w:style>
  <w:style w:type="table" w:styleId="TableGrid">
    <w:name w:val="Table Grid"/>
    <w:basedOn w:val="TableNormal"/>
    <w:uiPriority w:val="39"/>
    <w:rsid w:val="00625B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3519A"/>
    <w:pPr>
      <w:ind w:left="720"/>
      <w:contextualSpacing/>
    </w:pPr>
  </w:style>
  <w:style w:type="paragraph" w:styleId="Header">
    <w:name w:val="header"/>
    <w:basedOn w:val="Normal"/>
    <w:link w:val="HeaderChar"/>
    <w:uiPriority w:val="99"/>
    <w:unhideWhenUsed/>
    <w:rsid w:val="007D3B39"/>
    <w:pPr>
      <w:tabs>
        <w:tab w:val="center" w:pos="4680"/>
        <w:tab w:val="right" w:pos="9360"/>
      </w:tabs>
    </w:pPr>
  </w:style>
  <w:style w:type="character" w:customStyle="1" w:styleId="HeaderChar">
    <w:name w:val="Header Char"/>
    <w:basedOn w:val="DefaultParagraphFont"/>
    <w:link w:val="Header"/>
    <w:uiPriority w:val="99"/>
    <w:rsid w:val="007D3B39"/>
    <w:rPr>
      <w:rFonts w:ascii="Times New Roman" w:hAnsi="Times New Roman" w:cs="Times New Roman"/>
      <w:sz w:val="24"/>
      <w:szCs w:val="24"/>
    </w:rPr>
  </w:style>
  <w:style w:type="paragraph" w:styleId="Footer">
    <w:name w:val="footer"/>
    <w:basedOn w:val="Normal"/>
    <w:link w:val="FooterChar"/>
    <w:uiPriority w:val="99"/>
    <w:unhideWhenUsed/>
    <w:rsid w:val="007D3B39"/>
    <w:pPr>
      <w:tabs>
        <w:tab w:val="center" w:pos="4680"/>
        <w:tab w:val="right" w:pos="9360"/>
      </w:tabs>
    </w:pPr>
  </w:style>
  <w:style w:type="character" w:customStyle="1" w:styleId="FooterChar">
    <w:name w:val="Footer Char"/>
    <w:basedOn w:val="DefaultParagraphFont"/>
    <w:link w:val="Footer"/>
    <w:uiPriority w:val="99"/>
    <w:rsid w:val="007D3B39"/>
    <w:rPr>
      <w:rFonts w:ascii="Times New Roman" w:hAnsi="Times New Roman" w:cs="Times New Roman"/>
      <w:sz w:val="24"/>
      <w:szCs w:val="24"/>
    </w:rPr>
  </w:style>
  <w:style w:type="paragraph" w:styleId="FootnoteText">
    <w:name w:val="footnote text"/>
    <w:basedOn w:val="Normal"/>
    <w:link w:val="FootnoteTextChar"/>
    <w:uiPriority w:val="99"/>
    <w:semiHidden/>
    <w:unhideWhenUsed/>
    <w:rsid w:val="007D3B39"/>
    <w:rPr>
      <w:sz w:val="20"/>
      <w:szCs w:val="20"/>
    </w:rPr>
  </w:style>
  <w:style w:type="character" w:customStyle="1" w:styleId="FootnoteTextChar">
    <w:name w:val="Footnote Text Char"/>
    <w:basedOn w:val="DefaultParagraphFont"/>
    <w:link w:val="FootnoteText"/>
    <w:uiPriority w:val="99"/>
    <w:semiHidden/>
    <w:rsid w:val="007D3B39"/>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7D3B39"/>
    <w:rPr>
      <w:vertAlign w:val="superscript"/>
    </w:rPr>
  </w:style>
  <w:style w:type="character" w:styleId="EndnoteReference">
    <w:name w:val="endnote reference"/>
    <w:basedOn w:val="DefaultParagraphFont"/>
    <w:uiPriority w:val="99"/>
    <w:semiHidden/>
    <w:unhideWhenUsed/>
    <w:rsid w:val="00DD545E"/>
    <w:rPr>
      <w:vertAlign w:val="superscript"/>
    </w:rPr>
  </w:style>
  <w:style w:type="character" w:styleId="CommentReference">
    <w:name w:val="annotation reference"/>
    <w:basedOn w:val="DefaultParagraphFont"/>
    <w:uiPriority w:val="99"/>
    <w:semiHidden/>
    <w:unhideWhenUsed/>
    <w:rsid w:val="002C62A6"/>
    <w:rPr>
      <w:sz w:val="16"/>
      <w:szCs w:val="16"/>
    </w:rPr>
  </w:style>
  <w:style w:type="paragraph" w:styleId="CommentText">
    <w:name w:val="annotation text"/>
    <w:basedOn w:val="Normal"/>
    <w:link w:val="CommentTextChar"/>
    <w:uiPriority w:val="99"/>
    <w:semiHidden/>
    <w:unhideWhenUsed/>
    <w:rsid w:val="002C62A6"/>
    <w:rPr>
      <w:sz w:val="20"/>
      <w:szCs w:val="20"/>
    </w:rPr>
  </w:style>
  <w:style w:type="character" w:customStyle="1" w:styleId="CommentTextChar">
    <w:name w:val="Comment Text Char"/>
    <w:basedOn w:val="DefaultParagraphFont"/>
    <w:link w:val="CommentText"/>
    <w:uiPriority w:val="99"/>
    <w:semiHidden/>
    <w:rsid w:val="002C62A6"/>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2C62A6"/>
    <w:rPr>
      <w:b/>
      <w:bCs/>
    </w:rPr>
  </w:style>
  <w:style w:type="character" w:customStyle="1" w:styleId="CommentSubjectChar">
    <w:name w:val="Comment Subject Char"/>
    <w:basedOn w:val="CommentTextChar"/>
    <w:link w:val="CommentSubject"/>
    <w:uiPriority w:val="99"/>
    <w:semiHidden/>
    <w:rsid w:val="002C62A6"/>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2C62A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62A6"/>
    <w:rPr>
      <w:rFonts w:ascii="Segoe UI" w:hAnsi="Segoe UI" w:cs="Segoe UI"/>
      <w:sz w:val="18"/>
      <w:szCs w:val="18"/>
    </w:rPr>
  </w:style>
  <w:style w:type="character" w:customStyle="1" w:styleId="UnresolvedMention">
    <w:name w:val="Unresolved Mention"/>
    <w:basedOn w:val="DefaultParagraphFont"/>
    <w:uiPriority w:val="99"/>
    <w:semiHidden/>
    <w:unhideWhenUsed/>
    <w:rsid w:val="00B221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5936253">
      <w:bodyDiv w:val="1"/>
      <w:marLeft w:val="0"/>
      <w:marRight w:val="0"/>
      <w:marTop w:val="0"/>
      <w:marBottom w:val="0"/>
      <w:divBdr>
        <w:top w:val="none" w:sz="0" w:space="0" w:color="auto"/>
        <w:left w:val="none" w:sz="0" w:space="0" w:color="auto"/>
        <w:bottom w:val="none" w:sz="0" w:space="0" w:color="auto"/>
        <w:right w:val="none" w:sz="0" w:space="0" w:color="auto"/>
      </w:divBdr>
    </w:div>
    <w:div w:id="341709395">
      <w:bodyDiv w:val="1"/>
      <w:marLeft w:val="0"/>
      <w:marRight w:val="0"/>
      <w:marTop w:val="0"/>
      <w:marBottom w:val="0"/>
      <w:divBdr>
        <w:top w:val="none" w:sz="0" w:space="0" w:color="auto"/>
        <w:left w:val="none" w:sz="0" w:space="0" w:color="auto"/>
        <w:bottom w:val="none" w:sz="0" w:space="0" w:color="auto"/>
        <w:right w:val="none" w:sz="0" w:space="0" w:color="auto"/>
      </w:divBdr>
      <w:divsChild>
        <w:div w:id="675882557">
          <w:marLeft w:val="0"/>
          <w:marRight w:val="0"/>
          <w:marTop w:val="0"/>
          <w:marBottom w:val="0"/>
          <w:divBdr>
            <w:top w:val="none" w:sz="0" w:space="0" w:color="auto"/>
            <w:left w:val="none" w:sz="0" w:space="0" w:color="auto"/>
            <w:bottom w:val="none" w:sz="0" w:space="0" w:color="auto"/>
            <w:right w:val="none" w:sz="0" w:space="0" w:color="auto"/>
          </w:divBdr>
          <w:divsChild>
            <w:div w:id="55400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766266">
      <w:bodyDiv w:val="1"/>
      <w:marLeft w:val="0"/>
      <w:marRight w:val="0"/>
      <w:marTop w:val="0"/>
      <w:marBottom w:val="0"/>
      <w:divBdr>
        <w:top w:val="none" w:sz="0" w:space="0" w:color="auto"/>
        <w:left w:val="none" w:sz="0" w:space="0" w:color="auto"/>
        <w:bottom w:val="none" w:sz="0" w:space="0" w:color="auto"/>
        <w:right w:val="none" w:sz="0" w:space="0" w:color="auto"/>
      </w:divBdr>
      <w:divsChild>
        <w:div w:id="1038048747">
          <w:marLeft w:val="0"/>
          <w:marRight w:val="0"/>
          <w:marTop w:val="0"/>
          <w:marBottom w:val="0"/>
          <w:divBdr>
            <w:top w:val="none" w:sz="0" w:space="0" w:color="auto"/>
            <w:left w:val="none" w:sz="0" w:space="0" w:color="auto"/>
            <w:bottom w:val="none" w:sz="0" w:space="0" w:color="auto"/>
            <w:right w:val="none" w:sz="0" w:space="0" w:color="auto"/>
          </w:divBdr>
          <w:divsChild>
            <w:div w:id="2891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897033">
      <w:bodyDiv w:val="1"/>
      <w:marLeft w:val="0"/>
      <w:marRight w:val="0"/>
      <w:marTop w:val="0"/>
      <w:marBottom w:val="0"/>
      <w:divBdr>
        <w:top w:val="none" w:sz="0" w:space="0" w:color="auto"/>
        <w:left w:val="none" w:sz="0" w:space="0" w:color="auto"/>
        <w:bottom w:val="none" w:sz="0" w:space="0" w:color="auto"/>
        <w:right w:val="none" w:sz="0" w:space="0" w:color="auto"/>
      </w:divBdr>
    </w:div>
    <w:div w:id="916985279">
      <w:bodyDiv w:val="1"/>
      <w:marLeft w:val="0"/>
      <w:marRight w:val="0"/>
      <w:marTop w:val="0"/>
      <w:marBottom w:val="0"/>
      <w:divBdr>
        <w:top w:val="none" w:sz="0" w:space="0" w:color="auto"/>
        <w:left w:val="none" w:sz="0" w:space="0" w:color="auto"/>
        <w:bottom w:val="none" w:sz="0" w:space="0" w:color="auto"/>
        <w:right w:val="none" w:sz="0" w:space="0" w:color="auto"/>
      </w:divBdr>
    </w:div>
    <w:div w:id="1258250047">
      <w:bodyDiv w:val="1"/>
      <w:marLeft w:val="0"/>
      <w:marRight w:val="0"/>
      <w:marTop w:val="0"/>
      <w:marBottom w:val="0"/>
      <w:divBdr>
        <w:top w:val="none" w:sz="0" w:space="0" w:color="auto"/>
        <w:left w:val="none" w:sz="0" w:space="0" w:color="auto"/>
        <w:bottom w:val="none" w:sz="0" w:space="0" w:color="auto"/>
        <w:right w:val="none" w:sz="0" w:space="0" w:color="auto"/>
      </w:divBdr>
    </w:div>
    <w:div w:id="1319307823">
      <w:bodyDiv w:val="1"/>
      <w:marLeft w:val="0"/>
      <w:marRight w:val="0"/>
      <w:marTop w:val="0"/>
      <w:marBottom w:val="0"/>
      <w:divBdr>
        <w:top w:val="none" w:sz="0" w:space="0" w:color="auto"/>
        <w:left w:val="none" w:sz="0" w:space="0" w:color="auto"/>
        <w:bottom w:val="none" w:sz="0" w:space="0" w:color="auto"/>
        <w:right w:val="none" w:sz="0" w:space="0" w:color="auto"/>
      </w:divBdr>
    </w:div>
    <w:div w:id="1679114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chart" Target="charts/chart2.xml"/><Relationship Id="rId18" Type="http://schemas.openxmlformats.org/officeDocument/2006/relationships/fontTable" Target="fontTable.xml"/><Relationship Id="rId3" Type="http://schemas.openxmlformats.org/officeDocument/2006/relationships/styles" Target="styles.xml"/><Relationship Id="rId21" Type="http://schemas.microsoft.com/office/2016/09/relationships/commentsIds" Target="commentsIds.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image" Target="media/image1.jpeg"/><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_rels/footnotes.xml.rels><?xml version="1.0" encoding="UTF-8" standalone="yes"?>
<Relationships xmlns="http://schemas.openxmlformats.org/package/2006/relationships"><Relationship Id="rId1" Type="http://schemas.openxmlformats.org/officeDocument/2006/relationships/hyperlink" Target="https://urldefense.com/v3/__https:/journals.plos.org/plosone/s/file?id=wjVg*PLOSOne_formatting_sample_main_body.pdf__;Lw!!KGKeukY!kucfxaRme5LxitUh5oRFWfbWbKThYIMPJSo5NhND4z1Uk5sRRVTtOjrKWSj7QRjyxMk$"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liu.6544\Documents\GitHub\CoronavirusTransit\doc\excels\correlation.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liu.6544\Documents\GitHub\CoronavirusTransit\doc\excels\correlation.csv"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107520142071793"/>
          <c:y val="4.0293040293040296E-2"/>
          <c:w val="0.78355179483161619"/>
          <c:h val="0.84101352715525945"/>
        </c:manualLayout>
      </c:layout>
      <c:scatterChart>
        <c:scatterStyle val="lineMarker"/>
        <c:varyColors val="0"/>
        <c:ser>
          <c:idx val="0"/>
          <c:order val="0"/>
          <c:tx>
            <c:strRef>
              <c:f>correlation!$BM$1</c:f>
              <c:strCache>
                <c:ptCount val="1"/>
                <c:pt idx="0">
                  <c:v>female_ratio</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correlation!$BI$2:$BI$114</c:f>
              <c:numCache>
                <c:formatCode>General</c:formatCode>
                <c:ptCount val="113"/>
                <c:pt idx="0">
                  <c:v>0.10776601600000001</c:v>
                </c:pt>
                <c:pt idx="1">
                  <c:v>8.1598609000000003E-2</c:v>
                </c:pt>
                <c:pt idx="2">
                  <c:v>8.1598609000000003E-2</c:v>
                </c:pt>
                <c:pt idx="3">
                  <c:v>0.14702807000000001</c:v>
                </c:pt>
                <c:pt idx="4">
                  <c:v>8.1598609000000003E-2</c:v>
                </c:pt>
                <c:pt idx="5">
                  <c:v>0.22449562100000001</c:v>
                </c:pt>
                <c:pt idx="6">
                  <c:v>0.177489656</c:v>
                </c:pt>
                <c:pt idx="7">
                  <c:v>8.8821240999999995E-2</c:v>
                </c:pt>
                <c:pt idx="8">
                  <c:v>9.8716376999999994E-2</c:v>
                </c:pt>
                <c:pt idx="9">
                  <c:v>0.27308542000000002</c:v>
                </c:pt>
                <c:pt idx="10">
                  <c:v>0.124930878</c:v>
                </c:pt>
                <c:pt idx="11">
                  <c:v>6.2893128000000006E-2</c:v>
                </c:pt>
                <c:pt idx="12">
                  <c:v>6.2893128000000006E-2</c:v>
                </c:pt>
                <c:pt idx="13">
                  <c:v>0.22212159500000001</c:v>
                </c:pt>
                <c:pt idx="14">
                  <c:v>8.5888601999999994E-2</c:v>
                </c:pt>
                <c:pt idx="15">
                  <c:v>0.23555899499999999</c:v>
                </c:pt>
                <c:pt idx="16">
                  <c:v>1.6857047E-2</c:v>
                </c:pt>
                <c:pt idx="17">
                  <c:v>0.13646910200000001</c:v>
                </c:pt>
                <c:pt idx="18">
                  <c:v>0.13646910200000001</c:v>
                </c:pt>
                <c:pt idx="19">
                  <c:v>0.132354054</c:v>
                </c:pt>
                <c:pt idx="20">
                  <c:v>0.113533358</c:v>
                </c:pt>
                <c:pt idx="21">
                  <c:v>8.1598609000000003E-2</c:v>
                </c:pt>
                <c:pt idx="22">
                  <c:v>0.22507105999999999</c:v>
                </c:pt>
                <c:pt idx="23">
                  <c:v>0.46941992500000002</c:v>
                </c:pt>
                <c:pt idx="24">
                  <c:v>0.38895480900000001</c:v>
                </c:pt>
                <c:pt idx="25">
                  <c:v>0.46941992500000002</c:v>
                </c:pt>
                <c:pt idx="26">
                  <c:v>8.1598609000000003E-2</c:v>
                </c:pt>
                <c:pt idx="27">
                  <c:v>0.29614215500000002</c:v>
                </c:pt>
                <c:pt idx="28">
                  <c:v>8.1598609000000003E-2</c:v>
                </c:pt>
                <c:pt idx="29">
                  <c:v>0.205541375</c:v>
                </c:pt>
                <c:pt idx="30">
                  <c:v>5.4338149000000002E-2</c:v>
                </c:pt>
                <c:pt idx="31">
                  <c:v>8.1598609000000003E-2</c:v>
                </c:pt>
                <c:pt idx="32">
                  <c:v>0.13646910200000001</c:v>
                </c:pt>
                <c:pt idx="33">
                  <c:v>0.50181807499999997</c:v>
                </c:pt>
                <c:pt idx="34">
                  <c:v>0.23615793600000001</c:v>
                </c:pt>
                <c:pt idx="35">
                  <c:v>6.2893128000000006E-2</c:v>
                </c:pt>
                <c:pt idx="36">
                  <c:v>8.1598609000000003E-2</c:v>
                </c:pt>
                <c:pt idx="37">
                  <c:v>8.1598609000000003E-2</c:v>
                </c:pt>
                <c:pt idx="38">
                  <c:v>8.1598609000000003E-2</c:v>
                </c:pt>
                <c:pt idx="39">
                  <c:v>0.114788002</c:v>
                </c:pt>
                <c:pt idx="40">
                  <c:v>8.1598609000000003E-2</c:v>
                </c:pt>
                <c:pt idx="41">
                  <c:v>7.8553612999999994E-2</c:v>
                </c:pt>
                <c:pt idx="42">
                  <c:v>0.20980491900000001</c:v>
                </c:pt>
                <c:pt idx="43">
                  <c:v>5.1588866999999997E-2</c:v>
                </c:pt>
                <c:pt idx="44">
                  <c:v>0.44138576899999998</c:v>
                </c:pt>
                <c:pt idx="45">
                  <c:v>0.22449562100000001</c:v>
                </c:pt>
                <c:pt idx="46">
                  <c:v>0.26442949100000002</c:v>
                </c:pt>
                <c:pt idx="47">
                  <c:v>0.28371424299999998</c:v>
                </c:pt>
                <c:pt idx="48">
                  <c:v>0.23555899499999999</c:v>
                </c:pt>
                <c:pt idx="49">
                  <c:v>0.190188512</c:v>
                </c:pt>
                <c:pt idx="50">
                  <c:v>0.117682038</c:v>
                </c:pt>
                <c:pt idx="51">
                  <c:v>0.24062866699999999</c:v>
                </c:pt>
                <c:pt idx="52">
                  <c:v>1.7297362E-2</c:v>
                </c:pt>
                <c:pt idx="53">
                  <c:v>0.177489656</c:v>
                </c:pt>
                <c:pt idx="54">
                  <c:v>2.5853392999999999E-2</c:v>
                </c:pt>
                <c:pt idx="55">
                  <c:v>0.46941992500000002</c:v>
                </c:pt>
                <c:pt idx="56">
                  <c:v>0.34135375099999998</c:v>
                </c:pt>
                <c:pt idx="57">
                  <c:v>0.32572026399999998</c:v>
                </c:pt>
                <c:pt idx="58">
                  <c:v>0.14814882900000001</c:v>
                </c:pt>
                <c:pt idx="59">
                  <c:v>0.14814882900000001</c:v>
                </c:pt>
                <c:pt idx="60">
                  <c:v>0.14814882900000001</c:v>
                </c:pt>
                <c:pt idx="61">
                  <c:v>0.183178429</c:v>
                </c:pt>
                <c:pt idx="62">
                  <c:v>0.102490819</c:v>
                </c:pt>
                <c:pt idx="63">
                  <c:v>0.27366132700000001</c:v>
                </c:pt>
                <c:pt idx="64">
                  <c:v>5.0384624000000003E-2</c:v>
                </c:pt>
                <c:pt idx="65">
                  <c:v>5.2183568E-2</c:v>
                </c:pt>
                <c:pt idx="66">
                  <c:v>5.0384624000000003E-2</c:v>
                </c:pt>
                <c:pt idx="67">
                  <c:v>0.134231508</c:v>
                </c:pt>
                <c:pt idx="68">
                  <c:v>0.116992637</c:v>
                </c:pt>
                <c:pt idx="69">
                  <c:v>0.14814882900000001</c:v>
                </c:pt>
                <c:pt idx="70">
                  <c:v>1.7297362E-2</c:v>
                </c:pt>
                <c:pt idx="71">
                  <c:v>8.3545431000000003E-2</c:v>
                </c:pt>
                <c:pt idx="72">
                  <c:v>0.12883161300000001</c:v>
                </c:pt>
                <c:pt idx="73">
                  <c:v>0.23555899499999999</c:v>
                </c:pt>
                <c:pt idx="74">
                  <c:v>0.177489656</c:v>
                </c:pt>
                <c:pt idx="75">
                  <c:v>8.1598609000000003E-2</c:v>
                </c:pt>
                <c:pt idx="76">
                  <c:v>0.42274687399999999</c:v>
                </c:pt>
                <c:pt idx="77">
                  <c:v>0.14814882900000001</c:v>
                </c:pt>
                <c:pt idx="78">
                  <c:v>6.2893128000000006E-2</c:v>
                </c:pt>
                <c:pt idx="79">
                  <c:v>5.2183568E-2</c:v>
                </c:pt>
                <c:pt idx="80">
                  <c:v>0.16622149999999999</c:v>
                </c:pt>
                <c:pt idx="81">
                  <c:v>9.6042286000000004E-2</c:v>
                </c:pt>
                <c:pt idx="82">
                  <c:v>6.4425755000000001E-2</c:v>
                </c:pt>
                <c:pt idx="83">
                  <c:v>0.114788002</c:v>
                </c:pt>
                <c:pt idx="84">
                  <c:v>9.3567074E-2</c:v>
                </c:pt>
                <c:pt idx="85">
                  <c:v>2.3303543999999999E-2</c:v>
                </c:pt>
                <c:pt idx="86">
                  <c:v>8.1598609000000003E-2</c:v>
                </c:pt>
                <c:pt idx="87">
                  <c:v>9.482585E-3</c:v>
                </c:pt>
                <c:pt idx="88">
                  <c:v>0.42274687399999999</c:v>
                </c:pt>
                <c:pt idx="89">
                  <c:v>0.42274687399999999</c:v>
                </c:pt>
                <c:pt idx="90">
                  <c:v>0.132354054</c:v>
                </c:pt>
                <c:pt idx="91">
                  <c:v>0.38895480900000001</c:v>
                </c:pt>
                <c:pt idx="92">
                  <c:v>0.257094196</c:v>
                </c:pt>
                <c:pt idx="93">
                  <c:v>6.2893128000000006E-2</c:v>
                </c:pt>
                <c:pt idx="94">
                  <c:v>7.8553612999999994E-2</c:v>
                </c:pt>
                <c:pt idx="95">
                  <c:v>0.257094196</c:v>
                </c:pt>
                <c:pt idx="96">
                  <c:v>0.21467006599999999</c:v>
                </c:pt>
                <c:pt idx="97">
                  <c:v>4.1491036000000002E-2</c:v>
                </c:pt>
                <c:pt idx="98">
                  <c:v>9.6717665999999994E-2</c:v>
                </c:pt>
                <c:pt idx="99">
                  <c:v>0.11776938000000001</c:v>
                </c:pt>
                <c:pt idx="100">
                  <c:v>2.3765793E-2</c:v>
                </c:pt>
                <c:pt idx="101">
                  <c:v>8.1598609000000003E-2</c:v>
                </c:pt>
                <c:pt idx="102">
                  <c:v>5.4338149000000002E-2</c:v>
                </c:pt>
                <c:pt idx="103">
                  <c:v>0.177489656</c:v>
                </c:pt>
                <c:pt idx="104">
                  <c:v>0.11776938000000001</c:v>
                </c:pt>
                <c:pt idx="105">
                  <c:v>0.10776601600000001</c:v>
                </c:pt>
                <c:pt idx="106">
                  <c:v>1.8325221999999999E-2</c:v>
                </c:pt>
                <c:pt idx="107">
                  <c:v>5.4700224999999998E-2</c:v>
                </c:pt>
                <c:pt idx="108">
                  <c:v>7.6175120999999998E-2</c:v>
                </c:pt>
                <c:pt idx="109">
                  <c:v>9.3567074E-2</c:v>
                </c:pt>
                <c:pt idx="110">
                  <c:v>2.5001560999999999E-2</c:v>
                </c:pt>
                <c:pt idx="111">
                  <c:v>8.1598609000000003E-2</c:v>
                </c:pt>
                <c:pt idx="112">
                  <c:v>0.46941992500000002</c:v>
                </c:pt>
              </c:numCache>
            </c:numRef>
          </c:xVal>
          <c:yVal>
            <c:numRef>
              <c:f>correlation!$BM$2:$BM$114</c:f>
              <c:numCache>
                <c:formatCode>General</c:formatCode>
                <c:ptCount val="113"/>
                <c:pt idx="0">
                  <c:v>0.50893046200000003</c:v>
                </c:pt>
                <c:pt idx="1">
                  <c:v>0.50715365700000004</c:v>
                </c:pt>
                <c:pt idx="2">
                  <c:v>0.50715365700000004</c:v>
                </c:pt>
                <c:pt idx="3">
                  <c:v>0.51600873199999997</c:v>
                </c:pt>
                <c:pt idx="4">
                  <c:v>0.50715365700000004</c:v>
                </c:pt>
                <c:pt idx="5">
                  <c:v>0.51648593099999995</c:v>
                </c:pt>
                <c:pt idx="6">
                  <c:v>0.51441015300000004</c:v>
                </c:pt>
                <c:pt idx="7">
                  <c:v>0.50333164200000002</c:v>
                </c:pt>
                <c:pt idx="8">
                  <c:v>0.511436581</c:v>
                </c:pt>
                <c:pt idx="9">
                  <c:v>0.51561407400000003</c:v>
                </c:pt>
                <c:pt idx="10">
                  <c:v>0.51562327200000002</c:v>
                </c:pt>
                <c:pt idx="11">
                  <c:v>0.49939373799999998</c:v>
                </c:pt>
                <c:pt idx="12">
                  <c:v>0.49939373799999998</c:v>
                </c:pt>
                <c:pt idx="13">
                  <c:v>0.51200745199999997</c:v>
                </c:pt>
                <c:pt idx="14">
                  <c:v>0.51140307500000004</c:v>
                </c:pt>
                <c:pt idx="15">
                  <c:v>0.51478247600000004</c:v>
                </c:pt>
                <c:pt idx="16">
                  <c:v>0.50558678400000001</c:v>
                </c:pt>
                <c:pt idx="17">
                  <c:v>0.51421099100000001</c:v>
                </c:pt>
                <c:pt idx="18">
                  <c:v>0.51421099100000001</c:v>
                </c:pt>
                <c:pt idx="19">
                  <c:v>0.51787245800000004</c:v>
                </c:pt>
                <c:pt idx="20">
                  <c:v>0.51293061500000003</c:v>
                </c:pt>
                <c:pt idx="21">
                  <c:v>0.50715365700000004</c:v>
                </c:pt>
                <c:pt idx="22">
                  <c:v>0.50697840199999999</c:v>
                </c:pt>
                <c:pt idx="23">
                  <c:v>0.52537333900000005</c:v>
                </c:pt>
                <c:pt idx="24">
                  <c:v>0.51875970100000002</c:v>
                </c:pt>
                <c:pt idx="25">
                  <c:v>0.52537333900000005</c:v>
                </c:pt>
                <c:pt idx="26">
                  <c:v>0.50715365700000004</c:v>
                </c:pt>
                <c:pt idx="27">
                  <c:v>0.52332500900000001</c:v>
                </c:pt>
                <c:pt idx="28">
                  <c:v>0.50715365700000004</c:v>
                </c:pt>
                <c:pt idx="29">
                  <c:v>0.51853828899999999</c:v>
                </c:pt>
                <c:pt idx="30">
                  <c:v>0.50459589800000004</c:v>
                </c:pt>
                <c:pt idx="31">
                  <c:v>0.50715365700000004</c:v>
                </c:pt>
                <c:pt idx="32">
                  <c:v>0.51421099100000001</c:v>
                </c:pt>
                <c:pt idx="33">
                  <c:v>0.51856058699999996</c:v>
                </c:pt>
                <c:pt idx="34">
                  <c:v>0.51647030400000005</c:v>
                </c:pt>
                <c:pt idx="35">
                  <c:v>0.49939373799999998</c:v>
                </c:pt>
                <c:pt idx="36">
                  <c:v>0.50715365700000004</c:v>
                </c:pt>
                <c:pt idx="37">
                  <c:v>0.50715365700000004</c:v>
                </c:pt>
                <c:pt idx="38">
                  <c:v>0.50715365700000004</c:v>
                </c:pt>
                <c:pt idx="39">
                  <c:v>0.500470682</c:v>
                </c:pt>
                <c:pt idx="40">
                  <c:v>0.50715365700000004</c:v>
                </c:pt>
                <c:pt idx="41">
                  <c:v>0.50785099300000003</c:v>
                </c:pt>
                <c:pt idx="42">
                  <c:v>0.50919698400000002</c:v>
                </c:pt>
                <c:pt idx="43">
                  <c:v>0.50301881900000001</c:v>
                </c:pt>
                <c:pt idx="44">
                  <c:v>0.51552399299999996</c:v>
                </c:pt>
                <c:pt idx="45">
                  <c:v>0.51648593099999995</c:v>
                </c:pt>
                <c:pt idx="46">
                  <c:v>0.51617517800000001</c:v>
                </c:pt>
                <c:pt idx="47">
                  <c:v>0.52584685099999995</c:v>
                </c:pt>
                <c:pt idx="48">
                  <c:v>0.51478247600000004</c:v>
                </c:pt>
                <c:pt idx="49">
                  <c:v>0.50281725899999996</c:v>
                </c:pt>
                <c:pt idx="50">
                  <c:v>0.51274901100000003</c:v>
                </c:pt>
                <c:pt idx="51">
                  <c:v>0.525765908</c:v>
                </c:pt>
                <c:pt idx="52">
                  <c:v>0.50621392799999998</c:v>
                </c:pt>
                <c:pt idx="53">
                  <c:v>0.51441015300000004</c:v>
                </c:pt>
                <c:pt idx="54">
                  <c:v>0.48993333500000003</c:v>
                </c:pt>
                <c:pt idx="55">
                  <c:v>0.52537333900000005</c:v>
                </c:pt>
                <c:pt idx="56">
                  <c:v>0.52919105499999997</c:v>
                </c:pt>
                <c:pt idx="57">
                  <c:v>0.52632378300000005</c:v>
                </c:pt>
                <c:pt idx="58">
                  <c:v>0.52701166300000002</c:v>
                </c:pt>
                <c:pt idx="59">
                  <c:v>0.52701166300000002</c:v>
                </c:pt>
                <c:pt idx="60">
                  <c:v>0.52701166300000002</c:v>
                </c:pt>
                <c:pt idx="61">
                  <c:v>0.51505429800000002</c:v>
                </c:pt>
                <c:pt idx="62">
                  <c:v>0.51608623499999995</c:v>
                </c:pt>
                <c:pt idx="63">
                  <c:v>0.51763187200000005</c:v>
                </c:pt>
                <c:pt idx="64">
                  <c:v>0.49681652100000001</c:v>
                </c:pt>
                <c:pt idx="65">
                  <c:v>0.48971546300000002</c:v>
                </c:pt>
                <c:pt idx="66">
                  <c:v>0.49681652100000001</c:v>
                </c:pt>
                <c:pt idx="67">
                  <c:v>0.51623606</c:v>
                </c:pt>
                <c:pt idx="68">
                  <c:v>0.51391530399999996</c:v>
                </c:pt>
                <c:pt idx="69">
                  <c:v>0.52701166300000002</c:v>
                </c:pt>
                <c:pt idx="70">
                  <c:v>0.50621392799999998</c:v>
                </c:pt>
                <c:pt idx="71">
                  <c:v>0.502451282</c:v>
                </c:pt>
                <c:pt idx="72">
                  <c:v>0.51725781100000001</c:v>
                </c:pt>
                <c:pt idx="73">
                  <c:v>0.51478247600000004</c:v>
                </c:pt>
                <c:pt idx="74">
                  <c:v>0.51441015300000004</c:v>
                </c:pt>
                <c:pt idx="75">
                  <c:v>0.50715365700000004</c:v>
                </c:pt>
                <c:pt idx="76">
                  <c:v>0.52679619799999999</c:v>
                </c:pt>
                <c:pt idx="77">
                  <c:v>0.52701166300000002</c:v>
                </c:pt>
                <c:pt idx="78">
                  <c:v>0.49939373799999998</c:v>
                </c:pt>
                <c:pt idx="79">
                  <c:v>0.48971546300000002</c:v>
                </c:pt>
                <c:pt idx="80">
                  <c:v>0.51171636799999998</c:v>
                </c:pt>
                <c:pt idx="81">
                  <c:v>0.51383931199999999</c:v>
                </c:pt>
                <c:pt idx="82">
                  <c:v>0.50228885700000003</c:v>
                </c:pt>
                <c:pt idx="83">
                  <c:v>0.500470682</c:v>
                </c:pt>
                <c:pt idx="84">
                  <c:v>0.49930849700000002</c:v>
                </c:pt>
                <c:pt idx="85">
                  <c:v>0.50668007100000001</c:v>
                </c:pt>
                <c:pt idx="86">
                  <c:v>0.50715365700000004</c:v>
                </c:pt>
                <c:pt idx="87">
                  <c:v>0.50422077300000001</c:v>
                </c:pt>
                <c:pt idx="88">
                  <c:v>0.52679619799999999</c:v>
                </c:pt>
                <c:pt idx="89">
                  <c:v>0.52679619799999999</c:v>
                </c:pt>
                <c:pt idx="90">
                  <c:v>0.51787245800000004</c:v>
                </c:pt>
                <c:pt idx="91">
                  <c:v>0.51875970100000002</c:v>
                </c:pt>
                <c:pt idx="92">
                  <c:v>0.51759833600000005</c:v>
                </c:pt>
                <c:pt idx="93">
                  <c:v>0.49939373799999998</c:v>
                </c:pt>
                <c:pt idx="94">
                  <c:v>0.50785099300000003</c:v>
                </c:pt>
                <c:pt idx="95">
                  <c:v>0.51759833600000005</c:v>
                </c:pt>
                <c:pt idx="96">
                  <c:v>0.51659770999999999</c:v>
                </c:pt>
                <c:pt idx="97">
                  <c:v>0.506390707</c:v>
                </c:pt>
                <c:pt idx="98">
                  <c:v>0.50751935800000003</c:v>
                </c:pt>
                <c:pt idx="99">
                  <c:v>0.50438434700000001</c:v>
                </c:pt>
                <c:pt idx="100">
                  <c:v>0.49612509799999999</c:v>
                </c:pt>
                <c:pt idx="101">
                  <c:v>0.50715365700000004</c:v>
                </c:pt>
                <c:pt idx="102">
                  <c:v>0.50459589800000004</c:v>
                </c:pt>
                <c:pt idx="103">
                  <c:v>0.51441015300000004</c:v>
                </c:pt>
                <c:pt idx="104">
                  <c:v>0.50438434700000001</c:v>
                </c:pt>
                <c:pt idx="105">
                  <c:v>0.50893046200000003</c:v>
                </c:pt>
                <c:pt idx="106">
                  <c:v>0.49809021199999998</c:v>
                </c:pt>
                <c:pt idx="107">
                  <c:v>0.50536247499999998</c:v>
                </c:pt>
                <c:pt idx="108">
                  <c:v>0.50669958699999995</c:v>
                </c:pt>
                <c:pt idx="109">
                  <c:v>0.49930849700000002</c:v>
                </c:pt>
                <c:pt idx="110">
                  <c:v>0.49512589699999998</c:v>
                </c:pt>
                <c:pt idx="111">
                  <c:v>0.50715365700000004</c:v>
                </c:pt>
                <c:pt idx="112">
                  <c:v>0.52537333900000005</c:v>
                </c:pt>
              </c:numCache>
            </c:numRef>
          </c:yVal>
          <c:smooth val="0"/>
          <c:extLst>
            <c:ext xmlns:c16="http://schemas.microsoft.com/office/drawing/2014/chart" uri="{C3380CC4-5D6E-409C-BE32-E72D297353CC}">
              <c16:uniqueId val="{00000000-06D2-45C2-B9C6-511FE5BA9EE3}"/>
            </c:ext>
          </c:extLst>
        </c:ser>
        <c:dLbls>
          <c:showLegendKey val="0"/>
          <c:showVal val="0"/>
          <c:showCatName val="0"/>
          <c:showSerName val="0"/>
          <c:showPercent val="0"/>
          <c:showBubbleSize val="0"/>
        </c:dLbls>
        <c:axId val="1042474351"/>
        <c:axId val="1042468527"/>
      </c:scatterChart>
      <c:valAx>
        <c:axId val="104247435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Ratio of African American</a:t>
                </a:r>
              </a:p>
            </c:rich>
          </c:tx>
          <c:layout>
            <c:manualLayout>
              <c:xMode val="edge"/>
              <c:yMode val="edge"/>
              <c:x val="0.34067849727739252"/>
              <c:y val="0.936977877765279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2468527"/>
        <c:crosses val="autoZero"/>
        <c:crossBetween val="midCat"/>
      </c:valAx>
      <c:valAx>
        <c:axId val="10424685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Ratio of female</a:t>
                </a:r>
              </a:p>
            </c:rich>
          </c:tx>
          <c:layout>
            <c:manualLayout>
              <c:xMode val="edge"/>
              <c:yMode val="edge"/>
              <c:x val="9.9502487562189053E-3"/>
              <c:y val="0.3722099160681837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2474351"/>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943284867169383"/>
          <c:y val="3.5685320356853206E-2"/>
          <c:w val="0.77763946173394993"/>
          <c:h val="0.83712882605002836"/>
        </c:manualLayout>
      </c:layout>
      <c:scatterChart>
        <c:scatterStyle val="lineMarker"/>
        <c:varyColors val="0"/>
        <c:ser>
          <c:idx val="0"/>
          <c:order val="0"/>
          <c:tx>
            <c:strRef>
              <c:f>correlation!$DU$1</c:f>
              <c:strCache>
                <c:ptCount val="1"/>
                <c:pt idx="0">
                  <c:v>B</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correlation!$DT$2:$DT$114</c:f>
              <c:numCache>
                <c:formatCode>General</c:formatCode>
                <c:ptCount val="113"/>
                <c:pt idx="0">
                  <c:v>15</c:v>
                </c:pt>
                <c:pt idx="1">
                  <c:v>48.1</c:v>
                </c:pt>
                <c:pt idx="2">
                  <c:v>60.5</c:v>
                </c:pt>
                <c:pt idx="3">
                  <c:v>60.5</c:v>
                </c:pt>
                <c:pt idx="4">
                  <c:v>60.5</c:v>
                </c:pt>
                <c:pt idx="5">
                  <c:v>25.8</c:v>
                </c:pt>
                <c:pt idx="6">
                  <c:v>20</c:v>
                </c:pt>
                <c:pt idx="7">
                  <c:v>60.5</c:v>
                </c:pt>
                <c:pt idx="8">
                  <c:v>60.5</c:v>
                </c:pt>
                <c:pt idx="9">
                  <c:v>60.5</c:v>
                </c:pt>
                <c:pt idx="10">
                  <c:v>60.5</c:v>
                </c:pt>
                <c:pt idx="11">
                  <c:v>60.5</c:v>
                </c:pt>
                <c:pt idx="12">
                  <c:v>60.5</c:v>
                </c:pt>
                <c:pt idx="13">
                  <c:v>60.5</c:v>
                </c:pt>
                <c:pt idx="14">
                  <c:v>60.5</c:v>
                </c:pt>
                <c:pt idx="15">
                  <c:v>60.5</c:v>
                </c:pt>
                <c:pt idx="16">
                  <c:v>54.4</c:v>
                </c:pt>
                <c:pt idx="17">
                  <c:v>24.2</c:v>
                </c:pt>
                <c:pt idx="18">
                  <c:v>91</c:v>
                </c:pt>
                <c:pt idx="19">
                  <c:v>24.2</c:v>
                </c:pt>
                <c:pt idx="20">
                  <c:v>60.5</c:v>
                </c:pt>
                <c:pt idx="21">
                  <c:v>60.5</c:v>
                </c:pt>
                <c:pt idx="22">
                  <c:v>60.5</c:v>
                </c:pt>
                <c:pt idx="23">
                  <c:v>91</c:v>
                </c:pt>
                <c:pt idx="24">
                  <c:v>60.5</c:v>
                </c:pt>
                <c:pt idx="25">
                  <c:v>19.600000000000001</c:v>
                </c:pt>
                <c:pt idx="26">
                  <c:v>60.5</c:v>
                </c:pt>
                <c:pt idx="27">
                  <c:v>79</c:v>
                </c:pt>
                <c:pt idx="28">
                  <c:v>60.5</c:v>
                </c:pt>
                <c:pt idx="29">
                  <c:v>48.1</c:v>
                </c:pt>
                <c:pt idx="30">
                  <c:v>50.1</c:v>
                </c:pt>
                <c:pt idx="31">
                  <c:v>60.5</c:v>
                </c:pt>
                <c:pt idx="32">
                  <c:v>18</c:v>
                </c:pt>
                <c:pt idx="33">
                  <c:v>18</c:v>
                </c:pt>
                <c:pt idx="34">
                  <c:v>8.6</c:v>
                </c:pt>
                <c:pt idx="35">
                  <c:v>8.6</c:v>
                </c:pt>
                <c:pt idx="36">
                  <c:v>8.6</c:v>
                </c:pt>
                <c:pt idx="37">
                  <c:v>8.1999999999999993</c:v>
                </c:pt>
                <c:pt idx="38">
                  <c:v>8.6</c:v>
                </c:pt>
                <c:pt idx="39">
                  <c:v>8.6</c:v>
                </c:pt>
                <c:pt idx="40">
                  <c:v>92.8</c:v>
                </c:pt>
                <c:pt idx="41">
                  <c:v>92.8</c:v>
                </c:pt>
                <c:pt idx="42">
                  <c:v>92.8</c:v>
                </c:pt>
                <c:pt idx="43">
                  <c:v>92.8</c:v>
                </c:pt>
                <c:pt idx="44">
                  <c:v>12.6</c:v>
                </c:pt>
                <c:pt idx="45">
                  <c:v>12.4</c:v>
                </c:pt>
                <c:pt idx="46">
                  <c:v>12.6</c:v>
                </c:pt>
                <c:pt idx="47">
                  <c:v>12.6</c:v>
                </c:pt>
                <c:pt idx="48">
                  <c:v>11.5</c:v>
                </c:pt>
                <c:pt idx="49">
                  <c:v>12.6</c:v>
                </c:pt>
                <c:pt idx="50">
                  <c:v>64.599999999999994</c:v>
                </c:pt>
                <c:pt idx="51">
                  <c:v>45.1</c:v>
                </c:pt>
                <c:pt idx="52">
                  <c:v>19.5</c:v>
                </c:pt>
                <c:pt idx="53">
                  <c:v>19.5</c:v>
                </c:pt>
                <c:pt idx="54">
                  <c:v>19.5</c:v>
                </c:pt>
                <c:pt idx="55">
                  <c:v>13.9</c:v>
                </c:pt>
                <c:pt idx="56">
                  <c:v>10.9</c:v>
                </c:pt>
                <c:pt idx="57">
                  <c:v>89.9</c:v>
                </c:pt>
                <c:pt idx="58">
                  <c:v>89.9</c:v>
                </c:pt>
                <c:pt idx="59">
                  <c:v>29.2</c:v>
                </c:pt>
                <c:pt idx="60">
                  <c:v>29.2</c:v>
                </c:pt>
                <c:pt idx="61">
                  <c:v>11.6</c:v>
                </c:pt>
                <c:pt idx="62">
                  <c:v>5.2</c:v>
                </c:pt>
                <c:pt idx="63">
                  <c:v>5.2</c:v>
                </c:pt>
                <c:pt idx="64">
                  <c:v>27</c:v>
                </c:pt>
                <c:pt idx="66">
                  <c:v>34</c:v>
                </c:pt>
                <c:pt idx="67">
                  <c:v>24.8</c:v>
                </c:pt>
                <c:pt idx="68">
                  <c:v>24.8</c:v>
                </c:pt>
                <c:pt idx="69">
                  <c:v>93.6</c:v>
                </c:pt>
                <c:pt idx="70">
                  <c:v>24.4</c:v>
                </c:pt>
                <c:pt idx="71">
                  <c:v>93.6</c:v>
                </c:pt>
                <c:pt idx="72">
                  <c:v>93.6</c:v>
                </c:pt>
                <c:pt idx="73">
                  <c:v>93.6</c:v>
                </c:pt>
                <c:pt idx="74">
                  <c:v>93.6</c:v>
                </c:pt>
                <c:pt idx="75">
                  <c:v>93.6</c:v>
                </c:pt>
                <c:pt idx="76">
                  <c:v>93.6</c:v>
                </c:pt>
                <c:pt idx="77">
                  <c:v>93.6</c:v>
                </c:pt>
                <c:pt idx="78">
                  <c:v>93.6</c:v>
                </c:pt>
                <c:pt idx="79">
                  <c:v>7.3</c:v>
                </c:pt>
                <c:pt idx="80">
                  <c:v>93.6</c:v>
                </c:pt>
                <c:pt idx="81">
                  <c:v>93.6</c:v>
                </c:pt>
                <c:pt idx="82">
                  <c:v>93.6</c:v>
                </c:pt>
                <c:pt idx="83">
                  <c:v>93.6</c:v>
                </c:pt>
                <c:pt idx="84">
                  <c:v>16.600000000000001</c:v>
                </c:pt>
                <c:pt idx="85">
                  <c:v>14.6</c:v>
                </c:pt>
                <c:pt idx="86">
                  <c:v>13</c:v>
                </c:pt>
                <c:pt idx="87">
                  <c:v>12.8</c:v>
                </c:pt>
                <c:pt idx="88">
                  <c:v>13.2</c:v>
                </c:pt>
                <c:pt idx="89">
                  <c:v>13.2</c:v>
                </c:pt>
                <c:pt idx="90">
                  <c:v>49.5</c:v>
                </c:pt>
                <c:pt idx="91">
                  <c:v>49.5</c:v>
                </c:pt>
                <c:pt idx="92">
                  <c:v>6.4</c:v>
                </c:pt>
                <c:pt idx="93">
                  <c:v>36.200000000000003</c:v>
                </c:pt>
                <c:pt idx="94">
                  <c:v>36.200000000000003</c:v>
                </c:pt>
                <c:pt idx="95">
                  <c:v>36.200000000000003</c:v>
                </c:pt>
                <c:pt idx="96">
                  <c:v>10</c:v>
                </c:pt>
                <c:pt idx="97">
                  <c:v>3.8</c:v>
                </c:pt>
                <c:pt idx="98">
                  <c:v>28.7</c:v>
                </c:pt>
                <c:pt idx="99">
                  <c:v>18.100000000000001</c:v>
                </c:pt>
                <c:pt idx="100">
                  <c:v>12.5</c:v>
                </c:pt>
                <c:pt idx="101">
                  <c:v>6.5</c:v>
                </c:pt>
                <c:pt idx="102">
                  <c:v>14.5</c:v>
                </c:pt>
                <c:pt idx="103">
                  <c:v>16</c:v>
                </c:pt>
                <c:pt idx="104">
                  <c:v>8.8000000000000007</c:v>
                </c:pt>
                <c:pt idx="105">
                  <c:v>50.1</c:v>
                </c:pt>
                <c:pt idx="106">
                  <c:v>50.1</c:v>
                </c:pt>
                <c:pt idx="107">
                  <c:v>19.899999999999999</c:v>
                </c:pt>
                <c:pt idx="108">
                  <c:v>50.1</c:v>
                </c:pt>
                <c:pt idx="109">
                  <c:v>50.1</c:v>
                </c:pt>
                <c:pt idx="110">
                  <c:v>50.1</c:v>
                </c:pt>
                <c:pt idx="111">
                  <c:v>10.7</c:v>
                </c:pt>
                <c:pt idx="112">
                  <c:v>9.3000000000000007</c:v>
                </c:pt>
              </c:numCache>
            </c:numRef>
          </c:xVal>
          <c:yVal>
            <c:numRef>
              <c:f>correlation!$DU$2:$DU$114</c:f>
              <c:numCache>
                <c:formatCode>General</c:formatCode>
                <c:ptCount val="113"/>
                <c:pt idx="0">
                  <c:v>-0.61036172399999999</c:v>
                </c:pt>
                <c:pt idx="1">
                  <c:v>-0.86547135100000006</c:v>
                </c:pt>
                <c:pt idx="2">
                  <c:v>-0.73927793100000005</c:v>
                </c:pt>
                <c:pt idx="3">
                  <c:v>-0.78079122700000003</c:v>
                </c:pt>
                <c:pt idx="4">
                  <c:v>-0.78485305699999997</c:v>
                </c:pt>
                <c:pt idx="5">
                  <c:v>-0.91037449599999998</c:v>
                </c:pt>
                <c:pt idx="6">
                  <c:v>-0.75410083400000005</c:v>
                </c:pt>
                <c:pt idx="7">
                  <c:v>-0.80977518699999995</c:v>
                </c:pt>
                <c:pt idx="8">
                  <c:v>-0.73327520599999996</c:v>
                </c:pt>
                <c:pt idx="9">
                  <c:v>-0.76313494199999998</c:v>
                </c:pt>
                <c:pt idx="10">
                  <c:v>-0.63718895399999997</c:v>
                </c:pt>
                <c:pt idx="11">
                  <c:v>-0.73646670299999994</c:v>
                </c:pt>
                <c:pt idx="12">
                  <c:v>-0.71888147000000002</c:v>
                </c:pt>
                <c:pt idx="13">
                  <c:v>-0.74177958300000002</c:v>
                </c:pt>
                <c:pt idx="14">
                  <c:v>-0.73490713699999999</c:v>
                </c:pt>
                <c:pt idx="15">
                  <c:v>-0.67249403100000005</c:v>
                </c:pt>
                <c:pt idx="16">
                  <c:v>-0.91426269199999999</c:v>
                </c:pt>
                <c:pt idx="17">
                  <c:v>-0.752292874</c:v>
                </c:pt>
                <c:pt idx="18">
                  <c:v>-0.89096698100000005</c:v>
                </c:pt>
                <c:pt idx="19">
                  <c:v>-0.84606342800000001</c:v>
                </c:pt>
                <c:pt idx="20">
                  <c:v>-0.76291186700000002</c:v>
                </c:pt>
                <c:pt idx="21">
                  <c:v>-0.59158401100000002</c:v>
                </c:pt>
                <c:pt idx="22">
                  <c:v>-0.77227922999999998</c:v>
                </c:pt>
                <c:pt idx="23">
                  <c:v>-0.88539499200000005</c:v>
                </c:pt>
                <c:pt idx="24">
                  <c:v>-0.69995027600000004</c:v>
                </c:pt>
                <c:pt idx="25">
                  <c:v>-0.81462890700000001</c:v>
                </c:pt>
                <c:pt idx="26">
                  <c:v>-0.68900503099999999</c:v>
                </c:pt>
                <c:pt idx="27">
                  <c:v>-0.86842472500000001</c:v>
                </c:pt>
                <c:pt idx="28">
                  <c:v>-0.70137824400000004</c:v>
                </c:pt>
                <c:pt idx="29">
                  <c:v>-0.97238487900000004</c:v>
                </c:pt>
                <c:pt idx="30">
                  <c:v>-0.82048216200000001</c:v>
                </c:pt>
                <c:pt idx="31">
                  <c:v>-0.82065737299999997</c:v>
                </c:pt>
                <c:pt idx="32">
                  <c:v>-0.78949393000000001</c:v>
                </c:pt>
                <c:pt idx="33">
                  <c:v>-0.95872470499999995</c:v>
                </c:pt>
                <c:pt idx="34">
                  <c:v>-0.642949887</c:v>
                </c:pt>
                <c:pt idx="35">
                  <c:v>-0.71950268799999995</c:v>
                </c:pt>
                <c:pt idx="36">
                  <c:v>-0.64162904600000004</c:v>
                </c:pt>
                <c:pt idx="37">
                  <c:v>-0.71142034399999998</c:v>
                </c:pt>
                <c:pt idx="38">
                  <c:v>-0.69037654999999998</c:v>
                </c:pt>
                <c:pt idx="39">
                  <c:v>-0.69162907799999995</c:v>
                </c:pt>
                <c:pt idx="40">
                  <c:v>-0.79050707600000003</c:v>
                </c:pt>
                <c:pt idx="41">
                  <c:v>-0.65791965699999999</c:v>
                </c:pt>
                <c:pt idx="42">
                  <c:v>-0.81798216099999999</c:v>
                </c:pt>
                <c:pt idx="43">
                  <c:v>-0.76525808299999998</c:v>
                </c:pt>
                <c:pt idx="44">
                  <c:v>-0.56381635200000002</c:v>
                </c:pt>
                <c:pt idx="45">
                  <c:v>-0.60025237300000001</c:v>
                </c:pt>
                <c:pt idx="46">
                  <c:v>-0.631864498</c:v>
                </c:pt>
                <c:pt idx="47">
                  <c:v>-0.53286266199999999</c:v>
                </c:pt>
                <c:pt idx="48">
                  <c:v>-0.503640541</c:v>
                </c:pt>
                <c:pt idx="49">
                  <c:v>-0.50117885799999995</c:v>
                </c:pt>
                <c:pt idx="50">
                  <c:v>-0.55361911200000002</c:v>
                </c:pt>
                <c:pt idx="51">
                  <c:v>-0.77401614600000002</c:v>
                </c:pt>
                <c:pt idx="52">
                  <c:v>-0.78837059099999995</c:v>
                </c:pt>
                <c:pt idx="53">
                  <c:v>-0.75594479400000003</c:v>
                </c:pt>
                <c:pt idx="54">
                  <c:v>-0.72347110100000001</c:v>
                </c:pt>
                <c:pt idx="55">
                  <c:v>-0.705586767</c:v>
                </c:pt>
                <c:pt idx="56">
                  <c:v>-0.57280123199999999</c:v>
                </c:pt>
                <c:pt idx="57">
                  <c:v>-0.82920445799999998</c:v>
                </c:pt>
                <c:pt idx="58">
                  <c:v>-0.80296727700000003</c:v>
                </c:pt>
                <c:pt idx="59">
                  <c:v>-0.70398544699999999</c:v>
                </c:pt>
                <c:pt idx="60">
                  <c:v>-0.72742964600000004</c:v>
                </c:pt>
                <c:pt idx="61">
                  <c:v>-0.95702128500000005</c:v>
                </c:pt>
                <c:pt idx="62">
                  <c:v>-0.97617496699999995</c:v>
                </c:pt>
                <c:pt idx="63">
                  <c:v>-1.003683313</c:v>
                </c:pt>
                <c:pt idx="64">
                  <c:v>-0.70272148800000001</c:v>
                </c:pt>
                <c:pt idx="65">
                  <c:v>-0.37747763200000001</c:v>
                </c:pt>
                <c:pt idx="66">
                  <c:v>-0.660509719</c:v>
                </c:pt>
                <c:pt idx="67">
                  <c:v>-0.72210868299999997</c:v>
                </c:pt>
                <c:pt idx="68">
                  <c:v>-0.65021414600000005</c:v>
                </c:pt>
                <c:pt idx="69">
                  <c:v>-0.69426420499999997</c:v>
                </c:pt>
                <c:pt idx="70">
                  <c:v>-0.81536452400000003</c:v>
                </c:pt>
                <c:pt idx="71">
                  <c:v>-0.70776284300000003</c:v>
                </c:pt>
                <c:pt idx="72">
                  <c:v>-0.68079801100000004</c:v>
                </c:pt>
                <c:pt idx="73">
                  <c:v>-0.71182609600000002</c:v>
                </c:pt>
                <c:pt idx="74">
                  <c:v>-0.76661784700000002</c:v>
                </c:pt>
                <c:pt idx="75">
                  <c:v>-0.70000615899999996</c:v>
                </c:pt>
                <c:pt idx="76">
                  <c:v>-0.72368418300000004</c:v>
                </c:pt>
                <c:pt idx="77">
                  <c:v>-0.73198554000000005</c:v>
                </c:pt>
                <c:pt idx="78">
                  <c:v>-0.76799191899999997</c:v>
                </c:pt>
                <c:pt idx="79">
                  <c:v>-0.591407601</c:v>
                </c:pt>
                <c:pt idx="80">
                  <c:v>-0.68404641399999999</c:v>
                </c:pt>
                <c:pt idx="81">
                  <c:v>-0.73777332600000001</c:v>
                </c:pt>
                <c:pt idx="82">
                  <c:v>-0.75464341599999996</c:v>
                </c:pt>
                <c:pt idx="83">
                  <c:v>-0.70760885600000001</c:v>
                </c:pt>
                <c:pt idx="84">
                  <c:v>-0.93125870300000002</c:v>
                </c:pt>
                <c:pt idx="85">
                  <c:v>-0.62378142700000005</c:v>
                </c:pt>
                <c:pt idx="86">
                  <c:v>-0.65218465699999995</c:v>
                </c:pt>
                <c:pt idx="87">
                  <c:v>-0.57233031599999995</c:v>
                </c:pt>
                <c:pt idx="88">
                  <c:v>-0.59965381299999998</c:v>
                </c:pt>
                <c:pt idx="89">
                  <c:v>-0.62997160900000004</c:v>
                </c:pt>
                <c:pt idx="90">
                  <c:v>-0.82759647300000005</c:v>
                </c:pt>
                <c:pt idx="91">
                  <c:v>-0.75926326</c:v>
                </c:pt>
                <c:pt idx="92">
                  <c:v>-0.63423175399999998</c:v>
                </c:pt>
                <c:pt idx="93">
                  <c:v>-0.46125629699999998</c:v>
                </c:pt>
                <c:pt idx="94">
                  <c:v>-0.63992871500000004</c:v>
                </c:pt>
                <c:pt idx="95">
                  <c:v>-0.57770088399999997</c:v>
                </c:pt>
                <c:pt idx="96">
                  <c:v>-0.79940279800000003</c:v>
                </c:pt>
                <c:pt idx="97">
                  <c:v>-0.71400424200000001</c:v>
                </c:pt>
                <c:pt idx="98">
                  <c:v>-0.74205932600000002</c:v>
                </c:pt>
                <c:pt idx="99">
                  <c:v>-0.75467152299999996</c:v>
                </c:pt>
                <c:pt idx="100">
                  <c:v>-0.55339190900000002</c:v>
                </c:pt>
                <c:pt idx="101">
                  <c:v>-0.65708692499999999</c:v>
                </c:pt>
                <c:pt idx="102">
                  <c:v>-0.46870996399999998</c:v>
                </c:pt>
                <c:pt idx="103">
                  <c:v>-0.73228629199999995</c:v>
                </c:pt>
                <c:pt idx="104">
                  <c:v>-0.67601717900000002</c:v>
                </c:pt>
                <c:pt idx="105">
                  <c:v>-0.87278119300000001</c:v>
                </c:pt>
                <c:pt idx="106">
                  <c:v>-0.88007031700000005</c:v>
                </c:pt>
                <c:pt idx="107">
                  <c:v>-0.74830712300000002</c:v>
                </c:pt>
                <c:pt idx="108">
                  <c:v>-0.82606019200000003</c:v>
                </c:pt>
                <c:pt idx="109">
                  <c:v>-0.79119388300000004</c:v>
                </c:pt>
                <c:pt idx="110">
                  <c:v>-0.74181129999999995</c:v>
                </c:pt>
                <c:pt idx="111">
                  <c:v>-0.90204204399999999</c:v>
                </c:pt>
                <c:pt idx="112">
                  <c:v>-0.572220544</c:v>
                </c:pt>
              </c:numCache>
            </c:numRef>
          </c:yVal>
          <c:smooth val="0"/>
          <c:extLst>
            <c:ext xmlns:c16="http://schemas.microsoft.com/office/drawing/2014/chart" uri="{C3380CC4-5D6E-409C-BE32-E72D297353CC}">
              <c16:uniqueId val="{00000000-D21D-4F58-A0C4-FAD1A5997D9E}"/>
            </c:ext>
          </c:extLst>
        </c:ser>
        <c:dLbls>
          <c:showLegendKey val="0"/>
          <c:showVal val="0"/>
          <c:showCatName val="0"/>
          <c:showSerName val="0"/>
          <c:showPercent val="0"/>
          <c:showBubbleSize val="0"/>
        </c:dLbls>
        <c:axId val="1042473519"/>
        <c:axId val="1042471439"/>
      </c:scatterChart>
      <c:valAx>
        <c:axId val="1042473519"/>
        <c:scaling>
          <c:orientation val="minMax"/>
        </c:scaling>
        <c:delete val="0"/>
        <c:axPos val="b"/>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a:t>Homeless per 10000 people</a:t>
                </a:r>
              </a:p>
            </c:rich>
          </c:tx>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1042471439"/>
        <c:crosses val="autoZero"/>
        <c:crossBetween val="midCat"/>
      </c:valAx>
      <c:valAx>
        <c:axId val="10424714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a:t>Base value</a:t>
                </a: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1042473519"/>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E21AED-88A2-464A-B240-F8102AF1C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17</Pages>
  <Words>8558</Words>
  <Characters>48782</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Luyu</dc:creator>
  <cp:keywords/>
  <dc:description/>
  <cp:lastModifiedBy>Liu, Luyu</cp:lastModifiedBy>
  <cp:revision>7</cp:revision>
  <dcterms:created xsi:type="dcterms:W3CDTF">2020-08-10T22:23:00Z</dcterms:created>
  <dcterms:modified xsi:type="dcterms:W3CDTF">2020-08-11T01:51:00Z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3b186a07-aa63-3769-a1e1-a7e633f6fcd2</vt:lpwstr>
  </property>
  <property fmtid="{D5CDD505-2E9C-101B-9397-08002B2CF9AE}" pid="4" name="Mendeley Citation Style_1">
    <vt:lpwstr>http://www.zotero.org/styles/plos-one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http://www.zotero.org/styles/plos-one</vt:lpwstr>
  </property>
  <property fmtid="{D5CDD505-2E9C-101B-9397-08002B2CF9AE}" pid="22" name="Mendeley Recent Style Name 8_1">
    <vt:lpwstr>PLOS ONE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